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8E49A" w14:textId="77777777" w:rsidR="00CF261A" w:rsidRDefault="00CF261A" w:rsidP="00664766">
      <w:pPr>
        <w:pStyle w:val="Title"/>
        <w:rPr>
          <w:sz w:val="48"/>
          <w:szCs w:val="48"/>
        </w:rPr>
      </w:pPr>
      <w:r>
        <w:rPr>
          <w:noProof/>
        </w:rPr>
        <w:drawing>
          <wp:inline distT="0" distB="0" distL="0" distR="0" wp14:anchorId="112B5E04" wp14:editId="47C27C5F">
            <wp:extent cx="2914650" cy="8450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827" cy="855273"/>
                    </a:xfrm>
                    <a:prstGeom prst="rect">
                      <a:avLst/>
                    </a:prstGeom>
                  </pic:spPr>
                </pic:pic>
              </a:graphicData>
            </a:graphic>
          </wp:inline>
        </w:drawing>
      </w:r>
    </w:p>
    <w:p w14:paraId="30A6BCEA" w14:textId="77777777" w:rsidR="00CF261A" w:rsidRDefault="00CF261A" w:rsidP="00664766">
      <w:pPr>
        <w:pStyle w:val="Title"/>
        <w:rPr>
          <w:sz w:val="48"/>
          <w:szCs w:val="48"/>
        </w:rPr>
      </w:pPr>
    </w:p>
    <w:p w14:paraId="07AA361A" w14:textId="77777777" w:rsidR="00962160" w:rsidRPr="00221B96" w:rsidRDefault="00D01D44" w:rsidP="000666D4">
      <w:pPr>
        <w:pStyle w:val="Title"/>
        <w:rPr>
          <w:sz w:val="46"/>
          <w:szCs w:val="46"/>
          <w:u w:val="single"/>
        </w:rPr>
      </w:pPr>
      <w:r w:rsidRPr="00221B96">
        <w:rPr>
          <w:sz w:val="46"/>
          <w:szCs w:val="46"/>
        </w:rPr>
        <w:t xml:space="preserve">Development of the </w:t>
      </w:r>
      <w:r w:rsidRPr="00221B96">
        <w:rPr>
          <w:sz w:val="46"/>
          <w:szCs w:val="46"/>
          <w:u w:val="single"/>
        </w:rPr>
        <w:t>Mi</w:t>
      </w:r>
      <w:r w:rsidRPr="00221B96">
        <w:rPr>
          <w:sz w:val="46"/>
          <w:szCs w:val="46"/>
        </w:rPr>
        <w:t xml:space="preserve">crosimulation </w:t>
      </w:r>
      <w:r w:rsidRPr="00221B96">
        <w:rPr>
          <w:sz w:val="46"/>
          <w:szCs w:val="46"/>
          <w:u w:val="single"/>
        </w:rPr>
        <w:t>M</w:t>
      </w:r>
      <w:r w:rsidRPr="00221B96">
        <w:rPr>
          <w:sz w:val="46"/>
          <w:szCs w:val="46"/>
        </w:rPr>
        <w:t xml:space="preserve">odel </w:t>
      </w:r>
      <w:r w:rsidRPr="00221B96">
        <w:rPr>
          <w:sz w:val="46"/>
          <w:szCs w:val="46"/>
          <w:u w:val="single"/>
        </w:rPr>
        <w:t>i</w:t>
      </w:r>
      <w:r w:rsidRPr="00221B96">
        <w:rPr>
          <w:sz w:val="46"/>
          <w:szCs w:val="46"/>
        </w:rPr>
        <w:t xml:space="preserve">n </w:t>
      </w:r>
      <w:r w:rsidRPr="00221B96">
        <w:rPr>
          <w:sz w:val="46"/>
          <w:szCs w:val="46"/>
          <w:u w:val="single"/>
        </w:rPr>
        <w:t>C</w:t>
      </w:r>
      <w:r w:rsidRPr="00221B96">
        <w:rPr>
          <w:sz w:val="46"/>
          <w:szCs w:val="46"/>
        </w:rPr>
        <w:t>ancer</w:t>
      </w:r>
      <w:r w:rsidR="00221B96" w:rsidRPr="00221B96">
        <w:rPr>
          <w:sz w:val="46"/>
          <w:szCs w:val="46"/>
        </w:rPr>
        <w:t xml:space="preserve"> of the </w:t>
      </w:r>
      <w:r w:rsidR="000666D4">
        <w:rPr>
          <w:sz w:val="46"/>
          <w:szCs w:val="46"/>
        </w:rPr>
        <w:t>Bladder</w:t>
      </w:r>
      <w:r w:rsidRPr="00221B96">
        <w:rPr>
          <w:sz w:val="46"/>
          <w:szCs w:val="46"/>
        </w:rPr>
        <w:t xml:space="preserve"> (</w:t>
      </w:r>
      <w:proofErr w:type="spellStart"/>
      <w:r w:rsidRPr="00221B96">
        <w:rPr>
          <w:sz w:val="46"/>
          <w:szCs w:val="46"/>
        </w:rPr>
        <w:t>MiMiC</w:t>
      </w:r>
      <w:proofErr w:type="spellEnd"/>
      <w:r w:rsidRPr="00221B96">
        <w:rPr>
          <w:sz w:val="46"/>
          <w:szCs w:val="46"/>
        </w:rPr>
        <w:t>-</w:t>
      </w:r>
      <w:r w:rsidR="000666D4">
        <w:rPr>
          <w:sz w:val="46"/>
          <w:szCs w:val="46"/>
        </w:rPr>
        <w:t>Bladder)</w:t>
      </w:r>
    </w:p>
    <w:p w14:paraId="27EA35CD" w14:textId="77777777" w:rsidR="00664766" w:rsidRDefault="00664766" w:rsidP="00C33E39">
      <w:pPr>
        <w:pStyle w:val="NoSpacing"/>
      </w:pPr>
    </w:p>
    <w:p w14:paraId="5F1EAF58" w14:textId="77777777" w:rsidR="009817E7" w:rsidRDefault="009817E7" w:rsidP="00EF6E85">
      <w:pPr>
        <w:pStyle w:val="Title"/>
        <w:rPr>
          <w:sz w:val="72"/>
          <w:szCs w:val="72"/>
        </w:rPr>
      </w:pPr>
    </w:p>
    <w:p w14:paraId="3739B3D0" w14:textId="77777777" w:rsidR="00664766" w:rsidRPr="00A64379" w:rsidRDefault="00664766" w:rsidP="00EF6E85">
      <w:pPr>
        <w:pStyle w:val="Title"/>
        <w:rPr>
          <w:sz w:val="72"/>
          <w:szCs w:val="72"/>
        </w:rPr>
      </w:pPr>
      <w:r w:rsidRPr="00A64379">
        <w:rPr>
          <w:sz w:val="72"/>
          <w:szCs w:val="72"/>
        </w:rPr>
        <w:t>Technical Document</w:t>
      </w:r>
    </w:p>
    <w:p w14:paraId="3BB3FB2B" w14:textId="77777777" w:rsidR="008A2BA9" w:rsidRDefault="008A2BA9" w:rsidP="00C33E39">
      <w:pPr>
        <w:spacing w:before="240" w:after="0" w:line="240" w:lineRule="auto"/>
        <w:rPr>
          <w:i/>
          <w:iCs/>
          <w:sz w:val="20"/>
          <w:szCs w:val="20"/>
        </w:rPr>
      </w:pPr>
    </w:p>
    <w:p w14:paraId="02B77AD7" w14:textId="77777777" w:rsidR="00BF674F" w:rsidRPr="00106DFF" w:rsidRDefault="00BF674F" w:rsidP="00BF674F">
      <w:pPr>
        <w:spacing w:line="259" w:lineRule="auto"/>
        <w:rPr>
          <w:i/>
          <w:iCs/>
          <w:sz w:val="20"/>
          <w:szCs w:val="20"/>
        </w:rPr>
      </w:pPr>
      <w:r>
        <w:rPr>
          <w:i/>
          <w:iCs/>
          <w:sz w:val="20"/>
          <w:szCs w:val="20"/>
        </w:rPr>
        <w:br w:type="page"/>
      </w:r>
    </w:p>
    <w:sdt>
      <w:sdtPr>
        <w:rPr>
          <w:rFonts w:asciiTheme="minorHAnsi" w:eastAsiaTheme="minorEastAsia" w:hAnsiTheme="minorHAnsi" w:cstheme="minorBidi"/>
          <w:color w:val="auto"/>
          <w:sz w:val="22"/>
          <w:szCs w:val="22"/>
          <w:lang w:val="en-GB" w:eastAsia="zh-CN"/>
        </w:rPr>
        <w:id w:val="-566335944"/>
        <w:docPartObj>
          <w:docPartGallery w:val="Table of Contents"/>
          <w:docPartUnique/>
        </w:docPartObj>
      </w:sdtPr>
      <w:sdtEndPr>
        <w:rPr>
          <w:b/>
          <w:bCs/>
          <w:noProof/>
        </w:rPr>
      </w:sdtEndPr>
      <w:sdtContent>
        <w:p w14:paraId="025A1B93" w14:textId="1FBEC861" w:rsidR="00FC049C" w:rsidRDefault="00FC049C">
          <w:pPr>
            <w:pStyle w:val="TOCHeading"/>
          </w:pPr>
          <w:r>
            <w:t>Contents</w:t>
          </w:r>
        </w:p>
        <w:p w14:paraId="6B8D0D51" w14:textId="2779B99C" w:rsidR="00FC049C" w:rsidRDefault="00FC049C">
          <w:pPr>
            <w:pStyle w:val="TOC1"/>
            <w:tabs>
              <w:tab w:val="right" w:leader="dot" w:pos="9016"/>
            </w:tabs>
            <w:rPr>
              <w:noProof/>
              <w:lang w:eastAsia="en-GB"/>
            </w:rPr>
          </w:pPr>
          <w:r>
            <w:fldChar w:fldCharType="begin"/>
          </w:r>
          <w:r>
            <w:instrText xml:space="preserve"> TOC \o "1-3" \h \z \u </w:instrText>
          </w:r>
          <w:r>
            <w:fldChar w:fldCharType="separate"/>
          </w:r>
          <w:hyperlink w:anchor="_Toc108616582" w:history="1">
            <w:r w:rsidRPr="00DE2DDF">
              <w:rPr>
                <w:rStyle w:val="Hyperlink"/>
                <w:noProof/>
              </w:rPr>
              <w:t>Model Structure</w:t>
            </w:r>
            <w:r>
              <w:rPr>
                <w:noProof/>
                <w:webHidden/>
              </w:rPr>
              <w:tab/>
            </w:r>
            <w:r>
              <w:rPr>
                <w:noProof/>
                <w:webHidden/>
              </w:rPr>
              <w:fldChar w:fldCharType="begin"/>
            </w:r>
            <w:r>
              <w:rPr>
                <w:noProof/>
                <w:webHidden/>
              </w:rPr>
              <w:instrText xml:space="preserve"> PAGEREF _Toc108616582 \h </w:instrText>
            </w:r>
            <w:r>
              <w:rPr>
                <w:noProof/>
                <w:webHidden/>
              </w:rPr>
            </w:r>
            <w:r>
              <w:rPr>
                <w:noProof/>
                <w:webHidden/>
              </w:rPr>
              <w:fldChar w:fldCharType="separate"/>
            </w:r>
            <w:r>
              <w:rPr>
                <w:noProof/>
                <w:webHidden/>
              </w:rPr>
              <w:t>4</w:t>
            </w:r>
            <w:r>
              <w:rPr>
                <w:noProof/>
                <w:webHidden/>
              </w:rPr>
              <w:fldChar w:fldCharType="end"/>
            </w:r>
          </w:hyperlink>
        </w:p>
        <w:p w14:paraId="1D44CACC" w14:textId="7F90D84E" w:rsidR="00FC049C" w:rsidRDefault="00000000">
          <w:pPr>
            <w:pStyle w:val="TOC1"/>
            <w:tabs>
              <w:tab w:val="right" w:leader="dot" w:pos="9016"/>
            </w:tabs>
            <w:rPr>
              <w:noProof/>
              <w:lang w:eastAsia="en-GB"/>
            </w:rPr>
          </w:pPr>
          <w:hyperlink w:anchor="_Toc108616583" w:history="1">
            <w:r w:rsidR="00FC049C" w:rsidRPr="00DE2DDF">
              <w:rPr>
                <w:rStyle w:val="Hyperlink"/>
                <w:noProof/>
              </w:rPr>
              <w:t>Model Population</w:t>
            </w:r>
            <w:r w:rsidR="00FC049C">
              <w:rPr>
                <w:noProof/>
                <w:webHidden/>
              </w:rPr>
              <w:tab/>
            </w:r>
            <w:r w:rsidR="00FC049C">
              <w:rPr>
                <w:noProof/>
                <w:webHidden/>
              </w:rPr>
              <w:fldChar w:fldCharType="begin"/>
            </w:r>
            <w:r w:rsidR="00FC049C">
              <w:rPr>
                <w:noProof/>
                <w:webHidden/>
              </w:rPr>
              <w:instrText xml:space="preserve"> PAGEREF _Toc108616583 \h </w:instrText>
            </w:r>
            <w:r w:rsidR="00FC049C">
              <w:rPr>
                <w:noProof/>
                <w:webHidden/>
              </w:rPr>
            </w:r>
            <w:r w:rsidR="00FC049C">
              <w:rPr>
                <w:noProof/>
                <w:webHidden/>
              </w:rPr>
              <w:fldChar w:fldCharType="separate"/>
            </w:r>
            <w:r w:rsidR="00FC049C">
              <w:rPr>
                <w:noProof/>
                <w:webHidden/>
              </w:rPr>
              <w:t>7</w:t>
            </w:r>
            <w:r w:rsidR="00FC049C">
              <w:rPr>
                <w:noProof/>
                <w:webHidden/>
              </w:rPr>
              <w:fldChar w:fldCharType="end"/>
            </w:r>
          </w:hyperlink>
        </w:p>
        <w:p w14:paraId="7324BD03" w14:textId="2E0EA79B" w:rsidR="00FC049C" w:rsidRDefault="00000000">
          <w:pPr>
            <w:pStyle w:val="TOC2"/>
            <w:tabs>
              <w:tab w:val="right" w:leader="dot" w:pos="9016"/>
            </w:tabs>
            <w:rPr>
              <w:noProof/>
              <w:lang w:eastAsia="en-GB"/>
            </w:rPr>
          </w:pPr>
          <w:hyperlink w:anchor="_Toc108616584" w:history="1">
            <w:r w:rsidR="00FC049C" w:rsidRPr="00DE2DDF">
              <w:rPr>
                <w:rStyle w:val="Hyperlink"/>
                <w:noProof/>
              </w:rPr>
              <w:t>Baseline Phenotypic Characteristics</w:t>
            </w:r>
            <w:r w:rsidR="00FC049C">
              <w:rPr>
                <w:noProof/>
                <w:webHidden/>
              </w:rPr>
              <w:tab/>
            </w:r>
            <w:r w:rsidR="00FC049C">
              <w:rPr>
                <w:noProof/>
                <w:webHidden/>
              </w:rPr>
              <w:fldChar w:fldCharType="begin"/>
            </w:r>
            <w:r w:rsidR="00FC049C">
              <w:rPr>
                <w:noProof/>
                <w:webHidden/>
              </w:rPr>
              <w:instrText xml:space="preserve"> PAGEREF _Toc108616584 \h </w:instrText>
            </w:r>
            <w:r w:rsidR="00FC049C">
              <w:rPr>
                <w:noProof/>
                <w:webHidden/>
              </w:rPr>
            </w:r>
            <w:r w:rsidR="00FC049C">
              <w:rPr>
                <w:noProof/>
                <w:webHidden/>
              </w:rPr>
              <w:fldChar w:fldCharType="separate"/>
            </w:r>
            <w:r w:rsidR="00FC049C">
              <w:rPr>
                <w:noProof/>
                <w:webHidden/>
              </w:rPr>
              <w:t>7</w:t>
            </w:r>
            <w:r w:rsidR="00FC049C">
              <w:rPr>
                <w:noProof/>
                <w:webHidden/>
              </w:rPr>
              <w:fldChar w:fldCharType="end"/>
            </w:r>
          </w:hyperlink>
        </w:p>
        <w:p w14:paraId="6374122D" w14:textId="57297842" w:rsidR="00FC049C" w:rsidRDefault="00000000">
          <w:pPr>
            <w:pStyle w:val="TOC2"/>
            <w:tabs>
              <w:tab w:val="right" w:leader="dot" w:pos="9016"/>
            </w:tabs>
            <w:rPr>
              <w:noProof/>
              <w:lang w:eastAsia="en-GB"/>
            </w:rPr>
          </w:pPr>
          <w:hyperlink w:anchor="_Toc108616585" w:history="1">
            <w:r w:rsidR="00FC049C" w:rsidRPr="00DE2DDF">
              <w:rPr>
                <w:rStyle w:val="Hyperlink"/>
                <w:noProof/>
              </w:rPr>
              <w:t>Missing Data for Phenotypic Characteristics</w:t>
            </w:r>
            <w:r w:rsidR="00FC049C">
              <w:rPr>
                <w:noProof/>
                <w:webHidden/>
              </w:rPr>
              <w:tab/>
            </w:r>
            <w:r w:rsidR="00FC049C">
              <w:rPr>
                <w:noProof/>
                <w:webHidden/>
              </w:rPr>
              <w:fldChar w:fldCharType="begin"/>
            </w:r>
            <w:r w:rsidR="00FC049C">
              <w:rPr>
                <w:noProof/>
                <w:webHidden/>
              </w:rPr>
              <w:instrText xml:space="preserve"> PAGEREF _Toc108616585 \h </w:instrText>
            </w:r>
            <w:r w:rsidR="00FC049C">
              <w:rPr>
                <w:noProof/>
                <w:webHidden/>
              </w:rPr>
            </w:r>
            <w:r w:rsidR="00FC049C">
              <w:rPr>
                <w:noProof/>
                <w:webHidden/>
              </w:rPr>
              <w:fldChar w:fldCharType="separate"/>
            </w:r>
            <w:r w:rsidR="00FC049C">
              <w:rPr>
                <w:noProof/>
                <w:webHidden/>
              </w:rPr>
              <w:t>8</w:t>
            </w:r>
            <w:r w:rsidR="00FC049C">
              <w:rPr>
                <w:noProof/>
                <w:webHidden/>
              </w:rPr>
              <w:fldChar w:fldCharType="end"/>
            </w:r>
          </w:hyperlink>
        </w:p>
        <w:p w14:paraId="76EA2C60" w14:textId="3EE6B6C8" w:rsidR="00FC049C" w:rsidRDefault="00000000">
          <w:pPr>
            <w:pStyle w:val="TOC2"/>
            <w:tabs>
              <w:tab w:val="right" w:leader="dot" w:pos="9016"/>
            </w:tabs>
            <w:rPr>
              <w:noProof/>
              <w:lang w:eastAsia="en-GB"/>
            </w:rPr>
          </w:pPr>
          <w:hyperlink w:anchor="_Toc108616586" w:history="1">
            <w:r w:rsidR="00FC049C" w:rsidRPr="00DE2DDF">
              <w:rPr>
                <w:rStyle w:val="Hyperlink"/>
                <w:noProof/>
              </w:rPr>
              <w:t>Risk factors included in the model</w:t>
            </w:r>
            <w:r w:rsidR="00FC049C">
              <w:rPr>
                <w:noProof/>
                <w:webHidden/>
              </w:rPr>
              <w:tab/>
            </w:r>
            <w:r w:rsidR="00FC049C">
              <w:rPr>
                <w:noProof/>
                <w:webHidden/>
              </w:rPr>
              <w:fldChar w:fldCharType="begin"/>
            </w:r>
            <w:r w:rsidR="00FC049C">
              <w:rPr>
                <w:noProof/>
                <w:webHidden/>
              </w:rPr>
              <w:instrText xml:space="preserve"> PAGEREF _Toc108616586 \h </w:instrText>
            </w:r>
            <w:r w:rsidR="00FC049C">
              <w:rPr>
                <w:noProof/>
                <w:webHidden/>
              </w:rPr>
            </w:r>
            <w:r w:rsidR="00FC049C">
              <w:rPr>
                <w:noProof/>
                <w:webHidden/>
              </w:rPr>
              <w:fldChar w:fldCharType="separate"/>
            </w:r>
            <w:r w:rsidR="00FC049C">
              <w:rPr>
                <w:noProof/>
                <w:webHidden/>
              </w:rPr>
              <w:t>9</w:t>
            </w:r>
            <w:r w:rsidR="00FC049C">
              <w:rPr>
                <w:noProof/>
                <w:webHidden/>
              </w:rPr>
              <w:fldChar w:fldCharType="end"/>
            </w:r>
          </w:hyperlink>
        </w:p>
        <w:p w14:paraId="10B54B86" w14:textId="41E7F4B8" w:rsidR="00FC049C" w:rsidRDefault="00000000">
          <w:pPr>
            <w:pStyle w:val="TOC2"/>
            <w:tabs>
              <w:tab w:val="right" w:leader="dot" w:pos="9016"/>
            </w:tabs>
            <w:rPr>
              <w:noProof/>
              <w:lang w:eastAsia="en-GB"/>
            </w:rPr>
          </w:pPr>
          <w:hyperlink w:anchor="_Toc108616587" w:history="1">
            <w:r w:rsidR="00FC049C" w:rsidRPr="00DE2DDF">
              <w:rPr>
                <w:rStyle w:val="Hyperlink"/>
                <w:noProof/>
              </w:rPr>
              <w:t>Other risk factors not included in the model</w:t>
            </w:r>
            <w:r w:rsidR="00FC049C">
              <w:rPr>
                <w:noProof/>
                <w:webHidden/>
              </w:rPr>
              <w:tab/>
            </w:r>
            <w:r w:rsidR="00FC049C">
              <w:rPr>
                <w:noProof/>
                <w:webHidden/>
              </w:rPr>
              <w:fldChar w:fldCharType="begin"/>
            </w:r>
            <w:r w:rsidR="00FC049C">
              <w:rPr>
                <w:noProof/>
                <w:webHidden/>
              </w:rPr>
              <w:instrText xml:space="preserve"> PAGEREF _Toc108616587 \h </w:instrText>
            </w:r>
            <w:r w:rsidR="00FC049C">
              <w:rPr>
                <w:noProof/>
                <w:webHidden/>
              </w:rPr>
            </w:r>
            <w:r w:rsidR="00FC049C">
              <w:rPr>
                <w:noProof/>
                <w:webHidden/>
              </w:rPr>
              <w:fldChar w:fldCharType="separate"/>
            </w:r>
            <w:r w:rsidR="00FC049C">
              <w:rPr>
                <w:noProof/>
                <w:webHidden/>
              </w:rPr>
              <w:t>10</w:t>
            </w:r>
            <w:r w:rsidR="00FC049C">
              <w:rPr>
                <w:noProof/>
                <w:webHidden/>
              </w:rPr>
              <w:fldChar w:fldCharType="end"/>
            </w:r>
          </w:hyperlink>
        </w:p>
        <w:p w14:paraId="161F15D8" w14:textId="4593CCF7" w:rsidR="00FC049C" w:rsidRDefault="00000000">
          <w:pPr>
            <w:pStyle w:val="TOC2"/>
            <w:tabs>
              <w:tab w:val="right" w:leader="dot" w:pos="9016"/>
            </w:tabs>
            <w:rPr>
              <w:noProof/>
              <w:lang w:eastAsia="en-GB"/>
            </w:rPr>
          </w:pPr>
          <w:hyperlink w:anchor="_Toc108616588" w:history="1">
            <w:r w:rsidR="00FC049C" w:rsidRPr="00DE2DDF">
              <w:rPr>
                <w:rStyle w:val="Hyperlink"/>
                <w:noProof/>
              </w:rPr>
              <w:t>Modelling Changes in Phenotypic Characteristics by Age</w:t>
            </w:r>
            <w:r w:rsidR="00FC049C">
              <w:rPr>
                <w:noProof/>
                <w:webHidden/>
              </w:rPr>
              <w:tab/>
            </w:r>
            <w:r w:rsidR="00FC049C">
              <w:rPr>
                <w:noProof/>
                <w:webHidden/>
              </w:rPr>
              <w:fldChar w:fldCharType="begin"/>
            </w:r>
            <w:r w:rsidR="00FC049C">
              <w:rPr>
                <w:noProof/>
                <w:webHidden/>
              </w:rPr>
              <w:instrText xml:space="preserve"> PAGEREF _Toc108616588 \h </w:instrText>
            </w:r>
            <w:r w:rsidR="00FC049C">
              <w:rPr>
                <w:noProof/>
                <w:webHidden/>
              </w:rPr>
            </w:r>
            <w:r w:rsidR="00FC049C">
              <w:rPr>
                <w:noProof/>
                <w:webHidden/>
              </w:rPr>
              <w:fldChar w:fldCharType="separate"/>
            </w:r>
            <w:r w:rsidR="00FC049C">
              <w:rPr>
                <w:noProof/>
                <w:webHidden/>
              </w:rPr>
              <w:t>10</w:t>
            </w:r>
            <w:r w:rsidR="00FC049C">
              <w:rPr>
                <w:noProof/>
                <w:webHidden/>
              </w:rPr>
              <w:fldChar w:fldCharType="end"/>
            </w:r>
          </w:hyperlink>
        </w:p>
        <w:p w14:paraId="4195C1DB" w14:textId="0FD2CDA3" w:rsidR="00FC049C" w:rsidRDefault="00000000">
          <w:pPr>
            <w:pStyle w:val="TOC3"/>
            <w:tabs>
              <w:tab w:val="right" w:leader="dot" w:pos="9016"/>
            </w:tabs>
            <w:rPr>
              <w:noProof/>
              <w:lang w:eastAsia="en-GB"/>
            </w:rPr>
          </w:pPr>
          <w:hyperlink w:anchor="_Toc108616589" w:history="1">
            <w:r w:rsidR="00FC049C" w:rsidRPr="00DE2DDF">
              <w:rPr>
                <w:rStyle w:val="Hyperlink"/>
                <w:noProof/>
              </w:rPr>
              <w:t>Smoking</w:t>
            </w:r>
            <w:r w:rsidR="00FC049C">
              <w:rPr>
                <w:noProof/>
                <w:webHidden/>
              </w:rPr>
              <w:tab/>
            </w:r>
            <w:r w:rsidR="00FC049C">
              <w:rPr>
                <w:noProof/>
                <w:webHidden/>
              </w:rPr>
              <w:fldChar w:fldCharType="begin"/>
            </w:r>
            <w:r w:rsidR="00FC049C">
              <w:rPr>
                <w:noProof/>
                <w:webHidden/>
              </w:rPr>
              <w:instrText xml:space="preserve"> PAGEREF _Toc108616589 \h </w:instrText>
            </w:r>
            <w:r w:rsidR="00FC049C">
              <w:rPr>
                <w:noProof/>
                <w:webHidden/>
              </w:rPr>
            </w:r>
            <w:r w:rsidR="00FC049C">
              <w:rPr>
                <w:noProof/>
                <w:webHidden/>
              </w:rPr>
              <w:fldChar w:fldCharType="separate"/>
            </w:r>
            <w:r w:rsidR="00FC049C">
              <w:rPr>
                <w:noProof/>
                <w:webHidden/>
              </w:rPr>
              <w:t>10</w:t>
            </w:r>
            <w:r w:rsidR="00FC049C">
              <w:rPr>
                <w:noProof/>
                <w:webHidden/>
              </w:rPr>
              <w:fldChar w:fldCharType="end"/>
            </w:r>
          </w:hyperlink>
        </w:p>
        <w:p w14:paraId="293AC5DA" w14:textId="3357B6C4" w:rsidR="00FC049C" w:rsidRDefault="00000000">
          <w:pPr>
            <w:pStyle w:val="TOC3"/>
            <w:tabs>
              <w:tab w:val="right" w:leader="dot" w:pos="9016"/>
            </w:tabs>
            <w:rPr>
              <w:noProof/>
              <w:lang w:eastAsia="en-GB"/>
            </w:rPr>
          </w:pPr>
          <w:hyperlink w:anchor="_Toc108616590" w:history="1">
            <w:r w:rsidR="00FC049C" w:rsidRPr="00DE2DDF">
              <w:rPr>
                <w:rStyle w:val="Hyperlink"/>
                <w:noProof/>
              </w:rPr>
              <w:t>EQ-5D</w:t>
            </w:r>
            <w:r w:rsidR="00FC049C">
              <w:rPr>
                <w:noProof/>
                <w:webHidden/>
              </w:rPr>
              <w:tab/>
            </w:r>
            <w:r w:rsidR="00FC049C">
              <w:rPr>
                <w:noProof/>
                <w:webHidden/>
              </w:rPr>
              <w:fldChar w:fldCharType="begin"/>
            </w:r>
            <w:r w:rsidR="00FC049C">
              <w:rPr>
                <w:noProof/>
                <w:webHidden/>
              </w:rPr>
              <w:instrText xml:space="preserve"> PAGEREF _Toc108616590 \h </w:instrText>
            </w:r>
            <w:r w:rsidR="00FC049C">
              <w:rPr>
                <w:noProof/>
                <w:webHidden/>
              </w:rPr>
            </w:r>
            <w:r w:rsidR="00FC049C">
              <w:rPr>
                <w:noProof/>
                <w:webHidden/>
              </w:rPr>
              <w:fldChar w:fldCharType="separate"/>
            </w:r>
            <w:r w:rsidR="00FC049C">
              <w:rPr>
                <w:noProof/>
                <w:webHidden/>
              </w:rPr>
              <w:t>11</w:t>
            </w:r>
            <w:r w:rsidR="00FC049C">
              <w:rPr>
                <w:noProof/>
                <w:webHidden/>
              </w:rPr>
              <w:fldChar w:fldCharType="end"/>
            </w:r>
          </w:hyperlink>
        </w:p>
        <w:p w14:paraId="4EC5071F" w14:textId="587E9996" w:rsidR="00FC049C" w:rsidRDefault="00000000">
          <w:pPr>
            <w:pStyle w:val="TOC2"/>
            <w:tabs>
              <w:tab w:val="right" w:leader="dot" w:pos="9016"/>
            </w:tabs>
            <w:rPr>
              <w:noProof/>
              <w:lang w:eastAsia="en-GB"/>
            </w:rPr>
          </w:pPr>
          <w:hyperlink w:anchor="_Toc108616591" w:history="1">
            <w:r w:rsidR="00FC049C" w:rsidRPr="00DE2DDF">
              <w:rPr>
                <w:rStyle w:val="Hyperlink"/>
                <w:noProof/>
              </w:rPr>
              <w:t>Reconstructing population of England for model calibration and analysis</w:t>
            </w:r>
            <w:r w:rsidR="00FC049C">
              <w:rPr>
                <w:noProof/>
                <w:webHidden/>
              </w:rPr>
              <w:tab/>
            </w:r>
            <w:r w:rsidR="00FC049C">
              <w:rPr>
                <w:noProof/>
                <w:webHidden/>
              </w:rPr>
              <w:fldChar w:fldCharType="begin"/>
            </w:r>
            <w:r w:rsidR="00FC049C">
              <w:rPr>
                <w:noProof/>
                <w:webHidden/>
              </w:rPr>
              <w:instrText xml:space="preserve"> PAGEREF _Toc108616591 \h </w:instrText>
            </w:r>
            <w:r w:rsidR="00FC049C">
              <w:rPr>
                <w:noProof/>
                <w:webHidden/>
              </w:rPr>
            </w:r>
            <w:r w:rsidR="00FC049C">
              <w:rPr>
                <w:noProof/>
                <w:webHidden/>
              </w:rPr>
              <w:fldChar w:fldCharType="separate"/>
            </w:r>
            <w:r w:rsidR="00FC049C">
              <w:rPr>
                <w:noProof/>
                <w:webHidden/>
              </w:rPr>
              <w:t>11</w:t>
            </w:r>
            <w:r w:rsidR="00FC049C">
              <w:rPr>
                <w:noProof/>
                <w:webHidden/>
              </w:rPr>
              <w:fldChar w:fldCharType="end"/>
            </w:r>
          </w:hyperlink>
        </w:p>
        <w:p w14:paraId="77AF22AD" w14:textId="16FF97E3" w:rsidR="00FC049C" w:rsidRDefault="00000000">
          <w:pPr>
            <w:pStyle w:val="TOC2"/>
            <w:tabs>
              <w:tab w:val="right" w:leader="dot" w:pos="9016"/>
            </w:tabs>
            <w:rPr>
              <w:noProof/>
              <w:lang w:eastAsia="en-GB"/>
            </w:rPr>
          </w:pPr>
          <w:hyperlink w:anchor="_Toc108616592" w:history="1">
            <w:r w:rsidR="00FC049C" w:rsidRPr="00DE2DDF">
              <w:rPr>
                <w:rStyle w:val="Hyperlink"/>
                <w:noProof/>
              </w:rPr>
              <w:t>Model population size</w:t>
            </w:r>
            <w:r w:rsidR="00FC049C">
              <w:rPr>
                <w:noProof/>
                <w:webHidden/>
              </w:rPr>
              <w:tab/>
            </w:r>
            <w:r w:rsidR="00FC049C">
              <w:rPr>
                <w:noProof/>
                <w:webHidden/>
              </w:rPr>
              <w:fldChar w:fldCharType="begin"/>
            </w:r>
            <w:r w:rsidR="00FC049C">
              <w:rPr>
                <w:noProof/>
                <w:webHidden/>
              </w:rPr>
              <w:instrText xml:space="preserve"> PAGEREF _Toc108616592 \h </w:instrText>
            </w:r>
            <w:r w:rsidR="00FC049C">
              <w:rPr>
                <w:noProof/>
                <w:webHidden/>
              </w:rPr>
            </w:r>
            <w:r w:rsidR="00FC049C">
              <w:rPr>
                <w:noProof/>
                <w:webHidden/>
              </w:rPr>
              <w:fldChar w:fldCharType="separate"/>
            </w:r>
            <w:r w:rsidR="00FC049C">
              <w:rPr>
                <w:noProof/>
                <w:webHidden/>
              </w:rPr>
              <w:t>13</w:t>
            </w:r>
            <w:r w:rsidR="00FC049C">
              <w:rPr>
                <w:noProof/>
                <w:webHidden/>
              </w:rPr>
              <w:fldChar w:fldCharType="end"/>
            </w:r>
          </w:hyperlink>
        </w:p>
        <w:p w14:paraId="14D22EB4" w14:textId="0479D862" w:rsidR="00FC049C" w:rsidRDefault="00000000">
          <w:pPr>
            <w:pStyle w:val="TOC1"/>
            <w:tabs>
              <w:tab w:val="right" w:leader="dot" w:pos="9016"/>
            </w:tabs>
            <w:rPr>
              <w:noProof/>
              <w:lang w:eastAsia="en-GB"/>
            </w:rPr>
          </w:pPr>
          <w:hyperlink w:anchor="_Toc108616593" w:history="1">
            <w:r w:rsidR="00FC049C" w:rsidRPr="00DE2DDF">
              <w:rPr>
                <w:rStyle w:val="Hyperlink"/>
                <w:noProof/>
              </w:rPr>
              <w:t>Natural History of Bladder Cancer</w:t>
            </w:r>
            <w:r w:rsidR="00FC049C">
              <w:rPr>
                <w:noProof/>
                <w:webHidden/>
              </w:rPr>
              <w:tab/>
            </w:r>
            <w:r w:rsidR="00FC049C">
              <w:rPr>
                <w:noProof/>
                <w:webHidden/>
              </w:rPr>
              <w:fldChar w:fldCharType="begin"/>
            </w:r>
            <w:r w:rsidR="00FC049C">
              <w:rPr>
                <w:noProof/>
                <w:webHidden/>
              </w:rPr>
              <w:instrText xml:space="preserve"> PAGEREF _Toc108616593 \h </w:instrText>
            </w:r>
            <w:r w:rsidR="00FC049C">
              <w:rPr>
                <w:noProof/>
                <w:webHidden/>
              </w:rPr>
            </w:r>
            <w:r w:rsidR="00FC049C">
              <w:rPr>
                <w:noProof/>
                <w:webHidden/>
              </w:rPr>
              <w:fldChar w:fldCharType="separate"/>
            </w:r>
            <w:r w:rsidR="00FC049C">
              <w:rPr>
                <w:noProof/>
                <w:webHidden/>
              </w:rPr>
              <w:t>14</w:t>
            </w:r>
            <w:r w:rsidR="00FC049C">
              <w:rPr>
                <w:noProof/>
                <w:webHidden/>
              </w:rPr>
              <w:fldChar w:fldCharType="end"/>
            </w:r>
          </w:hyperlink>
        </w:p>
        <w:p w14:paraId="5E565993" w14:textId="5E179001" w:rsidR="00FC049C" w:rsidRDefault="00000000">
          <w:pPr>
            <w:pStyle w:val="TOC2"/>
            <w:tabs>
              <w:tab w:val="right" w:leader="dot" w:pos="9016"/>
            </w:tabs>
            <w:rPr>
              <w:noProof/>
              <w:lang w:eastAsia="en-GB"/>
            </w:rPr>
          </w:pPr>
          <w:hyperlink w:anchor="_Toc108616594" w:history="1">
            <w:r w:rsidR="00FC049C" w:rsidRPr="00DE2DDF">
              <w:rPr>
                <w:rStyle w:val="Hyperlink"/>
                <w:noProof/>
              </w:rPr>
              <w:t>Probability of cancer onset</w:t>
            </w:r>
            <w:r w:rsidR="00FC049C">
              <w:rPr>
                <w:noProof/>
                <w:webHidden/>
              </w:rPr>
              <w:tab/>
            </w:r>
            <w:r w:rsidR="00FC049C">
              <w:rPr>
                <w:noProof/>
                <w:webHidden/>
              </w:rPr>
              <w:fldChar w:fldCharType="begin"/>
            </w:r>
            <w:r w:rsidR="00FC049C">
              <w:rPr>
                <w:noProof/>
                <w:webHidden/>
              </w:rPr>
              <w:instrText xml:space="preserve"> PAGEREF _Toc108616594 \h </w:instrText>
            </w:r>
            <w:r w:rsidR="00FC049C">
              <w:rPr>
                <w:noProof/>
                <w:webHidden/>
              </w:rPr>
            </w:r>
            <w:r w:rsidR="00FC049C">
              <w:rPr>
                <w:noProof/>
                <w:webHidden/>
              </w:rPr>
              <w:fldChar w:fldCharType="separate"/>
            </w:r>
            <w:r w:rsidR="00FC049C">
              <w:rPr>
                <w:noProof/>
                <w:webHidden/>
              </w:rPr>
              <w:t>14</w:t>
            </w:r>
            <w:r w:rsidR="00FC049C">
              <w:rPr>
                <w:noProof/>
                <w:webHidden/>
              </w:rPr>
              <w:fldChar w:fldCharType="end"/>
            </w:r>
          </w:hyperlink>
        </w:p>
        <w:p w14:paraId="31B7405C" w14:textId="4F1D3047" w:rsidR="00FC049C" w:rsidRDefault="00000000">
          <w:pPr>
            <w:pStyle w:val="TOC2"/>
            <w:tabs>
              <w:tab w:val="right" w:leader="dot" w:pos="9016"/>
            </w:tabs>
            <w:rPr>
              <w:noProof/>
              <w:lang w:eastAsia="en-GB"/>
            </w:rPr>
          </w:pPr>
          <w:hyperlink w:anchor="_Toc108616595" w:history="1">
            <w:r w:rsidR="00FC049C" w:rsidRPr="00DE2DDF">
              <w:rPr>
                <w:rStyle w:val="Hyperlink"/>
                <w:noProof/>
              </w:rPr>
              <w:t>Probability of disease progression</w:t>
            </w:r>
            <w:r w:rsidR="00FC049C">
              <w:rPr>
                <w:noProof/>
                <w:webHidden/>
              </w:rPr>
              <w:tab/>
            </w:r>
            <w:r w:rsidR="00FC049C">
              <w:rPr>
                <w:noProof/>
                <w:webHidden/>
              </w:rPr>
              <w:fldChar w:fldCharType="begin"/>
            </w:r>
            <w:r w:rsidR="00FC049C">
              <w:rPr>
                <w:noProof/>
                <w:webHidden/>
              </w:rPr>
              <w:instrText xml:space="preserve"> PAGEREF _Toc108616595 \h </w:instrText>
            </w:r>
            <w:r w:rsidR="00FC049C">
              <w:rPr>
                <w:noProof/>
                <w:webHidden/>
              </w:rPr>
            </w:r>
            <w:r w:rsidR="00FC049C">
              <w:rPr>
                <w:noProof/>
                <w:webHidden/>
              </w:rPr>
              <w:fldChar w:fldCharType="separate"/>
            </w:r>
            <w:r w:rsidR="00FC049C">
              <w:rPr>
                <w:noProof/>
                <w:webHidden/>
              </w:rPr>
              <w:t>15</w:t>
            </w:r>
            <w:r w:rsidR="00FC049C">
              <w:rPr>
                <w:noProof/>
                <w:webHidden/>
              </w:rPr>
              <w:fldChar w:fldCharType="end"/>
            </w:r>
          </w:hyperlink>
        </w:p>
        <w:p w14:paraId="5E2CC8BC" w14:textId="08AE69C4" w:rsidR="00FC049C" w:rsidRDefault="00000000">
          <w:pPr>
            <w:pStyle w:val="TOC2"/>
            <w:tabs>
              <w:tab w:val="right" w:leader="dot" w:pos="9016"/>
            </w:tabs>
            <w:rPr>
              <w:noProof/>
              <w:lang w:eastAsia="en-GB"/>
            </w:rPr>
          </w:pPr>
          <w:hyperlink w:anchor="_Toc108616596" w:history="1">
            <w:r w:rsidR="00FC049C" w:rsidRPr="00DE2DDF">
              <w:rPr>
                <w:rStyle w:val="Hyperlink"/>
                <w:noProof/>
              </w:rPr>
              <w:t>Calibration parameters</w:t>
            </w:r>
            <w:r w:rsidR="00FC049C">
              <w:rPr>
                <w:noProof/>
                <w:webHidden/>
              </w:rPr>
              <w:tab/>
            </w:r>
            <w:r w:rsidR="00FC049C">
              <w:rPr>
                <w:noProof/>
                <w:webHidden/>
              </w:rPr>
              <w:fldChar w:fldCharType="begin"/>
            </w:r>
            <w:r w:rsidR="00FC049C">
              <w:rPr>
                <w:noProof/>
                <w:webHidden/>
              </w:rPr>
              <w:instrText xml:space="preserve"> PAGEREF _Toc108616596 \h </w:instrText>
            </w:r>
            <w:r w:rsidR="00FC049C">
              <w:rPr>
                <w:noProof/>
                <w:webHidden/>
              </w:rPr>
            </w:r>
            <w:r w:rsidR="00FC049C">
              <w:rPr>
                <w:noProof/>
                <w:webHidden/>
              </w:rPr>
              <w:fldChar w:fldCharType="separate"/>
            </w:r>
            <w:r w:rsidR="00FC049C">
              <w:rPr>
                <w:noProof/>
                <w:webHidden/>
              </w:rPr>
              <w:t>16</w:t>
            </w:r>
            <w:r w:rsidR="00FC049C">
              <w:rPr>
                <w:noProof/>
                <w:webHidden/>
              </w:rPr>
              <w:fldChar w:fldCharType="end"/>
            </w:r>
          </w:hyperlink>
        </w:p>
        <w:p w14:paraId="771DC0CA" w14:textId="2FA71BFE" w:rsidR="00FC049C" w:rsidRDefault="00000000">
          <w:pPr>
            <w:pStyle w:val="TOC2"/>
            <w:tabs>
              <w:tab w:val="right" w:leader="dot" w:pos="9016"/>
            </w:tabs>
            <w:rPr>
              <w:noProof/>
              <w:lang w:eastAsia="en-GB"/>
            </w:rPr>
          </w:pPr>
          <w:hyperlink w:anchor="_Toc108616597" w:history="1">
            <w:r w:rsidR="00FC049C" w:rsidRPr="00DE2DDF">
              <w:rPr>
                <w:rStyle w:val="Hyperlink"/>
                <w:noProof/>
              </w:rPr>
              <w:t>Calibration targets</w:t>
            </w:r>
            <w:r w:rsidR="00FC049C">
              <w:rPr>
                <w:noProof/>
                <w:webHidden/>
              </w:rPr>
              <w:tab/>
            </w:r>
            <w:r w:rsidR="00FC049C">
              <w:rPr>
                <w:noProof/>
                <w:webHidden/>
              </w:rPr>
              <w:fldChar w:fldCharType="begin"/>
            </w:r>
            <w:r w:rsidR="00FC049C">
              <w:rPr>
                <w:noProof/>
                <w:webHidden/>
              </w:rPr>
              <w:instrText xml:space="preserve"> PAGEREF _Toc108616597 \h </w:instrText>
            </w:r>
            <w:r w:rsidR="00FC049C">
              <w:rPr>
                <w:noProof/>
                <w:webHidden/>
              </w:rPr>
            </w:r>
            <w:r w:rsidR="00FC049C">
              <w:rPr>
                <w:noProof/>
                <w:webHidden/>
              </w:rPr>
              <w:fldChar w:fldCharType="separate"/>
            </w:r>
            <w:r w:rsidR="00FC049C">
              <w:rPr>
                <w:noProof/>
                <w:webHidden/>
              </w:rPr>
              <w:t>16</w:t>
            </w:r>
            <w:r w:rsidR="00FC049C">
              <w:rPr>
                <w:noProof/>
                <w:webHidden/>
              </w:rPr>
              <w:fldChar w:fldCharType="end"/>
            </w:r>
          </w:hyperlink>
        </w:p>
        <w:p w14:paraId="4B7A062F" w14:textId="4B473654" w:rsidR="00FC049C" w:rsidRDefault="00000000">
          <w:pPr>
            <w:pStyle w:val="TOC2"/>
            <w:tabs>
              <w:tab w:val="right" w:leader="dot" w:pos="9016"/>
            </w:tabs>
            <w:rPr>
              <w:noProof/>
              <w:lang w:eastAsia="en-GB"/>
            </w:rPr>
          </w:pPr>
          <w:hyperlink w:anchor="_Toc108616598" w:history="1">
            <w:r w:rsidR="00FC049C" w:rsidRPr="00DE2DDF">
              <w:rPr>
                <w:rStyle w:val="Hyperlink"/>
                <w:noProof/>
              </w:rPr>
              <w:t>Survival</w:t>
            </w:r>
            <w:r w:rsidR="00FC049C">
              <w:rPr>
                <w:noProof/>
                <w:webHidden/>
              </w:rPr>
              <w:tab/>
            </w:r>
            <w:r w:rsidR="00FC049C">
              <w:rPr>
                <w:noProof/>
                <w:webHidden/>
              </w:rPr>
              <w:fldChar w:fldCharType="begin"/>
            </w:r>
            <w:r w:rsidR="00FC049C">
              <w:rPr>
                <w:noProof/>
                <w:webHidden/>
              </w:rPr>
              <w:instrText xml:space="preserve"> PAGEREF _Toc108616598 \h </w:instrText>
            </w:r>
            <w:r w:rsidR="00FC049C">
              <w:rPr>
                <w:noProof/>
                <w:webHidden/>
              </w:rPr>
            </w:r>
            <w:r w:rsidR="00FC049C">
              <w:rPr>
                <w:noProof/>
                <w:webHidden/>
              </w:rPr>
              <w:fldChar w:fldCharType="separate"/>
            </w:r>
            <w:r w:rsidR="00FC049C">
              <w:rPr>
                <w:noProof/>
                <w:webHidden/>
              </w:rPr>
              <w:t>18</w:t>
            </w:r>
            <w:r w:rsidR="00FC049C">
              <w:rPr>
                <w:noProof/>
                <w:webHidden/>
              </w:rPr>
              <w:fldChar w:fldCharType="end"/>
            </w:r>
          </w:hyperlink>
        </w:p>
        <w:p w14:paraId="234C1C35" w14:textId="5F9F5E73" w:rsidR="00FC049C" w:rsidRDefault="00000000">
          <w:pPr>
            <w:pStyle w:val="TOC2"/>
            <w:tabs>
              <w:tab w:val="right" w:leader="dot" w:pos="9016"/>
            </w:tabs>
            <w:rPr>
              <w:noProof/>
              <w:lang w:eastAsia="en-GB"/>
            </w:rPr>
          </w:pPr>
          <w:hyperlink w:anchor="_Toc108616599" w:history="1">
            <w:r w:rsidR="00FC049C" w:rsidRPr="00DE2DDF">
              <w:rPr>
                <w:rStyle w:val="Hyperlink"/>
                <w:noProof/>
              </w:rPr>
              <w:t>Mortality from other causes</w:t>
            </w:r>
            <w:r w:rsidR="00FC049C">
              <w:rPr>
                <w:noProof/>
                <w:webHidden/>
              </w:rPr>
              <w:tab/>
            </w:r>
            <w:r w:rsidR="00FC049C">
              <w:rPr>
                <w:noProof/>
                <w:webHidden/>
              </w:rPr>
              <w:fldChar w:fldCharType="begin"/>
            </w:r>
            <w:r w:rsidR="00FC049C">
              <w:rPr>
                <w:noProof/>
                <w:webHidden/>
              </w:rPr>
              <w:instrText xml:space="preserve"> PAGEREF _Toc108616599 \h </w:instrText>
            </w:r>
            <w:r w:rsidR="00FC049C">
              <w:rPr>
                <w:noProof/>
                <w:webHidden/>
              </w:rPr>
            </w:r>
            <w:r w:rsidR="00FC049C">
              <w:rPr>
                <w:noProof/>
                <w:webHidden/>
              </w:rPr>
              <w:fldChar w:fldCharType="separate"/>
            </w:r>
            <w:r w:rsidR="00FC049C">
              <w:rPr>
                <w:noProof/>
                <w:webHidden/>
              </w:rPr>
              <w:t>22</w:t>
            </w:r>
            <w:r w:rsidR="00FC049C">
              <w:rPr>
                <w:noProof/>
                <w:webHidden/>
              </w:rPr>
              <w:fldChar w:fldCharType="end"/>
            </w:r>
          </w:hyperlink>
        </w:p>
        <w:p w14:paraId="39E2DCA5" w14:textId="6730F661" w:rsidR="00FC049C" w:rsidRDefault="00000000">
          <w:pPr>
            <w:pStyle w:val="TOC1"/>
            <w:tabs>
              <w:tab w:val="right" w:leader="dot" w:pos="9016"/>
            </w:tabs>
            <w:rPr>
              <w:noProof/>
              <w:lang w:eastAsia="en-GB"/>
            </w:rPr>
          </w:pPr>
          <w:hyperlink w:anchor="_Toc108616600" w:history="1">
            <w:r w:rsidR="00FC049C" w:rsidRPr="00DE2DDF">
              <w:rPr>
                <w:rStyle w:val="Hyperlink"/>
                <w:noProof/>
              </w:rPr>
              <w:t>Screening</w:t>
            </w:r>
            <w:r w:rsidR="00FC049C">
              <w:rPr>
                <w:noProof/>
                <w:webHidden/>
              </w:rPr>
              <w:tab/>
            </w:r>
            <w:r w:rsidR="00FC049C">
              <w:rPr>
                <w:noProof/>
                <w:webHidden/>
              </w:rPr>
              <w:fldChar w:fldCharType="begin"/>
            </w:r>
            <w:r w:rsidR="00FC049C">
              <w:rPr>
                <w:noProof/>
                <w:webHidden/>
              </w:rPr>
              <w:instrText xml:space="preserve"> PAGEREF _Toc108616600 \h </w:instrText>
            </w:r>
            <w:r w:rsidR="00FC049C">
              <w:rPr>
                <w:noProof/>
                <w:webHidden/>
              </w:rPr>
            </w:r>
            <w:r w:rsidR="00FC049C">
              <w:rPr>
                <w:noProof/>
                <w:webHidden/>
              </w:rPr>
              <w:fldChar w:fldCharType="separate"/>
            </w:r>
            <w:r w:rsidR="00FC049C">
              <w:rPr>
                <w:noProof/>
                <w:webHidden/>
              </w:rPr>
              <w:t>25</w:t>
            </w:r>
            <w:r w:rsidR="00FC049C">
              <w:rPr>
                <w:noProof/>
                <w:webHidden/>
              </w:rPr>
              <w:fldChar w:fldCharType="end"/>
            </w:r>
          </w:hyperlink>
        </w:p>
        <w:p w14:paraId="4F37730B" w14:textId="501C3D94" w:rsidR="00FC049C" w:rsidRDefault="00000000">
          <w:pPr>
            <w:pStyle w:val="TOC3"/>
            <w:tabs>
              <w:tab w:val="right" w:leader="dot" w:pos="9016"/>
            </w:tabs>
            <w:rPr>
              <w:noProof/>
              <w:lang w:eastAsia="en-GB"/>
            </w:rPr>
          </w:pPr>
          <w:hyperlink w:anchor="_Toc108616601" w:history="1">
            <w:r w:rsidR="00FC049C" w:rsidRPr="00DE2DDF">
              <w:rPr>
                <w:rStyle w:val="Hyperlink"/>
                <w:noProof/>
              </w:rPr>
              <w:t>Screening Eligibility</w:t>
            </w:r>
            <w:r w:rsidR="00FC049C">
              <w:rPr>
                <w:noProof/>
                <w:webHidden/>
              </w:rPr>
              <w:tab/>
            </w:r>
            <w:r w:rsidR="00FC049C">
              <w:rPr>
                <w:noProof/>
                <w:webHidden/>
              </w:rPr>
              <w:fldChar w:fldCharType="begin"/>
            </w:r>
            <w:r w:rsidR="00FC049C">
              <w:rPr>
                <w:noProof/>
                <w:webHidden/>
              </w:rPr>
              <w:instrText xml:space="preserve"> PAGEREF _Toc108616601 \h </w:instrText>
            </w:r>
            <w:r w:rsidR="00FC049C">
              <w:rPr>
                <w:noProof/>
                <w:webHidden/>
              </w:rPr>
            </w:r>
            <w:r w:rsidR="00FC049C">
              <w:rPr>
                <w:noProof/>
                <w:webHidden/>
              </w:rPr>
              <w:fldChar w:fldCharType="separate"/>
            </w:r>
            <w:r w:rsidR="00FC049C">
              <w:rPr>
                <w:noProof/>
                <w:webHidden/>
              </w:rPr>
              <w:t>25</w:t>
            </w:r>
            <w:r w:rsidR="00FC049C">
              <w:rPr>
                <w:noProof/>
                <w:webHidden/>
              </w:rPr>
              <w:fldChar w:fldCharType="end"/>
            </w:r>
          </w:hyperlink>
        </w:p>
        <w:p w14:paraId="1D454351" w14:textId="3F67C872" w:rsidR="00FC049C" w:rsidRDefault="00000000">
          <w:pPr>
            <w:pStyle w:val="TOC3"/>
            <w:tabs>
              <w:tab w:val="right" w:leader="dot" w:pos="9016"/>
            </w:tabs>
            <w:rPr>
              <w:noProof/>
              <w:lang w:eastAsia="en-GB"/>
            </w:rPr>
          </w:pPr>
          <w:hyperlink w:anchor="_Toc108616602" w:history="1">
            <w:r w:rsidR="00FC049C" w:rsidRPr="00DE2DDF">
              <w:rPr>
                <w:rStyle w:val="Hyperlink"/>
                <w:noProof/>
              </w:rPr>
              <w:t>Screening Uptake</w:t>
            </w:r>
            <w:r w:rsidR="00FC049C">
              <w:rPr>
                <w:noProof/>
                <w:webHidden/>
              </w:rPr>
              <w:tab/>
            </w:r>
            <w:r w:rsidR="00FC049C">
              <w:rPr>
                <w:noProof/>
                <w:webHidden/>
              </w:rPr>
              <w:fldChar w:fldCharType="begin"/>
            </w:r>
            <w:r w:rsidR="00FC049C">
              <w:rPr>
                <w:noProof/>
                <w:webHidden/>
              </w:rPr>
              <w:instrText xml:space="preserve"> PAGEREF _Toc108616602 \h </w:instrText>
            </w:r>
            <w:r w:rsidR="00FC049C">
              <w:rPr>
                <w:noProof/>
                <w:webHidden/>
              </w:rPr>
            </w:r>
            <w:r w:rsidR="00FC049C">
              <w:rPr>
                <w:noProof/>
                <w:webHidden/>
              </w:rPr>
              <w:fldChar w:fldCharType="separate"/>
            </w:r>
            <w:r w:rsidR="00FC049C">
              <w:rPr>
                <w:noProof/>
                <w:webHidden/>
              </w:rPr>
              <w:t>26</w:t>
            </w:r>
            <w:r w:rsidR="00FC049C">
              <w:rPr>
                <w:noProof/>
                <w:webHidden/>
              </w:rPr>
              <w:fldChar w:fldCharType="end"/>
            </w:r>
          </w:hyperlink>
        </w:p>
        <w:p w14:paraId="0534377F" w14:textId="0E414CD5" w:rsidR="00FC049C" w:rsidRDefault="00000000">
          <w:pPr>
            <w:pStyle w:val="TOC3"/>
            <w:tabs>
              <w:tab w:val="right" w:leader="dot" w:pos="9016"/>
            </w:tabs>
            <w:rPr>
              <w:noProof/>
              <w:lang w:eastAsia="en-GB"/>
            </w:rPr>
          </w:pPr>
          <w:hyperlink w:anchor="_Toc108616603" w:history="1">
            <w:r w:rsidR="00FC049C" w:rsidRPr="00DE2DDF">
              <w:rPr>
                <w:rStyle w:val="Hyperlink"/>
                <w:noProof/>
              </w:rPr>
              <w:t>Sensitivity and False Positives</w:t>
            </w:r>
            <w:r w:rsidR="00FC049C">
              <w:rPr>
                <w:noProof/>
                <w:webHidden/>
              </w:rPr>
              <w:tab/>
            </w:r>
            <w:r w:rsidR="00FC049C">
              <w:rPr>
                <w:noProof/>
                <w:webHidden/>
              </w:rPr>
              <w:fldChar w:fldCharType="begin"/>
            </w:r>
            <w:r w:rsidR="00FC049C">
              <w:rPr>
                <w:noProof/>
                <w:webHidden/>
              </w:rPr>
              <w:instrText xml:space="preserve"> PAGEREF _Toc108616603 \h </w:instrText>
            </w:r>
            <w:r w:rsidR="00FC049C">
              <w:rPr>
                <w:noProof/>
                <w:webHidden/>
              </w:rPr>
            </w:r>
            <w:r w:rsidR="00FC049C">
              <w:rPr>
                <w:noProof/>
                <w:webHidden/>
              </w:rPr>
              <w:fldChar w:fldCharType="separate"/>
            </w:r>
            <w:r w:rsidR="00FC049C">
              <w:rPr>
                <w:noProof/>
                <w:webHidden/>
              </w:rPr>
              <w:t>28</w:t>
            </w:r>
            <w:r w:rsidR="00FC049C">
              <w:rPr>
                <w:noProof/>
                <w:webHidden/>
              </w:rPr>
              <w:fldChar w:fldCharType="end"/>
            </w:r>
          </w:hyperlink>
        </w:p>
        <w:p w14:paraId="3F41B809" w14:textId="0F255817" w:rsidR="00FC049C" w:rsidRDefault="00000000">
          <w:pPr>
            <w:pStyle w:val="TOC1"/>
            <w:tabs>
              <w:tab w:val="right" w:leader="dot" w:pos="9016"/>
            </w:tabs>
            <w:rPr>
              <w:noProof/>
              <w:lang w:eastAsia="en-GB"/>
            </w:rPr>
          </w:pPr>
          <w:hyperlink w:anchor="_Toc108616604" w:history="1">
            <w:r w:rsidR="00FC049C" w:rsidRPr="00DE2DDF">
              <w:rPr>
                <w:rStyle w:val="Hyperlink"/>
                <w:noProof/>
              </w:rPr>
              <w:t>Surveillance</w:t>
            </w:r>
            <w:r w:rsidR="00FC049C">
              <w:rPr>
                <w:noProof/>
                <w:webHidden/>
              </w:rPr>
              <w:tab/>
            </w:r>
            <w:r w:rsidR="00FC049C">
              <w:rPr>
                <w:noProof/>
                <w:webHidden/>
              </w:rPr>
              <w:fldChar w:fldCharType="begin"/>
            </w:r>
            <w:r w:rsidR="00FC049C">
              <w:rPr>
                <w:noProof/>
                <w:webHidden/>
              </w:rPr>
              <w:instrText xml:space="preserve"> PAGEREF _Toc108616604 \h </w:instrText>
            </w:r>
            <w:r w:rsidR="00FC049C">
              <w:rPr>
                <w:noProof/>
                <w:webHidden/>
              </w:rPr>
            </w:r>
            <w:r w:rsidR="00FC049C">
              <w:rPr>
                <w:noProof/>
                <w:webHidden/>
              </w:rPr>
              <w:fldChar w:fldCharType="separate"/>
            </w:r>
            <w:r w:rsidR="00FC049C">
              <w:rPr>
                <w:noProof/>
                <w:webHidden/>
              </w:rPr>
              <w:t>28</w:t>
            </w:r>
            <w:r w:rsidR="00FC049C">
              <w:rPr>
                <w:noProof/>
                <w:webHidden/>
              </w:rPr>
              <w:fldChar w:fldCharType="end"/>
            </w:r>
          </w:hyperlink>
        </w:p>
        <w:p w14:paraId="573E1440" w14:textId="44279DC9" w:rsidR="00FC049C" w:rsidRDefault="00000000">
          <w:pPr>
            <w:pStyle w:val="TOC1"/>
            <w:tabs>
              <w:tab w:val="right" w:leader="dot" w:pos="9016"/>
            </w:tabs>
            <w:rPr>
              <w:noProof/>
              <w:lang w:eastAsia="en-GB"/>
            </w:rPr>
          </w:pPr>
          <w:hyperlink w:anchor="_Toc108616605" w:history="1">
            <w:r w:rsidR="00FC049C" w:rsidRPr="00DE2DDF">
              <w:rPr>
                <w:rStyle w:val="Hyperlink"/>
                <w:noProof/>
              </w:rPr>
              <w:t>Utilities</w:t>
            </w:r>
            <w:r w:rsidR="00FC049C">
              <w:rPr>
                <w:noProof/>
                <w:webHidden/>
              </w:rPr>
              <w:tab/>
            </w:r>
            <w:r w:rsidR="00FC049C">
              <w:rPr>
                <w:noProof/>
                <w:webHidden/>
              </w:rPr>
              <w:fldChar w:fldCharType="begin"/>
            </w:r>
            <w:r w:rsidR="00FC049C">
              <w:rPr>
                <w:noProof/>
                <w:webHidden/>
              </w:rPr>
              <w:instrText xml:space="preserve"> PAGEREF _Toc108616605 \h </w:instrText>
            </w:r>
            <w:r w:rsidR="00FC049C">
              <w:rPr>
                <w:noProof/>
                <w:webHidden/>
              </w:rPr>
            </w:r>
            <w:r w:rsidR="00FC049C">
              <w:rPr>
                <w:noProof/>
                <w:webHidden/>
              </w:rPr>
              <w:fldChar w:fldCharType="separate"/>
            </w:r>
            <w:r w:rsidR="00FC049C">
              <w:rPr>
                <w:noProof/>
                <w:webHidden/>
              </w:rPr>
              <w:t>29</w:t>
            </w:r>
            <w:r w:rsidR="00FC049C">
              <w:rPr>
                <w:noProof/>
                <w:webHidden/>
              </w:rPr>
              <w:fldChar w:fldCharType="end"/>
            </w:r>
          </w:hyperlink>
        </w:p>
        <w:p w14:paraId="039BB312" w14:textId="2B64BD81" w:rsidR="00FC049C" w:rsidRDefault="00000000">
          <w:pPr>
            <w:pStyle w:val="TOC1"/>
            <w:tabs>
              <w:tab w:val="right" w:leader="dot" w:pos="9016"/>
            </w:tabs>
            <w:rPr>
              <w:noProof/>
              <w:lang w:eastAsia="en-GB"/>
            </w:rPr>
          </w:pPr>
          <w:hyperlink w:anchor="_Toc108616606" w:history="1">
            <w:r w:rsidR="00FC049C" w:rsidRPr="00DE2DDF">
              <w:rPr>
                <w:rStyle w:val="Hyperlink"/>
                <w:b/>
                <w:bCs/>
                <w:noProof/>
                <w:highlight w:val="red"/>
              </w:rPr>
              <w:t>DON’T LOOK FROM HERE</w:t>
            </w:r>
            <w:r w:rsidR="00FC049C">
              <w:rPr>
                <w:noProof/>
                <w:webHidden/>
              </w:rPr>
              <w:tab/>
            </w:r>
            <w:r w:rsidR="00FC049C">
              <w:rPr>
                <w:noProof/>
                <w:webHidden/>
              </w:rPr>
              <w:fldChar w:fldCharType="begin"/>
            </w:r>
            <w:r w:rsidR="00FC049C">
              <w:rPr>
                <w:noProof/>
                <w:webHidden/>
              </w:rPr>
              <w:instrText xml:space="preserve"> PAGEREF _Toc108616606 \h </w:instrText>
            </w:r>
            <w:r w:rsidR="00FC049C">
              <w:rPr>
                <w:noProof/>
                <w:webHidden/>
              </w:rPr>
            </w:r>
            <w:r w:rsidR="00FC049C">
              <w:rPr>
                <w:noProof/>
                <w:webHidden/>
              </w:rPr>
              <w:fldChar w:fldCharType="separate"/>
            </w:r>
            <w:r w:rsidR="00FC049C">
              <w:rPr>
                <w:noProof/>
                <w:webHidden/>
              </w:rPr>
              <w:t>30</w:t>
            </w:r>
            <w:r w:rsidR="00FC049C">
              <w:rPr>
                <w:noProof/>
                <w:webHidden/>
              </w:rPr>
              <w:fldChar w:fldCharType="end"/>
            </w:r>
          </w:hyperlink>
        </w:p>
        <w:p w14:paraId="07316886" w14:textId="44ABAAC9" w:rsidR="00FC049C" w:rsidRDefault="00000000">
          <w:pPr>
            <w:pStyle w:val="TOC1"/>
            <w:tabs>
              <w:tab w:val="right" w:leader="dot" w:pos="9016"/>
            </w:tabs>
            <w:rPr>
              <w:noProof/>
              <w:lang w:eastAsia="en-GB"/>
            </w:rPr>
          </w:pPr>
          <w:hyperlink w:anchor="_Toc108616607" w:history="1">
            <w:r w:rsidR="00FC049C" w:rsidRPr="00DE2DDF">
              <w:rPr>
                <w:rStyle w:val="Hyperlink"/>
                <w:noProof/>
              </w:rPr>
              <w:t>Resource use and costs</w:t>
            </w:r>
            <w:r w:rsidR="00FC049C">
              <w:rPr>
                <w:noProof/>
                <w:webHidden/>
              </w:rPr>
              <w:tab/>
            </w:r>
            <w:r w:rsidR="00FC049C">
              <w:rPr>
                <w:noProof/>
                <w:webHidden/>
              </w:rPr>
              <w:fldChar w:fldCharType="begin"/>
            </w:r>
            <w:r w:rsidR="00FC049C">
              <w:rPr>
                <w:noProof/>
                <w:webHidden/>
              </w:rPr>
              <w:instrText xml:space="preserve"> PAGEREF _Toc108616607 \h </w:instrText>
            </w:r>
            <w:r w:rsidR="00FC049C">
              <w:rPr>
                <w:noProof/>
                <w:webHidden/>
              </w:rPr>
            </w:r>
            <w:r w:rsidR="00FC049C">
              <w:rPr>
                <w:noProof/>
                <w:webHidden/>
              </w:rPr>
              <w:fldChar w:fldCharType="separate"/>
            </w:r>
            <w:r w:rsidR="00FC049C">
              <w:rPr>
                <w:noProof/>
                <w:webHidden/>
              </w:rPr>
              <w:t>30</w:t>
            </w:r>
            <w:r w:rsidR="00FC049C">
              <w:rPr>
                <w:noProof/>
                <w:webHidden/>
              </w:rPr>
              <w:fldChar w:fldCharType="end"/>
            </w:r>
          </w:hyperlink>
        </w:p>
        <w:p w14:paraId="0D838BE3" w14:textId="540C91A8" w:rsidR="00FC049C" w:rsidRDefault="00000000">
          <w:pPr>
            <w:pStyle w:val="TOC2"/>
            <w:tabs>
              <w:tab w:val="right" w:leader="dot" w:pos="9016"/>
            </w:tabs>
            <w:rPr>
              <w:noProof/>
              <w:lang w:eastAsia="en-GB"/>
            </w:rPr>
          </w:pPr>
          <w:hyperlink w:anchor="_Toc108616608" w:history="1">
            <w:r w:rsidR="00FC049C" w:rsidRPr="00DE2DDF">
              <w:rPr>
                <w:rStyle w:val="Hyperlink"/>
                <w:noProof/>
              </w:rPr>
              <w:t>Diagnostic costs</w:t>
            </w:r>
            <w:r w:rsidR="00FC049C">
              <w:rPr>
                <w:noProof/>
                <w:webHidden/>
              </w:rPr>
              <w:tab/>
            </w:r>
            <w:r w:rsidR="00FC049C">
              <w:rPr>
                <w:noProof/>
                <w:webHidden/>
              </w:rPr>
              <w:fldChar w:fldCharType="begin"/>
            </w:r>
            <w:r w:rsidR="00FC049C">
              <w:rPr>
                <w:noProof/>
                <w:webHidden/>
              </w:rPr>
              <w:instrText xml:space="preserve"> PAGEREF _Toc108616608 \h </w:instrText>
            </w:r>
            <w:r w:rsidR="00FC049C">
              <w:rPr>
                <w:noProof/>
                <w:webHidden/>
              </w:rPr>
            </w:r>
            <w:r w:rsidR="00FC049C">
              <w:rPr>
                <w:noProof/>
                <w:webHidden/>
              </w:rPr>
              <w:fldChar w:fldCharType="separate"/>
            </w:r>
            <w:r w:rsidR="00FC049C">
              <w:rPr>
                <w:noProof/>
                <w:webHidden/>
              </w:rPr>
              <w:t>30</w:t>
            </w:r>
            <w:r w:rsidR="00FC049C">
              <w:rPr>
                <w:noProof/>
                <w:webHidden/>
              </w:rPr>
              <w:fldChar w:fldCharType="end"/>
            </w:r>
          </w:hyperlink>
        </w:p>
        <w:p w14:paraId="0A9A4794" w14:textId="599A3D8E" w:rsidR="00FC049C" w:rsidRDefault="00000000">
          <w:pPr>
            <w:pStyle w:val="TOC2"/>
            <w:tabs>
              <w:tab w:val="right" w:leader="dot" w:pos="9016"/>
            </w:tabs>
            <w:rPr>
              <w:noProof/>
              <w:lang w:eastAsia="en-GB"/>
            </w:rPr>
          </w:pPr>
          <w:hyperlink w:anchor="_Toc108616609" w:history="1">
            <w:r w:rsidR="00FC049C" w:rsidRPr="00DE2DDF">
              <w:rPr>
                <w:rStyle w:val="Hyperlink"/>
                <w:noProof/>
                <w:highlight w:val="black"/>
              </w:rPr>
              <w:t>BC Treatment Costs</w:t>
            </w:r>
            <w:r w:rsidR="00FC049C">
              <w:rPr>
                <w:noProof/>
                <w:webHidden/>
              </w:rPr>
              <w:tab/>
            </w:r>
            <w:r w:rsidR="00FC049C">
              <w:rPr>
                <w:noProof/>
                <w:webHidden/>
              </w:rPr>
              <w:fldChar w:fldCharType="begin"/>
            </w:r>
            <w:r w:rsidR="00FC049C">
              <w:rPr>
                <w:noProof/>
                <w:webHidden/>
              </w:rPr>
              <w:instrText xml:space="preserve"> PAGEREF _Toc108616609 \h </w:instrText>
            </w:r>
            <w:r w:rsidR="00FC049C">
              <w:rPr>
                <w:noProof/>
                <w:webHidden/>
              </w:rPr>
            </w:r>
            <w:r w:rsidR="00FC049C">
              <w:rPr>
                <w:noProof/>
                <w:webHidden/>
              </w:rPr>
              <w:fldChar w:fldCharType="separate"/>
            </w:r>
            <w:r w:rsidR="00FC049C">
              <w:rPr>
                <w:noProof/>
                <w:webHidden/>
              </w:rPr>
              <w:t>31</w:t>
            </w:r>
            <w:r w:rsidR="00FC049C">
              <w:rPr>
                <w:noProof/>
                <w:webHidden/>
              </w:rPr>
              <w:fldChar w:fldCharType="end"/>
            </w:r>
          </w:hyperlink>
        </w:p>
        <w:p w14:paraId="5BB8B083" w14:textId="1B69C18D" w:rsidR="00FC049C" w:rsidRDefault="00000000">
          <w:pPr>
            <w:pStyle w:val="TOC2"/>
            <w:tabs>
              <w:tab w:val="right" w:leader="dot" w:pos="9016"/>
            </w:tabs>
            <w:rPr>
              <w:noProof/>
              <w:lang w:eastAsia="en-GB"/>
            </w:rPr>
          </w:pPr>
          <w:hyperlink w:anchor="_Toc108616610" w:history="1">
            <w:r w:rsidR="00FC049C" w:rsidRPr="00DE2DDF">
              <w:rPr>
                <w:rStyle w:val="Hyperlink"/>
                <w:noProof/>
                <w:highlight w:val="black"/>
              </w:rPr>
              <w:t>Screening and Further Investigation Costs</w:t>
            </w:r>
            <w:r w:rsidR="00FC049C">
              <w:rPr>
                <w:noProof/>
                <w:webHidden/>
              </w:rPr>
              <w:tab/>
            </w:r>
            <w:r w:rsidR="00FC049C">
              <w:rPr>
                <w:noProof/>
                <w:webHidden/>
              </w:rPr>
              <w:fldChar w:fldCharType="begin"/>
            </w:r>
            <w:r w:rsidR="00FC049C">
              <w:rPr>
                <w:noProof/>
                <w:webHidden/>
              </w:rPr>
              <w:instrText xml:space="preserve"> PAGEREF _Toc108616610 \h </w:instrText>
            </w:r>
            <w:r w:rsidR="00FC049C">
              <w:rPr>
                <w:noProof/>
                <w:webHidden/>
              </w:rPr>
            </w:r>
            <w:r w:rsidR="00FC049C">
              <w:rPr>
                <w:noProof/>
                <w:webHidden/>
              </w:rPr>
              <w:fldChar w:fldCharType="separate"/>
            </w:r>
            <w:r w:rsidR="00FC049C">
              <w:rPr>
                <w:noProof/>
                <w:webHidden/>
              </w:rPr>
              <w:t>33</w:t>
            </w:r>
            <w:r w:rsidR="00FC049C">
              <w:rPr>
                <w:noProof/>
                <w:webHidden/>
              </w:rPr>
              <w:fldChar w:fldCharType="end"/>
            </w:r>
          </w:hyperlink>
        </w:p>
        <w:p w14:paraId="575870D3" w14:textId="17F2491D" w:rsidR="00FC049C" w:rsidRDefault="00000000">
          <w:pPr>
            <w:pStyle w:val="TOC1"/>
            <w:tabs>
              <w:tab w:val="right" w:leader="dot" w:pos="9016"/>
            </w:tabs>
            <w:rPr>
              <w:noProof/>
              <w:lang w:eastAsia="en-GB"/>
            </w:rPr>
          </w:pPr>
          <w:hyperlink w:anchor="_Toc108616611" w:history="1">
            <w:r w:rsidR="00FC049C" w:rsidRPr="00DE2DDF">
              <w:rPr>
                <w:rStyle w:val="Hyperlink"/>
                <w:noProof/>
              </w:rPr>
              <w:t>Appendix A: Parameter Table</w:t>
            </w:r>
            <w:r w:rsidR="00FC049C">
              <w:rPr>
                <w:noProof/>
                <w:webHidden/>
              </w:rPr>
              <w:tab/>
            </w:r>
            <w:r w:rsidR="00FC049C">
              <w:rPr>
                <w:noProof/>
                <w:webHidden/>
              </w:rPr>
              <w:fldChar w:fldCharType="begin"/>
            </w:r>
            <w:r w:rsidR="00FC049C">
              <w:rPr>
                <w:noProof/>
                <w:webHidden/>
              </w:rPr>
              <w:instrText xml:space="preserve"> PAGEREF _Toc108616611 \h </w:instrText>
            </w:r>
            <w:r w:rsidR="00FC049C">
              <w:rPr>
                <w:noProof/>
                <w:webHidden/>
              </w:rPr>
            </w:r>
            <w:r w:rsidR="00FC049C">
              <w:rPr>
                <w:noProof/>
                <w:webHidden/>
              </w:rPr>
              <w:fldChar w:fldCharType="separate"/>
            </w:r>
            <w:r w:rsidR="00FC049C">
              <w:rPr>
                <w:noProof/>
                <w:webHidden/>
              </w:rPr>
              <w:t>35</w:t>
            </w:r>
            <w:r w:rsidR="00FC049C">
              <w:rPr>
                <w:noProof/>
                <w:webHidden/>
              </w:rPr>
              <w:fldChar w:fldCharType="end"/>
            </w:r>
          </w:hyperlink>
        </w:p>
        <w:p w14:paraId="55E07A38" w14:textId="44EBA8FD" w:rsidR="00FC049C" w:rsidRDefault="00FC049C">
          <w:r>
            <w:rPr>
              <w:b/>
              <w:bCs/>
              <w:noProof/>
            </w:rPr>
            <w:fldChar w:fldCharType="end"/>
          </w:r>
        </w:p>
      </w:sdtContent>
    </w:sdt>
    <w:p w14:paraId="019FCA58" w14:textId="77777777" w:rsidR="00B770D2" w:rsidRDefault="00B770D2">
      <w:pPr>
        <w:rPr>
          <w:rFonts w:asciiTheme="majorHAnsi" w:eastAsiaTheme="majorEastAsia" w:hAnsiTheme="majorHAnsi" w:cstheme="majorBidi"/>
          <w:sz w:val="32"/>
          <w:szCs w:val="32"/>
        </w:rPr>
      </w:pPr>
      <w:r>
        <w:br w:type="page"/>
      </w:r>
    </w:p>
    <w:p w14:paraId="6A22328F" w14:textId="77777777" w:rsidR="00A64379" w:rsidRDefault="00924E48" w:rsidP="00924E48">
      <w:pPr>
        <w:pStyle w:val="Heading1"/>
      </w:pPr>
      <w:bookmarkStart w:id="0" w:name="_Toc108616582"/>
      <w:r>
        <w:lastRenderedPageBreak/>
        <w:t>Model Structure</w:t>
      </w:r>
      <w:bookmarkEnd w:id="0"/>
    </w:p>
    <w:p w14:paraId="3CFA98AD" w14:textId="0028E782" w:rsidR="00101E9C" w:rsidRDefault="00006FF7" w:rsidP="008007B4">
      <w:r>
        <w:t xml:space="preserve">Microsimulation Model in Cancer </w:t>
      </w:r>
      <w:r w:rsidR="00221B96">
        <w:t xml:space="preserve">of the </w:t>
      </w:r>
      <w:r w:rsidR="006858A1">
        <w:t>Bladder</w:t>
      </w:r>
      <w:r>
        <w:t xml:space="preserve"> (</w:t>
      </w:r>
      <w:proofErr w:type="spellStart"/>
      <w:r>
        <w:t>MiMiC</w:t>
      </w:r>
      <w:proofErr w:type="spellEnd"/>
      <w:r>
        <w:t>-B</w:t>
      </w:r>
      <w:r w:rsidR="006858A1">
        <w:t>ladder</w:t>
      </w:r>
      <w:r>
        <w:t>) is an individual patient simulation model buil</w:t>
      </w:r>
      <w:r w:rsidR="00D205A9">
        <w:t xml:space="preserve">t in the R programming language, </w:t>
      </w:r>
      <w:r w:rsidR="008007B4">
        <w:t>which</w:t>
      </w:r>
      <w:r w:rsidR="00D205A9">
        <w:t xml:space="preserve"> has been designed to enable comparison of the</w:t>
      </w:r>
      <w:r w:rsidR="00B2013B">
        <w:t xml:space="preserve"> effectiveness,</w:t>
      </w:r>
      <w:r w:rsidR="00D205A9">
        <w:t xml:space="preserve"> </w:t>
      </w:r>
      <w:proofErr w:type="gramStart"/>
      <w:r w:rsidR="00D205A9">
        <w:t>cost-effectiveness</w:t>
      </w:r>
      <w:proofErr w:type="gramEnd"/>
      <w:r w:rsidR="00D205A9">
        <w:t xml:space="preserve"> and resource use of screening strategies</w:t>
      </w:r>
      <w:r w:rsidR="00296C47">
        <w:t xml:space="preserve"> for</w:t>
      </w:r>
      <w:r w:rsidR="006858A1">
        <w:t xml:space="preserve"> bladder cancer (BC) among different population groups</w:t>
      </w:r>
      <w:r w:rsidR="0094658B">
        <w:t>.</w:t>
      </w:r>
      <w:r w:rsidR="00661C30">
        <w:t xml:space="preserve"> The model simulates the life course of patients</w:t>
      </w:r>
      <w:r w:rsidR="006858A1">
        <w:t>, and can</w:t>
      </w:r>
      <w:r w:rsidR="00E659E4">
        <w:t xml:space="preserve"> represent</w:t>
      </w:r>
      <w:r w:rsidR="006858A1">
        <w:t xml:space="preserve"> different populations, including</w:t>
      </w:r>
      <w:r w:rsidR="00E659E4">
        <w:t xml:space="preserve"> the population of England</w:t>
      </w:r>
      <w:r w:rsidR="006858A1">
        <w:t xml:space="preserve"> and the population of Yorkshire. Each person in the model has </w:t>
      </w:r>
      <w:r w:rsidR="00661C30">
        <w:t>a set of individual characteristics which determi</w:t>
      </w:r>
      <w:r w:rsidR="00C91119">
        <w:t>ne</w:t>
      </w:r>
      <w:r w:rsidR="00531D77">
        <w:t>s</w:t>
      </w:r>
      <w:r w:rsidR="00661C30">
        <w:t xml:space="preserve"> their cancer risk and response to screening</w:t>
      </w:r>
      <w:r w:rsidR="00E659E4">
        <w:t xml:space="preserve"> and surveillance</w:t>
      </w:r>
      <w:r w:rsidR="00661C30">
        <w:t>.</w:t>
      </w:r>
      <w:r w:rsidR="00DD524A">
        <w:t xml:space="preserve"> </w:t>
      </w:r>
      <w:r w:rsidR="00E8464F">
        <w:t xml:space="preserve">The model </w:t>
      </w:r>
      <w:r w:rsidR="00A0311D">
        <w:t>has</w:t>
      </w:r>
      <w:r w:rsidR="00E8464F">
        <w:t xml:space="preserve"> a lifetime horizon and takes a</w:t>
      </w:r>
      <w:r w:rsidR="000166B4">
        <w:t>y</w:t>
      </w:r>
      <w:r w:rsidR="00E8464F">
        <w:t xml:space="preserve"> NHS perspective.</w:t>
      </w:r>
      <w:ins w:id="1" w:author="Olena Mandrik" w:date="2023-04-21T15:00:00Z">
        <w:r w:rsidR="0072710A">
          <w:t xml:space="preserve"> The model was built to </w:t>
        </w:r>
      </w:ins>
      <w:ins w:id="2" w:author="Olena Mandrik" w:date="2023-04-21T15:01:00Z">
        <w:r w:rsidR="0072710A">
          <w:t xml:space="preserve">inform the design of the YORKSURE trial </w:t>
        </w:r>
      </w:ins>
      <w:ins w:id="3" w:author="Olena Mandrik" w:date="2023-04-21T15:02:00Z">
        <w:r w:rsidR="0072710A">
          <w:t>that aims to</w:t>
        </w:r>
        <w:r w:rsidR="0072710A" w:rsidRPr="0072710A">
          <w:t xml:space="preserve"> assess the feasibility of urinary dipstick self-testing as an early detection method for BC in three populations.</w:t>
        </w:r>
      </w:ins>
    </w:p>
    <w:p w14:paraId="060D97C4" w14:textId="18B2EF16" w:rsidR="00500D43" w:rsidRDefault="00D600FF" w:rsidP="00034F7D">
      <w:r>
        <w:t>Underpinning the model is a natural history</w:t>
      </w:r>
      <w:r w:rsidR="00890A0F">
        <w:t xml:space="preserve"> disease (NHD)</w:t>
      </w:r>
      <w:r>
        <w:t xml:space="preserve"> module</w:t>
      </w:r>
      <w:r w:rsidR="000639C2">
        <w:t>.</w:t>
      </w:r>
      <w:r w:rsidR="00890A0F">
        <w:t xml:space="preserve"> Within </w:t>
      </w:r>
      <w:r w:rsidR="000E3B01">
        <w:t>the</w:t>
      </w:r>
      <w:r w:rsidR="00890A0F">
        <w:t xml:space="preserve"> NHD component, each patient may develop </w:t>
      </w:r>
      <w:r w:rsidR="00074725">
        <w:t xml:space="preserve">low-risk </w:t>
      </w:r>
      <w:r w:rsidR="000E3B01">
        <w:t>non-muscle-invasive bladder c</w:t>
      </w:r>
      <w:r w:rsidR="000E3B01" w:rsidRPr="000E3B01">
        <w:t>ancer</w:t>
      </w:r>
      <w:r w:rsidR="000E3B01">
        <w:t xml:space="preserve"> (</w:t>
      </w:r>
      <w:r w:rsidR="00074725">
        <w:t>NMI</w:t>
      </w:r>
      <w:r w:rsidR="005A6221">
        <w:t>BC</w:t>
      </w:r>
      <w:r w:rsidR="000E3B01">
        <w:t>)</w:t>
      </w:r>
      <w:r w:rsidR="00890A0F">
        <w:t xml:space="preserve"> </w:t>
      </w:r>
      <w:r w:rsidR="00074725">
        <w:t xml:space="preserve">and BC that has a potential to progress to </w:t>
      </w:r>
      <w:r w:rsidR="00B873A2">
        <w:t>muscle-</w:t>
      </w:r>
      <w:r w:rsidR="00074725">
        <w:t>invasive</w:t>
      </w:r>
      <w:r w:rsidR="00B873A2">
        <w:t xml:space="preserve"> bladder cancer (MIBC)</w:t>
      </w:r>
      <w:r w:rsidR="00074725">
        <w:t xml:space="preserve"> </w:t>
      </w:r>
      <w:r w:rsidR="00890A0F">
        <w:t xml:space="preserve">with a probability of cancer onset dependent on age, </w:t>
      </w:r>
      <w:r w:rsidR="00904718">
        <w:t xml:space="preserve">sex, </w:t>
      </w:r>
      <w:r w:rsidR="00890A0F">
        <w:t>smoking status</w:t>
      </w:r>
      <w:r w:rsidR="00D47F15">
        <w:t xml:space="preserve"> (past and current smoker)</w:t>
      </w:r>
      <w:r w:rsidR="00890A0F">
        <w:t xml:space="preserve">, and occupational exposure. </w:t>
      </w:r>
      <w:r w:rsidR="00904718">
        <w:t>While there is some evidence that</w:t>
      </w:r>
      <w:r w:rsidR="00D47F15">
        <w:t xml:space="preserve"> higher incidence of BC among males is likely to be attributable to the risk factors</w:t>
      </w:r>
      <w:r w:rsidR="00606D31">
        <w:fldChar w:fldCharType="begin">
          <w:fldData xml:space="preserve">PEVuZE5vdGU+PENpdGU+PEF1dGhvcj5DdW1iZXJiYXRjaDwvQXV0aG9yPjxZZWFyPjIwMTg8L1ll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</w:fldData>
        </w:fldChar>
      </w:r>
      <w:r w:rsidR="00937DCD">
        <w:instrText xml:space="preserve"> ADDIN EN.CITE </w:instrText>
      </w:r>
      <w:r w:rsidR="00937DCD">
        <w:fldChar w:fldCharType="begin">
          <w:fldData xml:space="preserve">PEVuZE5vdGU+PENpdGU+PEF1dGhvcj5DdW1iZXJiYXRjaDwvQXV0aG9yPjxZZWFyPjIwMTg8L1ll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</w:fldData>
        </w:fldChar>
      </w:r>
      <w:r w:rsidR="00937DCD">
        <w:instrText xml:space="preserve"> ADDIN EN.CITE.DATA </w:instrText>
      </w:r>
      <w:r w:rsidR="00937DCD">
        <w:fldChar w:fldCharType="end"/>
      </w:r>
      <w:r w:rsidR="00606D31">
        <w:fldChar w:fldCharType="separate"/>
      </w:r>
      <w:r w:rsidR="00606D31" w:rsidRPr="00606D31">
        <w:rPr>
          <w:noProof/>
          <w:vertAlign w:val="superscript"/>
        </w:rPr>
        <w:t>1</w:t>
      </w:r>
      <w:r w:rsidR="00606D31">
        <w:fldChar w:fldCharType="end"/>
      </w:r>
      <w:r w:rsidR="00D47F15">
        <w:t xml:space="preserve">, </w:t>
      </w:r>
      <w:r w:rsidR="00904718">
        <w:t xml:space="preserve">this correlation is not well-explored and so BC onset will be still considered to be </w:t>
      </w:r>
      <w:r w:rsidR="00D47F15">
        <w:t xml:space="preserve">dependent </w:t>
      </w:r>
      <w:r w:rsidR="00904718">
        <w:t>on sex</w:t>
      </w:r>
      <w:r w:rsidR="00D47F15">
        <w:t>.</w:t>
      </w:r>
      <w:r w:rsidR="00890A0F">
        <w:t xml:space="preserve"> </w:t>
      </w:r>
      <w:r w:rsidR="003C0165" w:rsidRPr="00C456BC">
        <w:t xml:space="preserve">There are different classification systems for BC diagnosis. </w:t>
      </w:r>
      <w:r w:rsidR="00C456BC" w:rsidRPr="00C456BC">
        <w:t>The model will use classification of low-risk and high-risk BC; for high-risk BC, Stages 1 to 4</w:t>
      </w:r>
      <w:ins w:id="4" w:author="Olena Mandrik" w:date="2023-04-21T15:03:00Z">
        <w:r w:rsidR="0072710A">
          <w:t xml:space="preserve"> (with the Stage 4 </w:t>
        </w:r>
      </w:ins>
      <w:ins w:id="5" w:author="Olena Mandrik" w:date="2023-04-21T15:04:00Z">
        <w:r w:rsidR="0072710A">
          <w:t>commonly classified</w:t>
        </w:r>
      </w:ins>
      <w:ins w:id="6" w:author="Olena Mandrik" w:date="2023-04-21T15:03:00Z">
        <w:r w:rsidR="0072710A">
          <w:t xml:space="preserve"> as MIBC and stages 1-3 as NMIBC)</w:t>
        </w:r>
      </w:ins>
      <w:r w:rsidR="00C456BC">
        <w:t>,</w:t>
      </w:r>
      <w:r w:rsidR="00C456BC" w:rsidRPr="00C456BC">
        <w:t xml:space="preserve"> </w:t>
      </w:r>
      <w:proofErr w:type="gramStart"/>
      <w:r w:rsidR="00C456BC" w:rsidRPr="00C456BC">
        <w:t>similar to</w:t>
      </w:r>
      <w:proofErr w:type="gramEnd"/>
      <w:r w:rsidR="00C456BC" w:rsidRPr="00C456BC">
        <w:t xml:space="preserve"> </w:t>
      </w:r>
      <w:r w:rsidR="000166B4">
        <w:t>the Office for National Statistics UK and CRUK</w:t>
      </w:r>
      <w:r w:rsidR="00C456BC" w:rsidRPr="00C456BC">
        <w:t xml:space="preserve">. </w:t>
      </w:r>
    </w:p>
    <w:p w14:paraId="75D009F9" w14:textId="08C6BC4F" w:rsidR="0081329B" w:rsidRDefault="000166B4" w:rsidP="001D209B">
      <w:r>
        <w:t xml:space="preserve">The model assumes that only cancer onset and not the disease progression is dependent on the risk factors.  </w:t>
      </w:r>
      <w:r w:rsidR="003C0165">
        <w:t>In the model, f</w:t>
      </w:r>
      <w:r w:rsidR="00074725">
        <w:t xml:space="preserve">or people who had </w:t>
      </w:r>
      <w:r w:rsidR="00C95852">
        <w:t xml:space="preserve">an </w:t>
      </w:r>
      <w:r w:rsidR="00074725">
        <w:t xml:space="preserve">onset of </w:t>
      </w:r>
      <w:r w:rsidR="00074725" w:rsidRPr="00074725">
        <w:t>low</w:t>
      </w:r>
      <w:r w:rsidR="003F7CF1">
        <w:t>-risk BC</w:t>
      </w:r>
      <w:r w:rsidR="00074725" w:rsidRPr="00074725">
        <w:t>,</w:t>
      </w:r>
      <w:r w:rsidR="003F7CF1">
        <w:t xml:space="preserve"> the probability of being diagnosed symptomatically will be </w:t>
      </w:r>
      <w:r>
        <w:t>time-independent, assuming mainly the casual or chance findings</w:t>
      </w:r>
      <w:r w:rsidR="00C95852">
        <w:t xml:space="preserve">.  </w:t>
      </w:r>
      <w:r w:rsidR="00D879A9" w:rsidRPr="00074725">
        <w:t xml:space="preserve">For </w:t>
      </w:r>
      <w:r w:rsidR="00C95852">
        <w:t>people</w:t>
      </w:r>
      <w:r w:rsidR="00D879A9" w:rsidRPr="00074725">
        <w:t xml:space="preserve"> who had a</w:t>
      </w:r>
      <w:r w:rsidR="00074725" w:rsidRPr="00074725">
        <w:t>n</w:t>
      </w:r>
      <w:r w:rsidR="00D879A9" w:rsidRPr="00074725">
        <w:t xml:space="preserve"> onset</w:t>
      </w:r>
      <w:r w:rsidR="00074725" w:rsidRPr="00074725">
        <w:t xml:space="preserve"> of </w:t>
      </w:r>
      <w:r>
        <w:t>high-risk</w:t>
      </w:r>
      <w:r w:rsidR="00074725" w:rsidRPr="00074725">
        <w:t xml:space="preserve"> cancer</w:t>
      </w:r>
      <w:r>
        <w:t>s</w:t>
      </w:r>
      <w:r w:rsidR="00880121">
        <w:t xml:space="preserve"> </w:t>
      </w:r>
      <w:r>
        <w:t>stage 1 to stage 4</w:t>
      </w:r>
      <w:r w:rsidR="00D879A9" w:rsidRPr="00074725">
        <w:t xml:space="preserve">, </w:t>
      </w:r>
      <w:r w:rsidR="00913DBB" w:rsidRPr="00074725">
        <w:t xml:space="preserve">a disease-progression state </w:t>
      </w:r>
      <w:r w:rsidR="00C95852">
        <w:t xml:space="preserve">will be assigned as a function of the time since cancer onset.  </w:t>
      </w:r>
      <w:r w:rsidR="00980D39">
        <w:t xml:space="preserve"> </w:t>
      </w:r>
      <w:r w:rsidR="00C95852">
        <w:t>The probability to become</w:t>
      </w:r>
      <w:r w:rsidR="00980D39">
        <w:t xml:space="preserve"> an incident </w:t>
      </w:r>
      <w:r w:rsidR="00C95852">
        <w:t>case</w:t>
      </w:r>
      <w:r w:rsidR="00980D39">
        <w:t xml:space="preserve"> (</w:t>
      </w:r>
      <w:proofErr w:type="gramStart"/>
      <w:r w:rsidR="00980D39">
        <w:t>i.e.</w:t>
      </w:r>
      <w:proofErr w:type="gramEnd"/>
      <w:r w:rsidR="00980D39">
        <w:t xml:space="preserve"> </w:t>
      </w:r>
      <w:r w:rsidR="00C95852">
        <w:t>diagnosed</w:t>
      </w:r>
      <w:r w:rsidR="00980D39">
        <w:t>)</w:t>
      </w:r>
      <w:r w:rsidR="00C95852">
        <w:t xml:space="preserve"> is also a function from the time of BC onset</w:t>
      </w:r>
      <w:r>
        <w:t xml:space="preserve"> (see the Natural History Disease section)</w:t>
      </w:r>
      <w:r w:rsidRPr="00074725">
        <w:t>.</w:t>
      </w:r>
      <w:r>
        <w:t xml:space="preserve"> </w:t>
      </w:r>
      <w:r w:rsidR="00C827EB">
        <w:t xml:space="preserve"> It is assumed that patient</w:t>
      </w:r>
      <w:r w:rsidR="005008DA">
        <w:t>s</w:t>
      </w:r>
      <w:r w:rsidR="00C827EB">
        <w:t xml:space="preserve"> who </w:t>
      </w:r>
      <w:r w:rsidR="005008DA">
        <w:t>become</w:t>
      </w:r>
      <w:r w:rsidR="00C827EB">
        <w:t xml:space="preserve"> </w:t>
      </w:r>
      <w:r w:rsidR="00C95852">
        <w:t>symptomatically diagnosed</w:t>
      </w:r>
      <w:r w:rsidR="00C827EB">
        <w:t xml:space="preserve"> will follow the treatment </w:t>
      </w:r>
      <w:r w:rsidR="00E9118D">
        <w:t>pathway which includes treatment costs, utility reductions and reduced survival compared to the general population.</w:t>
      </w:r>
      <w:r w:rsidR="00C95852">
        <w:t xml:space="preserve"> </w:t>
      </w:r>
    </w:p>
    <w:p w14:paraId="406A29A4" w14:textId="4B32D679" w:rsidR="000166B4" w:rsidRDefault="000166B4">
      <w:pPr>
        <w:spacing w:line="259" w:lineRule="auto"/>
      </w:pPr>
      <w:r>
        <w:br w:type="page"/>
      </w:r>
    </w:p>
    <w:p w14:paraId="785ACD80" w14:textId="77777777" w:rsidR="00961112" w:rsidRPr="002417A5" w:rsidRDefault="00961112" w:rsidP="001D209B"/>
    <w:p w14:paraId="6761E27A" w14:textId="3C9376BB" w:rsidR="00961112" w:rsidRDefault="002417A5" w:rsidP="001D209B">
      <w:r>
        <w:rPr>
          <w:noProof/>
        </w:rPr>
        <mc:AlternateContent>
          <mc:Choice Requires="wpg">
            <w:drawing>
              <wp:anchor distT="0" distB="0" distL="114300" distR="114300" simplePos="0" relativeHeight="251729920" behindDoc="0" locked="0" layoutInCell="1" allowOverlap="1" wp14:anchorId="40604565" wp14:editId="74D61673">
                <wp:simplePos x="0" y="0"/>
                <wp:positionH relativeFrom="column">
                  <wp:posOffset>57150</wp:posOffset>
                </wp:positionH>
                <wp:positionV relativeFrom="paragraph">
                  <wp:posOffset>360680</wp:posOffset>
                </wp:positionV>
                <wp:extent cx="1669415" cy="1398270"/>
                <wp:effectExtent l="0" t="0" r="26035" b="11430"/>
                <wp:wrapNone/>
                <wp:docPr id="44" name="Group 44"/>
                <wp:cNvGraphicFramePr/>
                <a:graphic xmlns:a="http://schemas.openxmlformats.org/drawingml/2006/main">
                  <a:graphicData uri="http://schemas.microsoft.com/office/word/2010/wordprocessingGroup">
                    <wpg:wgp>
                      <wpg:cNvGrpSpPr/>
                      <wpg:grpSpPr>
                        <a:xfrm>
                          <a:off x="0" y="0"/>
                          <a:ext cx="1669415" cy="1398270"/>
                          <a:chOff x="0" y="0"/>
                          <a:chExt cx="1669774" cy="1398895"/>
                        </a:xfrm>
                      </wpg:grpSpPr>
                      <wps:wsp>
                        <wps:cNvPr id="32" name="Rectangle 32"/>
                        <wps:cNvSpPr/>
                        <wps:spPr>
                          <a:xfrm>
                            <a:off x="254395" y="954111"/>
                            <a:ext cx="1126411" cy="444784"/>
                          </a:xfrm>
                          <a:prstGeom prst="rect">
                            <a:avLst/>
                          </a:prstGeom>
                        </wps:spPr>
                        <wps:style>
                          <a:lnRef idx="2">
                            <a:schemeClr val="dk1"/>
                          </a:lnRef>
                          <a:fillRef idx="1">
                            <a:schemeClr val="lt1"/>
                          </a:fillRef>
                          <a:effectRef idx="0">
                            <a:schemeClr val="dk1"/>
                          </a:effectRef>
                          <a:fontRef idx="minor">
                            <a:schemeClr val="dk1"/>
                          </a:fontRef>
                        </wps:style>
                        <wps:txbx>
                          <w:txbxContent>
                            <w:p w14:paraId="21890730" w14:textId="26D4CEFC" w:rsidR="00F3207B" w:rsidRDefault="00F3207B" w:rsidP="007B3BF9">
                              <w:pPr>
                                <w:spacing w:line="240" w:lineRule="auto"/>
                                <w:jc w:val="center"/>
                              </w:pPr>
                              <w:r>
                                <w:t xml:space="preserve">Onset high </w:t>
                              </w:r>
                              <w:r w:rsidR="00C0623A">
                                <w:t>risk</w:t>
                              </w:r>
                              <w:r>
                                <w:t xml:space="preserve"> tumours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556592" cy="299676"/>
                          </a:xfrm>
                          <a:prstGeom prst="rect">
                            <a:avLst/>
                          </a:prstGeom>
                        </wps:spPr>
                        <wps:style>
                          <a:lnRef idx="2">
                            <a:schemeClr val="dk1"/>
                          </a:lnRef>
                          <a:fillRef idx="1">
                            <a:schemeClr val="lt1"/>
                          </a:fillRef>
                          <a:effectRef idx="0">
                            <a:schemeClr val="dk1"/>
                          </a:effectRef>
                          <a:fontRef idx="minor">
                            <a:schemeClr val="dk1"/>
                          </a:fontRef>
                        </wps:style>
                        <wps:txbx>
                          <w:txbxContent>
                            <w:p w14:paraId="08D151CB" w14:textId="1130DF76" w:rsidR="00F3207B" w:rsidRDefault="00F3207B" w:rsidP="00113D0B">
                              <w:pPr>
                                <w:jc w:val="center"/>
                              </w:pPr>
                              <w:r>
                                <w:t>Age onset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294198"/>
                            <a:ext cx="556592" cy="299676"/>
                          </a:xfrm>
                          <a:prstGeom prst="rect">
                            <a:avLst/>
                          </a:prstGeom>
                        </wps:spPr>
                        <wps:style>
                          <a:lnRef idx="2">
                            <a:schemeClr val="dk1"/>
                          </a:lnRef>
                          <a:fillRef idx="1">
                            <a:schemeClr val="lt1"/>
                          </a:fillRef>
                          <a:effectRef idx="0">
                            <a:schemeClr val="dk1"/>
                          </a:effectRef>
                          <a:fontRef idx="minor">
                            <a:schemeClr val="dk1"/>
                          </a:fontRef>
                        </wps:style>
                        <wps:txbx>
                          <w:txbxContent>
                            <w:p w14:paraId="3F68839F" w14:textId="0596F619" w:rsidR="00F3207B" w:rsidRDefault="00F3207B" w:rsidP="00113D0B">
                              <w:pPr>
                                <w:jc w:val="center"/>
                              </w:pPr>
                              <w:r>
                                <w:t>Sex onset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556592" y="0"/>
                            <a:ext cx="1113182" cy="299085"/>
                          </a:xfrm>
                          <a:prstGeom prst="rect">
                            <a:avLst/>
                          </a:prstGeom>
                        </wps:spPr>
                        <wps:style>
                          <a:lnRef idx="2">
                            <a:schemeClr val="dk1"/>
                          </a:lnRef>
                          <a:fillRef idx="1">
                            <a:schemeClr val="lt1"/>
                          </a:fillRef>
                          <a:effectRef idx="0">
                            <a:schemeClr val="dk1"/>
                          </a:effectRef>
                          <a:fontRef idx="minor">
                            <a:schemeClr val="dk1"/>
                          </a:fontRef>
                        </wps:style>
                        <wps:txbx>
                          <w:txbxContent>
                            <w:p w14:paraId="0B6BD92E" w14:textId="4AFFC3D9" w:rsidR="00F3207B" w:rsidRDefault="00F3207B" w:rsidP="00113D0B">
                              <w:pPr>
                                <w:jc w:val="center"/>
                              </w:pPr>
                              <w:r>
                                <w:t>Smoking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56592" y="294198"/>
                            <a:ext cx="1113182" cy="299085"/>
                          </a:xfrm>
                          <a:prstGeom prst="rect">
                            <a:avLst/>
                          </a:prstGeom>
                        </wps:spPr>
                        <wps:style>
                          <a:lnRef idx="2">
                            <a:schemeClr val="dk1"/>
                          </a:lnRef>
                          <a:fillRef idx="1">
                            <a:schemeClr val="lt1"/>
                          </a:fillRef>
                          <a:effectRef idx="0">
                            <a:schemeClr val="dk1"/>
                          </a:effectRef>
                          <a:fontRef idx="minor">
                            <a:schemeClr val="dk1"/>
                          </a:fontRef>
                        </wps:style>
                        <wps:txbx>
                          <w:txbxContent>
                            <w:p w14:paraId="4F7594D1" w14:textId="442A5DA5" w:rsidR="00F3207B" w:rsidRDefault="00F3207B" w:rsidP="00113D0B">
                              <w:pPr>
                                <w:jc w:val="center"/>
                              </w:pPr>
                              <w:r>
                                <w:t>Occupation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812524" y="612250"/>
                            <a:ext cx="0" cy="326004"/>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40604565" id="Group 44" o:spid="_x0000_s1026" style="position:absolute;margin-left:4.5pt;margin-top:28.4pt;width:131.45pt;height:110.1pt;z-index:251729920;mso-height-relative:margin" coordsize="16697,13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">
                <v:rect id="Rectangle 32" o:spid="_x0000_s1027" style="position:absolute;left:2543;top:9541;width:11265;height:4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21890730" w14:textId="26D4CEFC" w:rsidR="00F3207B" w:rsidRDefault="00F3207B" w:rsidP="007B3BF9">
                        <w:pPr>
                          <w:spacing w:line="240" w:lineRule="auto"/>
                          <w:jc w:val="center"/>
                        </w:pPr>
                        <w:r>
                          <w:t xml:space="preserve">Onset high </w:t>
                        </w:r>
                        <w:r w:rsidR="00C0623A">
                          <w:t>risk</w:t>
                        </w:r>
                        <w:r>
                          <w:t xml:space="preserve"> tumours</w:t>
                        </w:r>
                      </w:p>
                    </w:txbxContent>
                  </v:textbox>
                </v:rect>
                <v:rect id="Rectangle 33" o:spid="_x0000_s1028" style="position:absolute;width:5565;height:2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08D151CB" w14:textId="1130DF76" w:rsidR="00F3207B" w:rsidRDefault="00F3207B" w:rsidP="00113D0B">
                        <w:pPr>
                          <w:jc w:val="center"/>
                        </w:pPr>
                        <w:r>
                          <w:t>Age onset</w:t>
                        </w:r>
                      </w:p>
                    </w:txbxContent>
                  </v:textbox>
                </v:rect>
                <v:rect id="Rectangle 34" o:spid="_x0000_s1029" style="position:absolute;top:2941;width:5565;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v:textbox>
                    <w:txbxContent>
                      <w:p w14:paraId="3F68839F" w14:textId="0596F619" w:rsidR="00F3207B" w:rsidRDefault="00F3207B" w:rsidP="00113D0B">
                        <w:pPr>
                          <w:jc w:val="center"/>
                        </w:pPr>
                        <w:r>
                          <w:t>Sex onset</w:t>
                        </w:r>
                      </w:p>
                    </w:txbxContent>
                  </v:textbox>
                </v:rect>
                <v:rect id="Rectangle 38" o:spid="_x0000_s1030" style="position:absolute;left:5565;width:11132;height:2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O6wAAAANsAAAAPAAAAZHJzL2Rvd25yZXYueG1sRE/LisIw&#10;FN0L/kO4A+40HQU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ynFjusAAAADbAAAADwAAAAAA&#10;AAAAAAAAAAAHAgAAZHJzL2Rvd25yZXYueG1sUEsFBgAAAAADAAMAtwAAAPQCAAAAAA==&#10;" fillcolor="white [3201]" strokecolor="black [3200]" strokeweight="1pt">
                  <v:textbox>
                    <w:txbxContent>
                      <w:p w14:paraId="0B6BD92E" w14:textId="4AFFC3D9" w:rsidR="00F3207B" w:rsidRDefault="00F3207B" w:rsidP="00113D0B">
                        <w:pPr>
                          <w:jc w:val="center"/>
                        </w:pPr>
                        <w:r>
                          <w:t>Smoking</w:t>
                        </w:r>
                      </w:p>
                    </w:txbxContent>
                  </v:textbox>
                </v:rect>
                <v:rect id="Rectangle 39" o:spid="_x0000_s1031" style="position:absolute;left:5565;top:2941;width:11132;height:2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textbox>
                    <w:txbxContent>
                      <w:p w14:paraId="4F7594D1" w14:textId="442A5DA5" w:rsidR="00F3207B" w:rsidRDefault="00F3207B" w:rsidP="00113D0B">
                        <w:pPr>
                          <w:jc w:val="center"/>
                        </w:pPr>
                        <w:r>
                          <w:t>Occupation</w:t>
                        </w:r>
                      </w:p>
                    </w:txbxContent>
                  </v:textbox>
                </v:rect>
                <v:shapetype id="_x0000_t32" coordsize="21600,21600" o:spt="32" o:oned="t" path="m,l21600,21600e" filled="f">
                  <v:path arrowok="t" fillok="f" o:connecttype="none"/>
                  <o:lock v:ext="edit" shapetype="t"/>
                </v:shapetype>
                <v:shape id="Straight Arrow Connector 42" o:spid="_x0000_s1032" type="#_x0000_t32" style="position:absolute;left:8125;top:6122;width:0;height:3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" strokecolor="black [3200]" strokeweight="2.25pt">
                  <v:stroke endarrow="block" joinstyle="miter"/>
                </v:shape>
              </v:group>
            </w:pict>
          </mc:Fallback>
        </mc:AlternateContent>
      </w:r>
    </w:p>
    <w:p w14:paraId="71F22090" w14:textId="2DD4176D" w:rsidR="00904718" w:rsidRDefault="005A7EB1" w:rsidP="001D209B">
      <w:r>
        <w:rPr>
          <w:noProof/>
        </w:rPr>
        <mc:AlternateContent>
          <mc:Choice Requires="wpg">
            <w:drawing>
              <wp:anchor distT="0" distB="0" distL="114300" distR="114300" simplePos="0" relativeHeight="251704320" behindDoc="0" locked="0" layoutInCell="1" allowOverlap="1" wp14:anchorId="4649DDA1" wp14:editId="6C4D0361">
                <wp:simplePos x="0" y="0"/>
                <wp:positionH relativeFrom="column">
                  <wp:posOffset>311490</wp:posOffset>
                </wp:positionH>
                <wp:positionV relativeFrom="paragraph">
                  <wp:posOffset>231775</wp:posOffset>
                </wp:positionV>
                <wp:extent cx="3555660" cy="2857500"/>
                <wp:effectExtent l="0" t="76200" r="0" b="57150"/>
                <wp:wrapNone/>
                <wp:docPr id="28" name="Group 28"/>
                <wp:cNvGraphicFramePr/>
                <a:graphic xmlns:a="http://schemas.openxmlformats.org/drawingml/2006/main">
                  <a:graphicData uri="http://schemas.microsoft.com/office/word/2010/wordprocessingGroup">
                    <wpg:wgp>
                      <wpg:cNvGrpSpPr/>
                      <wpg:grpSpPr>
                        <a:xfrm>
                          <a:off x="0" y="0"/>
                          <a:ext cx="3555660" cy="2857500"/>
                          <a:chOff x="9402" y="100955"/>
                          <a:chExt cx="3557233" cy="2858399"/>
                        </a:xfrm>
                      </wpg:grpSpPr>
                      <wps:wsp>
                        <wps:cNvPr id="8" name="Rectangle 8"/>
                        <wps:cNvSpPr/>
                        <wps:spPr>
                          <a:xfrm>
                            <a:off x="9402" y="1655924"/>
                            <a:ext cx="1077190" cy="298042"/>
                          </a:xfrm>
                          <a:prstGeom prst="rect">
                            <a:avLst/>
                          </a:prstGeom>
                        </wps:spPr>
                        <wps:style>
                          <a:lnRef idx="2">
                            <a:schemeClr val="dk1"/>
                          </a:lnRef>
                          <a:fillRef idx="1">
                            <a:schemeClr val="lt1"/>
                          </a:fillRef>
                          <a:effectRef idx="0">
                            <a:schemeClr val="dk1"/>
                          </a:effectRef>
                          <a:fontRef idx="minor">
                            <a:schemeClr val="dk1"/>
                          </a:fontRef>
                        </wps:style>
                        <wps:txbx>
                          <w:txbxContent>
                            <w:p w14:paraId="3FAD74CB" w14:textId="2C4720A6" w:rsidR="00F3207B" w:rsidRDefault="00F3207B" w:rsidP="00D879A9">
                              <w:pPr>
                                <w:jc w:val="center"/>
                              </w:pPr>
                              <w:r>
                                <w:t>Diagnosis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1347144" y="100955"/>
                            <a:ext cx="2219491"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1174803" y="1196675"/>
                            <a:ext cx="718960" cy="33546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a:off x="1165273" y="1177619"/>
                            <a:ext cx="695716" cy="1463914"/>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a:off x="1136068" y="1177619"/>
                            <a:ext cx="734367" cy="178173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 name="Rectangle 2"/>
                        <wps:cNvSpPr/>
                        <wps:spPr>
                          <a:xfrm>
                            <a:off x="1536913" y="1010010"/>
                            <a:ext cx="818846" cy="2997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4EB4ED6" w14:textId="625FD02B" w:rsidR="00F3207B" w:rsidRDefault="00F3207B" w:rsidP="00C05F99">
                              <w:pPr>
                                <w:jc w:val="center"/>
                              </w:pPr>
                              <w:r>
                                <w:t>Time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49DDA1" id="Group 28" o:spid="_x0000_s1033" style="position:absolute;margin-left:24.55pt;margin-top:18.25pt;width:279.95pt;height:225pt;z-index:251704320;mso-width-relative:margin;mso-height-relative:margin" coordorigin="94,1009" coordsize="35572,28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">
                <v:rect id="Rectangle 8" o:spid="_x0000_s1034" style="position:absolute;left:94;top:16559;width:10771;height:2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14:paraId="3FAD74CB" w14:textId="2C4720A6" w:rsidR="00F3207B" w:rsidRDefault="00F3207B" w:rsidP="00D879A9">
                        <w:pPr>
                          <w:jc w:val="center"/>
                        </w:pPr>
                        <w:r>
                          <w:t>Diagnosis</w:t>
                        </w:r>
                      </w:p>
                    </w:txbxContent>
                  </v:textbox>
                </v:rect>
                <v:shape id="Straight Arrow Connector 12" o:spid="_x0000_s1035" type="#_x0000_t32" style="position:absolute;left:13471;top:1009;width:22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" strokecolor="black [3200]" strokeweight="2.25pt">
                  <v:stroke endarrow="block" joinstyle="miter"/>
                </v:shape>
                <v:shape id="Straight Arrow Connector 14" o:spid="_x0000_s1036" type="#_x0000_t32" style="position:absolute;left:11748;top:11966;width:7189;height:33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" strokecolor="black [3200]" strokeweight="2.25pt">
                  <v:stroke endarrow="block" joinstyle="miter"/>
                </v:shape>
                <v:shape id="Straight Arrow Connector 15" o:spid="_x0000_s1037" type="#_x0000_t32" style="position:absolute;left:11652;top:11776;width:6957;height:14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" strokecolor="black [3200]" strokeweight="2.25pt">
                  <v:stroke endarrow="block" joinstyle="miter"/>
                </v:shape>
                <v:shape id="Straight Arrow Connector 16" o:spid="_x0000_s1038" type="#_x0000_t32" style="position:absolute;left:11360;top:11776;width:7344;height:17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" strokecolor="black [3200]" strokeweight="2.25pt">
                  <v:stroke endarrow="block" joinstyle="miter"/>
                </v:shape>
                <v:rect id="Rectangle 2" o:spid="_x0000_s1039" style="position:absolute;left:15369;top:10100;width:8188;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" fillcolor="white [3201]" stroked="f" strokeweight="1pt">
                  <v:textbox>
                    <w:txbxContent>
                      <w:p w14:paraId="74EB4ED6" w14:textId="625FD02B" w:rsidR="00F3207B" w:rsidRDefault="00F3207B" w:rsidP="00C05F99">
                        <w:pPr>
                          <w:jc w:val="center"/>
                        </w:pPr>
                        <w:r>
                          <w:t>Time t</w:t>
                        </w:r>
                      </w:p>
                    </w:txbxContent>
                  </v:textbox>
                </v:rect>
              </v:group>
            </w:pict>
          </mc:Fallback>
        </mc:AlternateContent>
      </w:r>
      <w:r w:rsidR="007B3BF9">
        <w:rPr>
          <w:noProof/>
        </w:rPr>
        <mc:AlternateContent>
          <mc:Choice Requires="wps">
            <w:drawing>
              <wp:anchor distT="0" distB="0" distL="114300" distR="114300" simplePos="0" relativeHeight="251708416" behindDoc="0" locked="0" layoutInCell="1" allowOverlap="1" wp14:anchorId="33D15682" wp14:editId="1726F974">
                <wp:simplePos x="0" y="0"/>
                <wp:positionH relativeFrom="column">
                  <wp:posOffset>3862316</wp:posOffset>
                </wp:positionH>
                <wp:positionV relativeFrom="paragraph">
                  <wp:posOffset>65576</wp:posOffset>
                </wp:positionV>
                <wp:extent cx="1126490" cy="648268"/>
                <wp:effectExtent l="0" t="0" r="16510" b="19050"/>
                <wp:wrapNone/>
                <wp:docPr id="3" name="Rectangle 3"/>
                <wp:cNvGraphicFramePr/>
                <a:graphic xmlns:a="http://schemas.openxmlformats.org/drawingml/2006/main">
                  <a:graphicData uri="http://schemas.microsoft.com/office/word/2010/wordprocessingShape">
                    <wps:wsp>
                      <wps:cNvSpPr/>
                      <wps:spPr>
                        <a:xfrm>
                          <a:off x="0" y="0"/>
                          <a:ext cx="1126490" cy="648268"/>
                        </a:xfrm>
                        <a:prstGeom prst="rect">
                          <a:avLst/>
                        </a:prstGeom>
                      </wps:spPr>
                      <wps:style>
                        <a:lnRef idx="2">
                          <a:schemeClr val="dk1"/>
                        </a:lnRef>
                        <a:fillRef idx="1">
                          <a:schemeClr val="lt1"/>
                        </a:fillRef>
                        <a:effectRef idx="0">
                          <a:schemeClr val="dk1"/>
                        </a:effectRef>
                        <a:fontRef idx="minor">
                          <a:schemeClr val="dk1"/>
                        </a:fontRef>
                      </wps:style>
                      <wps:txbx>
                        <w:txbxContent>
                          <w:p w14:paraId="1B53E8DD" w14:textId="757FDDF4" w:rsidR="00F3207B" w:rsidRDefault="00F3207B" w:rsidP="00ED295A">
                            <w:pPr>
                              <w:jc w:val="center"/>
                            </w:pPr>
                            <w:r>
                              <w:t>Onset low-</w:t>
                            </w:r>
                            <w:r w:rsidR="00C0623A">
                              <w:t>risk</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D15682" id="Rectangle 3" o:spid="_x0000_s1040" style="position:absolute;margin-left:304.1pt;margin-top:5.15pt;width:88.7pt;height:51.0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" fillcolor="white [3201]" strokecolor="black [3200]" strokeweight="1pt">
                <v:textbox>
                  <w:txbxContent>
                    <w:p w14:paraId="1B53E8DD" w14:textId="757FDDF4" w:rsidR="00F3207B" w:rsidRDefault="00F3207B" w:rsidP="00ED295A">
                      <w:pPr>
                        <w:jc w:val="center"/>
                      </w:pPr>
                      <w:r>
                        <w:t>Onset low-</w:t>
                      </w:r>
                      <w:r w:rsidR="00C0623A">
                        <w:t>risk</w:t>
                      </w:r>
                      <w:r>
                        <w:t xml:space="preserve"> </w:t>
                      </w:r>
                    </w:p>
                  </w:txbxContent>
                </v:textbox>
              </v:rect>
            </w:pict>
          </mc:Fallback>
        </mc:AlternateContent>
      </w:r>
    </w:p>
    <w:p w14:paraId="30890788" w14:textId="2DE53F54" w:rsidR="00904718" w:rsidRDefault="005D32E9" w:rsidP="001D209B">
      <w:r>
        <w:rPr>
          <w:noProof/>
        </w:rPr>
        <mc:AlternateContent>
          <mc:Choice Requires="wps">
            <w:drawing>
              <wp:anchor distT="0" distB="0" distL="114300" distR="114300" simplePos="0" relativeHeight="251763712" behindDoc="0" locked="0" layoutInCell="1" allowOverlap="1" wp14:anchorId="74246BD4" wp14:editId="7FC7E646">
                <wp:simplePos x="0" y="0"/>
                <wp:positionH relativeFrom="column">
                  <wp:posOffset>1457324</wp:posOffset>
                </wp:positionH>
                <wp:positionV relativeFrom="paragraph">
                  <wp:posOffset>293370</wp:posOffset>
                </wp:positionV>
                <wp:extent cx="2381250" cy="504825"/>
                <wp:effectExtent l="38100" t="0" r="19050" b="85725"/>
                <wp:wrapNone/>
                <wp:docPr id="48" name="Connector: Elbow 48"/>
                <wp:cNvGraphicFramePr/>
                <a:graphic xmlns:a="http://schemas.openxmlformats.org/drawingml/2006/main">
                  <a:graphicData uri="http://schemas.microsoft.com/office/word/2010/wordprocessingShape">
                    <wps:wsp>
                      <wps:cNvCnPr/>
                      <wps:spPr>
                        <a:xfrm flipH="1">
                          <a:off x="0" y="0"/>
                          <a:ext cx="2381250" cy="504825"/>
                        </a:xfrm>
                        <a:prstGeom prst="bentConnector3">
                          <a:avLst>
                            <a:gd name="adj1" fmla="val 87382"/>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E517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26" type="#_x0000_t34" style="position:absolute;margin-left:114.75pt;margin-top:23.1pt;width:187.5pt;height:39.7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" adj="18875" strokecolor="black [3200]" strokeweight="1.5pt">
                <v:stroke endarrow="block"/>
              </v:shape>
            </w:pict>
          </mc:Fallback>
        </mc:AlternateContent>
      </w:r>
    </w:p>
    <w:p w14:paraId="5FDADC87" w14:textId="096CF82F" w:rsidR="00904718" w:rsidRDefault="00CF31C7" w:rsidP="001D209B">
      <w:r w:rsidRPr="00592D4C">
        <w:rPr>
          <w:noProof/>
        </w:rPr>
        <mc:AlternateContent>
          <mc:Choice Requires="wps">
            <w:drawing>
              <wp:anchor distT="0" distB="0" distL="114300" distR="114300" simplePos="0" relativeHeight="251736064" behindDoc="0" locked="0" layoutInCell="1" allowOverlap="1" wp14:anchorId="211DC4E7" wp14:editId="3479E90F">
                <wp:simplePos x="0" y="0"/>
                <wp:positionH relativeFrom="column">
                  <wp:posOffset>3907155</wp:posOffset>
                </wp:positionH>
                <wp:positionV relativeFrom="paragraph">
                  <wp:posOffset>254635</wp:posOffset>
                </wp:positionV>
                <wp:extent cx="1076325" cy="297815"/>
                <wp:effectExtent l="0" t="0" r="0" b="0"/>
                <wp:wrapNone/>
                <wp:docPr id="50" name="Rectangle 50"/>
                <wp:cNvGraphicFramePr/>
                <a:graphic xmlns:a="http://schemas.openxmlformats.org/drawingml/2006/main">
                  <a:graphicData uri="http://schemas.microsoft.com/office/word/2010/wordprocessingShape">
                    <wps:wsp>
                      <wps:cNvSpPr/>
                      <wps:spPr>
                        <a:xfrm>
                          <a:off x="0" y="0"/>
                          <a:ext cx="1076325" cy="297815"/>
                        </a:xfrm>
                        <a:prstGeom prst="rect">
                          <a:avLst/>
                        </a:prstGeom>
                      </wps:spPr>
                      <wps:style>
                        <a:lnRef idx="2">
                          <a:schemeClr val="dk1"/>
                        </a:lnRef>
                        <a:fillRef idx="1">
                          <a:schemeClr val="lt1"/>
                        </a:fillRef>
                        <a:effectRef idx="0">
                          <a:schemeClr val="dk1"/>
                        </a:effectRef>
                        <a:fontRef idx="minor">
                          <a:schemeClr val="dk1"/>
                        </a:fontRef>
                      </wps:style>
                      <wps:txbx>
                        <w:txbxContent>
                          <w:p w14:paraId="7FB26778" w14:textId="1A5C3549" w:rsidR="00F3207B" w:rsidRDefault="00F3207B" w:rsidP="00592D4C">
                            <w:pPr>
                              <w:jc w:val="center"/>
                            </w:pPr>
                            <w:r>
                              <w:t>Diagnosis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DC4E7" id="Rectangle 50" o:spid="_x0000_s1041" style="position:absolute;margin-left:307.65pt;margin-top:20.05pt;width:84.75pt;height:23.4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" fillcolor="white [3201]" strokecolor="black [3200]" strokeweight="1pt">
                <v:textbox>
                  <w:txbxContent>
                    <w:p w14:paraId="7FB26778" w14:textId="1A5C3549" w:rsidR="00F3207B" w:rsidRDefault="00F3207B" w:rsidP="00592D4C">
                      <w:pPr>
                        <w:jc w:val="center"/>
                      </w:pPr>
                      <w:r>
                        <w:t>Diagnosis</w:t>
                      </w:r>
                    </w:p>
                  </w:txbxContent>
                </v:textbox>
              </v:rect>
            </w:pict>
          </mc:Fallback>
        </mc:AlternateContent>
      </w:r>
      <w:r w:rsidR="00592D4C">
        <w:rPr>
          <w:noProof/>
        </w:rPr>
        <mc:AlternateContent>
          <mc:Choice Requires="wps">
            <w:drawing>
              <wp:anchor distT="0" distB="0" distL="114300" distR="114300" simplePos="0" relativeHeight="251741184" behindDoc="0" locked="0" layoutInCell="1" allowOverlap="1" wp14:anchorId="58B9249B" wp14:editId="7AE28ADC">
                <wp:simplePos x="0" y="0"/>
                <wp:positionH relativeFrom="column">
                  <wp:posOffset>4417430</wp:posOffset>
                </wp:positionH>
                <wp:positionV relativeFrom="paragraph">
                  <wp:posOffset>8511</wp:posOffset>
                </wp:positionV>
                <wp:extent cx="1219" cy="246127"/>
                <wp:effectExtent l="0" t="0" r="0" b="0"/>
                <wp:wrapNone/>
                <wp:docPr id="54" name="Straight Arrow Connector 54"/>
                <wp:cNvGraphicFramePr/>
                <a:graphic xmlns:a="http://schemas.openxmlformats.org/drawingml/2006/main">
                  <a:graphicData uri="http://schemas.microsoft.com/office/word/2010/wordprocessingShape">
                    <wps:wsp>
                      <wps:cNvCnPr/>
                      <wps:spPr>
                        <a:xfrm>
                          <a:off x="0" y="0"/>
                          <a:ext cx="1219" cy="246127"/>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4F9D9" id="Straight Arrow Connector 54" o:spid="_x0000_s1026" type="#_x0000_t32" style="position:absolute;margin-left:347.85pt;margin-top:.65pt;width:.1pt;height:19.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" strokecolor="black [3200]" strokeweight="2.25pt">
                <v:stroke endarrow="block" joinstyle="miter"/>
              </v:shape>
            </w:pict>
          </mc:Fallback>
        </mc:AlternateContent>
      </w:r>
    </w:p>
    <w:p w14:paraId="5D5ECDE3" w14:textId="0BE1C0D7" w:rsidR="00904718" w:rsidRDefault="002417A5" w:rsidP="001D209B">
      <w:r>
        <w:rPr>
          <w:noProof/>
        </w:rPr>
        <mc:AlternateContent>
          <mc:Choice Requires="wps">
            <w:drawing>
              <wp:anchor distT="0" distB="0" distL="114300" distR="114300" simplePos="0" relativeHeight="251730944" behindDoc="0" locked="0" layoutInCell="1" allowOverlap="1" wp14:anchorId="53541F5C" wp14:editId="6A1CE856">
                <wp:simplePos x="0" y="0"/>
                <wp:positionH relativeFrom="column">
                  <wp:posOffset>859155</wp:posOffset>
                </wp:positionH>
                <wp:positionV relativeFrom="paragraph">
                  <wp:posOffset>360045</wp:posOffset>
                </wp:positionV>
                <wp:extent cx="0" cy="354842"/>
                <wp:effectExtent l="57150" t="0" r="57150" b="45720"/>
                <wp:wrapNone/>
                <wp:docPr id="46" name="Straight Arrow Connector 46"/>
                <wp:cNvGraphicFramePr/>
                <a:graphic xmlns:a="http://schemas.openxmlformats.org/drawingml/2006/main">
                  <a:graphicData uri="http://schemas.microsoft.com/office/word/2010/wordprocessingShape">
                    <wps:wsp>
                      <wps:cNvCnPr/>
                      <wps:spPr>
                        <a:xfrm>
                          <a:off x="0" y="0"/>
                          <a:ext cx="0" cy="35484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7CCB5" id="Straight Arrow Connector 46" o:spid="_x0000_s1026" type="#_x0000_t32" style="position:absolute;margin-left:67.65pt;margin-top:28.35pt;width:0;height:27.9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" strokecolor="black [3213]" strokeweight="2.2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7C4F1944" wp14:editId="6C561B8B">
                <wp:simplePos x="0" y="0"/>
                <wp:positionH relativeFrom="column">
                  <wp:posOffset>1466850</wp:posOffset>
                </wp:positionH>
                <wp:positionV relativeFrom="paragraph">
                  <wp:posOffset>226695</wp:posOffset>
                </wp:positionV>
                <wp:extent cx="714375" cy="1019175"/>
                <wp:effectExtent l="19050" t="19050" r="47625" b="47625"/>
                <wp:wrapNone/>
                <wp:docPr id="22" name="Straight Arrow Connector 22"/>
                <wp:cNvGraphicFramePr/>
                <a:graphic xmlns:a="http://schemas.openxmlformats.org/drawingml/2006/main">
                  <a:graphicData uri="http://schemas.microsoft.com/office/word/2010/wordprocessingShape">
                    <wps:wsp>
                      <wps:cNvCnPr/>
                      <wps:spPr>
                        <a:xfrm>
                          <a:off x="0" y="0"/>
                          <a:ext cx="714375" cy="1019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BB0B7" id="Straight Arrow Connector 22" o:spid="_x0000_s1026" type="#_x0000_t32" style="position:absolute;margin-left:115.5pt;margin-top:17.85pt;width:56.25pt;height:8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" strokecolor="black [3200]" strokeweight="2.25pt">
                <v:stroke endarrow="block" joinstyle="miter"/>
              </v:shape>
            </w:pict>
          </mc:Fallback>
        </mc:AlternateContent>
      </w:r>
    </w:p>
    <w:p w14:paraId="34B4E524" w14:textId="4DFAE921" w:rsidR="00904718" w:rsidRDefault="002417A5" w:rsidP="001D209B">
      <w:r>
        <w:rPr>
          <w:noProof/>
        </w:rPr>
        <mc:AlternateContent>
          <mc:Choice Requires="wps">
            <w:drawing>
              <wp:anchor distT="45720" distB="45720" distL="114300" distR="114300" simplePos="0" relativeHeight="251703295" behindDoc="0" locked="0" layoutInCell="1" allowOverlap="1" wp14:anchorId="2ACC77C9" wp14:editId="4EFB695D">
                <wp:simplePos x="0" y="0"/>
                <wp:positionH relativeFrom="column">
                  <wp:posOffset>219075</wp:posOffset>
                </wp:positionH>
                <wp:positionV relativeFrom="paragraph">
                  <wp:posOffset>146685</wp:posOffset>
                </wp:positionV>
                <wp:extent cx="581025" cy="26924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9240"/>
                        </a:xfrm>
                        <a:prstGeom prst="rect">
                          <a:avLst/>
                        </a:prstGeom>
                        <a:solidFill>
                          <a:srgbClr val="FFFFFF"/>
                        </a:solidFill>
                        <a:ln w="9525">
                          <a:noFill/>
                          <a:miter lim="800000"/>
                          <a:headEnd/>
                          <a:tailEnd/>
                        </a:ln>
                      </wps:spPr>
                      <wps:txbx>
                        <w:txbxContent>
                          <w:p w14:paraId="5B440395" w14:textId="7C822F32" w:rsidR="00F3207B" w:rsidRPr="001B18A0" w:rsidRDefault="00F3207B" w:rsidP="001B18A0">
                            <w:r w:rsidRPr="001B18A0">
                              <w:t>Age</w:t>
                            </w:r>
                            <w:r>
                              <w:t>,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CC77C9" id="_x0000_t202" coordsize="21600,21600" o:spt="202" path="m,l,21600r21600,l21600,xe">
                <v:stroke joinstyle="miter"/>
                <v:path gradientshapeok="t" o:connecttype="rect"/>
              </v:shapetype>
              <v:shape id="Text Box 2" o:spid="_x0000_s1042" type="#_x0000_t202" style="position:absolute;margin-left:17.25pt;margin-top:11.55pt;width:45.75pt;height:21.2pt;z-index:2517032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" stroked="f">
                <v:textbox>
                  <w:txbxContent>
                    <w:p w14:paraId="5B440395" w14:textId="7C822F32" w:rsidR="00F3207B" w:rsidRPr="001B18A0" w:rsidRDefault="00F3207B" w:rsidP="001B18A0">
                      <w:r w:rsidRPr="001B18A0">
                        <w:t>Age</w:t>
                      </w:r>
                      <w:r>
                        <w:t>, t</w:t>
                      </w:r>
                    </w:p>
                  </w:txbxContent>
                </v:textbox>
                <w10:wrap type="square"/>
              </v:shape>
            </w:pict>
          </mc:Fallback>
        </mc:AlternateContent>
      </w:r>
      <w:r w:rsidR="00C05F99">
        <w:rPr>
          <w:noProof/>
        </w:rPr>
        <mc:AlternateContent>
          <mc:Choice Requires="wps">
            <w:drawing>
              <wp:anchor distT="0" distB="0" distL="114300" distR="114300" simplePos="0" relativeHeight="251713536" behindDoc="0" locked="0" layoutInCell="1" allowOverlap="1" wp14:anchorId="56032C3C" wp14:editId="546B2274">
                <wp:simplePos x="0" y="0"/>
                <wp:positionH relativeFrom="column">
                  <wp:posOffset>2223796</wp:posOffset>
                </wp:positionH>
                <wp:positionV relativeFrom="paragraph">
                  <wp:posOffset>5764</wp:posOffset>
                </wp:positionV>
                <wp:extent cx="1126541" cy="446227"/>
                <wp:effectExtent l="0" t="0" r="16510" b="11430"/>
                <wp:wrapNone/>
                <wp:docPr id="5" name="Rectangle 5"/>
                <wp:cNvGraphicFramePr/>
                <a:graphic xmlns:a="http://schemas.openxmlformats.org/drawingml/2006/main">
                  <a:graphicData uri="http://schemas.microsoft.com/office/word/2010/wordprocessingShape">
                    <wps:wsp>
                      <wps:cNvSpPr/>
                      <wps:spPr>
                        <a:xfrm>
                          <a:off x="0" y="0"/>
                          <a:ext cx="1126541" cy="446227"/>
                        </a:xfrm>
                        <a:prstGeom prst="rect">
                          <a:avLst/>
                        </a:prstGeom>
                        <a:ln>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txbx>
                        <w:txbxContent>
                          <w:p w14:paraId="0FD406A7" w14:textId="0A297FAC" w:rsidR="00F3207B" w:rsidRDefault="00F3207B" w:rsidP="007B62EA">
                            <w:pPr>
                              <w:spacing w:line="240" w:lineRule="auto"/>
                              <w:jc w:val="center"/>
                            </w:pPr>
                            <w:r>
                              <w:t xml:space="preserve">Stage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032C3C" id="Rectangle 5" o:spid="_x0000_s1043" style="position:absolute;margin-left:175.1pt;margin-top:.45pt;width:88.7pt;height:35.1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" fillcolor="white [3201]" strokecolor="#bf8f00 [2407]" strokeweight="1pt">
                <v:textbox>
                  <w:txbxContent>
                    <w:p w14:paraId="0FD406A7" w14:textId="0A297FAC" w:rsidR="00F3207B" w:rsidRDefault="00F3207B" w:rsidP="007B62EA">
                      <w:pPr>
                        <w:spacing w:line="240" w:lineRule="auto"/>
                        <w:jc w:val="center"/>
                      </w:pPr>
                      <w:r>
                        <w:t xml:space="preserve">Stage 1 </w:t>
                      </w:r>
                    </w:p>
                  </w:txbxContent>
                </v:textbox>
              </v:rect>
            </w:pict>
          </mc:Fallback>
        </mc:AlternateContent>
      </w:r>
    </w:p>
    <w:p w14:paraId="6DB637B7" w14:textId="1421DBEB" w:rsidR="00904718" w:rsidRDefault="00D504F0" w:rsidP="001D209B">
      <w:r>
        <w:rPr>
          <w:noProof/>
        </w:rPr>
        <mc:AlternateContent>
          <mc:Choice Requires="wps">
            <w:drawing>
              <wp:anchor distT="0" distB="0" distL="114300" distR="114300" simplePos="0" relativeHeight="251754496" behindDoc="0" locked="0" layoutInCell="1" allowOverlap="1" wp14:anchorId="5E73A472" wp14:editId="4314B0F2">
                <wp:simplePos x="0" y="0"/>
                <wp:positionH relativeFrom="column">
                  <wp:posOffset>228599</wp:posOffset>
                </wp:positionH>
                <wp:positionV relativeFrom="paragraph">
                  <wp:posOffset>54611</wp:posOffset>
                </wp:positionV>
                <wp:extent cx="45719" cy="723900"/>
                <wp:effectExtent l="476250" t="0" r="50165" b="95250"/>
                <wp:wrapNone/>
                <wp:docPr id="21" name="Connector: Elbow 21"/>
                <wp:cNvGraphicFramePr/>
                <a:graphic xmlns:a="http://schemas.openxmlformats.org/drawingml/2006/main">
                  <a:graphicData uri="http://schemas.microsoft.com/office/word/2010/wordprocessingShape">
                    <wps:wsp>
                      <wps:cNvCnPr/>
                      <wps:spPr>
                        <a:xfrm flipH="1">
                          <a:off x="0" y="0"/>
                          <a:ext cx="45719" cy="723900"/>
                        </a:xfrm>
                        <a:prstGeom prst="bentConnector3">
                          <a:avLst>
                            <a:gd name="adj1" fmla="val 1130001"/>
                          </a:avLst>
                        </a:prstGeom>
                        <a:ln w="12700">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0551C2C" id="Connector: Elbow 21" o:spid="_x0000_s1026" type="#_x0000_t34" style="position:absolute;margin-left:18pt;margin-top:4.3pt;width:3.6pt;height:57pt;flip:x;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" adj="244080" strokecolor="black [3200]" strokeweight="1pt">
                <v:stroke dashstyle="dash" endarrow="block"/>
              </v:shape>
            </w:pict>
          </mc:Fallback>
        </mc:AlternateContent>
      </w:r>
      <w:r>
        <w:rPr>
          <w:noProof/>
        </w:rPr>
        <mc:AlternateContent>
          <mc:Choice Requires="wps">
            <w:drawing>
              <wp:anchor distT="45720" distB="45720" distL="114300" distR="114300" simplePos="0" relativeHeight="251753472" behindDoc="0" locked="0" layoutInCell="1" allowOverlap="1" wp14:anchorId="071C33AA" wp14:editId="6A79F44B">
                <wp:simplePos x="0" y="0"/>
                <wp:positionH relativeFrom="column">
                  <wp:posOffset>-152400</wp:posOffset>
                </wp:positionH>
                <wp:positionV relativeFrom="paragraph">
                  <wp:posOffset>368935</wp:posOffset>
                </wp:positionV>
                <wp:extent cx="781050" cy="26924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69240"/>
                        </a:xfrm>
                        <a:prstGeom prst="rect">
                          <a:avLst/>
                        </a:prstGeom>
                        <a:solidFill>
                          <a:srgbClr val="FFFFFF"/>
                        </a:solidFill>
                        <a:ln w="9525">
                          <a:noFill/>
                          <a:miter lim="800000"/>
                          <a:headEnd/>
                          <a:tailEnd/>
                        </a:ln>
                      </wps:spPr>
                      <wps:txbx>
                        <w:txbxContent>
                          <w:p w14:paraId="2364D4C1" w14:textId="4F608C8D" w:rsidR="00F3207B" w:rsidRPr="001B18A0" w:rsidRDefault="00F3207B" w:rsidP="001B18A0">
                            <w:r w:rsidRPr="001B18A0">
                              <w:t>Age</w:t>
                            </w:r>
                            <w:r>
                              <w:t>, sex,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C33AA" id="_x0000_s1044" type="#_x0000_t202" style="position:absolute;margin-left:-12pt;margin-top:29.05pt;width:61.5pt;height:21.2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" stroked="f">
                <v:textbox>
                  <w:txbxContent>
                    <w:p w14:paraId="2364D4C1" w14:textId="4F608C8D" w:rsidR="00F3207B" w:rsidRPr="001B18A0" w:rsidRDefault="00F3207B" w:rsidP="001B18A0">
                      <w:r w:rsidRPr="001B18A0">
                        <w:t>Age</w:t>
                      </w:r>
                      <w:r>
                        <w:t>, sex, t</w:t>
                      </w:r>
                    </w:p>
                  </w:txbxContent>
                </v:textbox>
                <w10:wrap type="square"/>
              </v:shape>
            </w:pict>
          </mc:Fallback>
        </mc:AlternateContent>
      </w:r>
      <w:r>
        <w:rPr>
          <w:noProof/>
        </w:rPr>
        <mc:AlternateContent>
          <mc:Choice Requires="wps">
            <w:drawing>
              <wp:anchor distT="0" distB="0" distL="114300" distR="114300" simplePos="0" relativeHeight="251743232" behindDoc="0" locked="0" layoutInCell="1" allowOverlap="1" wp14:anchorId="13333750" wp14:editId="28EB6034">
                <wp:simplePos x="0" y="0"/>
                <wp:positionH relativeFrom="column">
                  <wp:posOffset>869499</wp:posOffset>
                </wp:positionH>
                <wp:positionV relativeFrom="paragraph">
                  <wp:posOffset>299853</wp:posOffset>
                </wp:positionV>
                <wp:extent cx="0" cy="354842"/>
                <wp:effectExtent l="57150" t="0" r="57150" b="45720"/>
                <wp:wrapNone/>
                <wp:docPr id="9" name="Straight Arrow Connector 9"/>
                <wp:cNvGraphicFramePr/>
                <a:graphic xmlns:a="http://schemas.openxmlformats.org/drawingml/2006/main">
                  <a:graphicData uri="http://schemas.microsoft.com/office/word/2010/wordprocessingShape">
                    <wps:wsp>
                      <wps:cNvCnPr/>
                      <wps:spPr>
                        <a:xfrm>
                          <a:off x="0" y="0"/>
                          <a:ext cx="0" cy="35484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046D8" id="Straight Arrow Connector 9" o:spid="_x0000_s1026" type="#_x0000_t32" style="position:absolute;margin-left:68.45pt;margin-top:23.6pt;width:0;height:27.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" strokecolor="black [3213]" strokeweight="2.25pt">
                <v:stroke endarrow="block" joinstyle="miter"/>
              </v:shape>
            </w:pict>
          </mc:Fallback>
        </mc:AlternateContent>
      </w:r>
      <w:r w:rsidR="007B62EA">
        <w:rPr>
          <w:noProof/>
        </w:rPr>
        <mc:AlternateContent>
          <mc:Choice Requires="wps">
            <w:drawing>
              <wp:anchor distT="0" distB="0" distL="114300" distR="114300" simplePos="0" relativeHeight="251712512" behindDoc="0" locked="0" layoutInCell="1" allowOverlap="1" wp14:anchorId="7B00C640" wp14:editId="3E6EAB56">
                <wp:simplePos x="0" y="0"/>
                <wp:positionH relativeFrom="column">
                  <wp:posOffset>2187245</wp:posOffset>
                </wp:positionH>
                <wp:positionV relativeFrom="paragraph">
                  <wp:posOffset>161849</wp:posOffset>
                </wp:positionV>
                <wp:extent cx="1126490" cy="514045"/>
                <wp:effectExtent l="0" t="0" r="16510" b="19685"/>
                <wp:wrapNone/>
                <wp:docPr id="6" name="Rectangle 6"/>
                <wp:cNvGraphicFramePr/>
                <a:graphic xmlns:a="http://schemas.openxmlformats.org/drawingml/2006/main">
                  <a:graphicData uri="http://schemas.microsoft.com/office/word/2010/wordprocessingShape">
                    <wps:wsp>
                      <wps:cNvSpPr/>
                      <wps:spPr>
                        <a:xfrm>
                          <a:off x="0" y="0"/>
                          <a:ext cx="1126490" cy="514045"/>
                        </a:xfrm>
                        <a:prstGeom prst="rect">
                          <a:avLst/>
                        </a:prstGeom>
                        <a:ln>
                          <a:solidFill>
                            <a:schemeClr val="accent2">
                              <a:lumMod val="75000"/>
                            </a:schemeClr>
                          </a:solidFill>
                        </a:ln>
                      </wps:spPr>
                      <wps:style>
                        <a:lnRef idx="2">
                          <a:schemeClr val="dk1"/>
                        </a:lnRef>
                        <a:fillRef idx="1">
                          <a:schemeClr val="lt1"/>
                        </a:fillRef>
                        <a:effectRef idx="0">
                          <a:schemeClr val="dk1"/>
                        </a:effectRef>
                        <a:fontRef idx="minor">
                          <a:schemeClr val="dk1"/>
                        </a:fontRef>
                      </wps:style>
                      <wps:txbx>
                        <w:txbxContent>
                          <w:p w14:paraId="1ABDD878" w14:textId="5A62E4A0" w:rsidR="00F3207B" w:rsidRDefault="00F3207B" w:rsidP="007B62EA">
                            <w:pPr>
                              <w:spacing w:line="240" w:lineRule="auto"/>
                              <w:jc w:val="center"/>
                            </w:pPr>
                            <w:r>
                              <w:t>Stage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00C640" id="Rectangle 6" o:spid="_x0000_s1045" style="position:absolute;margin-left:172.2pt;margin-top:12.75pt;width:88.7pt;height:40.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" fillcolor="white [3201]" strokecolor="#c45911 [2405]" strokeweight="1pt">
                <v:textbox>
                  <w:txbxContent>
                    <w:p w14:paraId="1ABDD878" w14:textId="5A62E4A0" w:rsidR="00F3207B" w:rsidRDefault="00F3207B" w:rsidP="007B62EA">
                      <w:pPr>
                        <w:spacing w:line="240" w:lineRule="auto"/>
                        <w:jc w:val="center"/>
                      </w:pPr>
                      <w:r>
                        <w:t>Stage 2</w:t>
                      </w:r>
                    </w:p>
                  </w:txbxContent>
                </v:textbox>
              </v:rect>
            </w:pict>
          </mc:Fallback>
        </mc:AlternateContent>
      </w:r>
    </w:p>
    <w:p w14:paraId="2C67F7E0" w14:textId="6EA0F516" w:rsidR="00904718" w:rsidRDefault="00D504F0" w:rsidP="001D209B">
      <w:r>
        <w:rPr>
          <w:noProof/>
        </w:rPr>
        <mc:AlternateContent>
          <mc:Choice Requires="wps">
            <w:drawing>
              <wp:anchor distT="0" distB="0" distL="114300" distR="114300" simplePos="0" relativeHeight="251745280" behindDoc="0" locked="0" layoutInCell="1" allowOverlap="1" wp14:anchorId="67219DEA" wp14:editId="47EA2B8E">
                <wp:simplePos x="0" y="0"/>
                <wp:positionH relativeFrom="column">
                  <wp:posOffset>333375</wp:posOffset>
                </wp:positionH>
                <wp:positionV relativeFrom="paragraph">
                  <wp:posOffset>299720</wp:posOffset>
                </wp:positionV>
                <wp:extent cx="1076568" cy="297939"/>
                <wp:effectExtent l="0" t="0" r="0" b="0"/>
                <wp:wrapNone/>
                <wp:docPr id="17" name="Rectangle 17"/>
                <wp:cNvGraphicFramePr/>
                <a:graphic xmlns:a="http://schemas.openxmlformats.org/drawingml/2006/main">
                  <a:graphicData uri="http://schemas.microsoft.com/office/word/2010/wordprocessingShape">
                    <wps:wsp>
                      <wps:cNvSpPr/>
                      <wps:spPr>
                        <a:xfrm>
                          <a:off x="0" y="0"/>
                          <a:ext cx="1076568" cy="297939"/>
                        </a:xfrm>
                        <a:prstGeom prst="rect">
                          <a:avLst/>
                        </a:prstGeom>
                      </wps:spPr>
                      <wps:style>
                        <a:lnRef idx="2">
                          <a:schemeClr val="dk1"/>
                        </a:lnRef>
                        <a:fillRef idx="1">
                          <a:schemeClr val="lt1"/>
                        </a:fillRef>
                        <a:effectRef idx="0">
                          <a:schemeClr val="dk1"/>
                        </a:effectRef>
                        <a:fontRef idx="minor">
                          <a:schemeClr val="dk1"/>
                        </a:fontRef>
                      </wps:style>
                      <wps:txbx>
                        <w:txbxContent>
                          <w:p w14:paraId="25C1390B" w14:textId="4BA71D0C" w:rsidR="00F3207B" w:rsidRDefault="00F3207B" w:rsidP="00C95852">
                            <w:pPr>
                              <w:jc w:val="center"/>
                            </w:pPr>
                            <w:r>
                              <w:t>BC Death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19DEA" id="Rectangle 17" o:spid="_x0000_s1046" style="position:absolute;margin-left:26.25pt;margin-top:23.6pt;width:84.75pt;height:23.4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" fillcolor="white [3201]" strokecolor="black [3200]" strokeweight="1pt">
                <v:textbox>
                  <w:txbxContent>
                    <w:p w14:paraId="25C1390B" w14:textId="4BA71D0C" w:rsidR="00F3207B" w:rsidRDefault="00F3207B" w:rsidP="00C95852">
                      <w:pPr>
                        <w:jc w:val="center"/>
                      </w:pPr>
                      <w:r>
                        <w:t>BC Death</w:t>
                      </w:r>
                    </w:p>
                  </w:txbxContent>
                </v:textbox>
              </v:rect>
            </w:pict>
          </mc:Fallback>
        </mc:AlternateContent>
      </w:r>
    </w:p>
    <w:p w14:paraId="43B3B87B" w14:textId="682DFC07" w:rsidR="00904718" w:rsidRDefault="003C0165" w:rsidP="001D209B">
      <w:r>
        <w:rPr>
          <w:noProof/>
        </w:rPr>
        <mc:AlternateContent>
          <mc:Choice Requires="wps">
            <w:drawing>
              <wp:anchor distT="0" distB="0" distL="114300" distR="114300" simplePos="0" relativeHeight="251758592" behindDoc="0" locked="0" layoutInCell="1" allowOverlap="1" wp14:anchorId="23025F12" wp14:editId="2CA20089">
                <wp:simplePos x="0" y="0"/>
                <wp:positionH relativeFrom="column">
                  <wp:posOffset>2179930</wp:posOffset>
                </wp:positionH>
                <wp:positionV relativeFrom="paragraph">
                  <wp:posOffset>35861</wp:posOffset>
                </wp:positionV>
                <wp:extent cx="1126541" cy="456035"/>
                <wp:effectExtent l="0" t="0" r="16510" b="20320"/>
                <wp:wrapNone/>
                <wp:docPr id="11" name="Rectangle 11"/>
                <wp:cNvGraphicFramePr/>
                <a:graphic xmlns:a="http://schemas.openxmlformats.org/drawingml/2006/main">
                  <a:graphicData uri="http://schemas.microsoft.com/office/word/2010/wordprocessingShape">
                    <wps:wsp>
                      <wps:cNvSpPr/>
                      <wps:spPr>
                        <a:xfrm>
                          <a:off x="0" y="0"/>
                          <a:ext cx="1126541" cy="456035"/>
                        </a:xfrm>
                        <a:prstGeom prst="rect">
                          <a:avLst/>
                        </a:prstGeom>
                        <a:ln>
                          <a:solidFill>
                            <a:schemeClr val="accent2">
                              <a:lumMod val="75000"/>
                            </a:schemeClr>
                          </a:solidFill>
                        </a:ln>
                      </wps:spPr>
                      <wps:style>
                        <a:lnRef idx="2">
                          <a:schemeClr val="dk1"/>
                        </a:lnRef>
                        <a:fillRef idx="1">
                          <a:schemeClr val="lt1"/>
                        </a:fillRef>
                        <a:effectRef idx="0">
                          <a:schemeClr val="dk1"/>
                        </a:effectRef>
                        <a:fontRef idx="minor">
                          <a:schemeClr val="dk1"/>
                        </a:fontRef>
                      </wps:style>
                      <wps:txbx>
                        <w:txbxContent>
                          <w:p w14:paraId="0F83D863" w14:textId="70AE2251" w:rsidR="00F3207B" w:rsidRDefault="00F3207B" w:rsidP="007B62EA">
                            <w:pPr>
                              <w:spacing w:line="240" w:lineRule="auto"/>
                              <w:jc w:val="center"/>
                            </w:pPr>
                            <w:r>
                              <w:t>Stage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025F12" id="Rectangle 11" o:spid="_x0000_s1047" style="position:absolute;margin-left:171.65pt;margin-top:2.8pt;width:88.7pt;height:35.9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" fillcolor="white [3201]" strokecolor="#c45911 [2405]" strokeweight="1pt">
                <v:textbox>
                  <w:txbxContent>
                    <w:p w14:paraId="0F83D863" w14:textId="70AE2251" w:rsidR="00F3207B" w:rsidRDefault="00F3207B" w:rsidP="007B62EA">
                      <w:pPr>
                        <w:spacing w:line="240" w:lineRule="auto"/>
                        <w:jc w:val="center"/>
                      </w:pPr>
                      <w:r>
                        <w:t>Stage 3</w:t>
                      </w:r>
                    </w:p>
                  </w:txbxContent>
                </v:textbox>
              </v:rect>
            </w:pict>
          </mc:Fallback>
        </mc:AlternateContent>
      </w:r>
    </w:p>
    <w:p w14:paraId="364D26F1" w14:textId="38EAF6F5" w:rsidR="00904718" w:rsidRDefault="003C0165" w:rsidP="001D209B">
      <w:r>
        <w:rPr>
          <w:noProof/>
        </w:rPr>
        <mc:AlternateContent>
          <mc:Choice Requires="wps">
            <w:drawing>
              <wp:anchor distT="0" distB="0" distL="114300" distR="114300" simplePos="0" relativeHeight="251711488" behindDoc="0" locked="0" layoutInCell="1" allowOverlap="1" wp14:anchorId="0BF3AB89" wp14:editId="139A5561">
                <wp:simplePos x="0" y="0"/>
                <wp:positionH relativeFrom="column">
                  <wp:posOffset>2201875</wp:posOffset>
                </wp:positionH>
                <wp:positionV relativeFrom="paragraph">
                  <wp:posOffset>189813</wp:posOffset>
                </wp:positionV>
                <wp:extent cx="1126541" cy="442671"/>
                <wp:effectExtent l="0" t="0" r="16510" b="14605"/>
                <wp:wrapNone/>
                <wp:docPr id="7" name="Rectangle 7"/>
                <wp:cNvGraphicFramePr/>
                <a:graphic xmlns:a="http://schemas.openxmlformats.org/drawingml/2006/main">
                  <a:graphicData uri="http://schemas.microsoft.com/office/word/2010/wordprocessingShape">
                    <wps:wsp>
                      <wps:cNvSpPr/>
                      <wps:spPr>
                        <a:xfrm>
                          <a:off x="0" y="0"/>
                          <a:ext cx="1126541" cy="442671"/>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7DBB592B" w14:textId="6ECB8EF1" w:rsidR="00F3207B" w:rsidRDefault="00F3207B" w:rsidP="007B62EA">
                            <w:pPr>
                              <w:spacing w:line="240" w:lineRule="auto"/>
                              <w:jc w:val="center"/>
                            </w:pPr>
                            <w:r>
                              <w:t>Stage 4</w:t>
                            </w:r>
                          </w:p>
                          <w:p w14:paraId="69D620BB" w14:textId="66664D96" w:rsidR="00F3207B" w:rsidRDefault="00F3207B" w:rsidP="00C05F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3AB89" id="Rectangle 7" o:spid="_x0000_s1048" style="position:absolute;margin-left:173.4pt;margin-top:14.95pt;width:88.7pt;height:34.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" fillcolor="white [3201]" strokecolor="red" strokeweight="1pt">
                <v:textbox>
                  <w:txbxContent>
                    <w:p w14:paraId="7DBB592B" w14:textId="6ECB8EF1" w:rsidR="00F3207B" w:rsidRDefault="00F3207B" w:rsidP="007B62EA">
                      <w:pPr>
                        <w:spacing w:line="240" w:lineRule="auto"/>
                        <w:jc w:val="center"/>
                      </w:pPr>
                      <w:r>
                        <w:t>Stage 4</w:t>
                      </w:r>
                    </w:p>
                    <w:p w14:paraId="69D620BB" w14:textId="66664D96" w:rsidR="00F3207B" w:rsidRDefault="00F3207B" w:rsidP="00C05F99">
                      <w:pPr>
                        <w:jc w:val="center"/>
                      </w:pPr>
                    </w:p>
                  </w:txbxContent>
                </v:textbox>
              </v:rect>
            </w:pict>
          </mc:Fallback>
        </mc:AlternateContent>
      </w:r>
    </w:p>
    <w:p w14:paraId="32869B1F" w14:textId="7A40391F" w:rsidR="00904718" w:rsidRPr="00A202EE" w:rsidRDefault="00904718" w:rsidP="001D209B"/>
    <w:p w14:paraId="0CC20822" w14:textId="5940D900" w:rsidR="0052573F" w:rsidRPr="00633928" w:rsidRDefault="0052573F" w:rsidP="00C7780A">
      <w:pPr>
        <w:pStyle w:val="Heading4"/>
      </w:pPr>
      <w:r w:rsidRPr="00633928">
        <w:t>Figure 1</w:t>
      </w:r>
      <w:r w:rsidR="00C7780A">
        <w:t>:</w:t>
      </w:r>
      <w:r w:rsidRPr="00633928">
        <w:t xml:space="preserve"> </w:t>
      </w:r>
      <w:r w:rsidR="00633928" w:rsidRPr="00633928">
        <w:t>Structure of the</w:t>
      </w:r>
      <w:r w:rsidR="00633928">
        <w:t xml:space="preserve"> natural history disease in the</w:t>
      </w:r>
      <w:r w:rsidR="00633928" w:rsidRPr="00633928">
        <w:t xml:space="preserve"> bladder cancer model</w:t>
      </w:r>
    </w:p>
    <w:p w14:paraId="09CC6ACE" w14:textId="63D4860E" w:rsidR="00435927" w:rsidRDefault="00822B1D" w:rsidP="00A55A6D">
      <w:r>
        <w:t xml:space="preserve">The model has two absorbing states. Whilst all individuals have a probability of dying from other causes, </w:t>
      </w:r>
      <w:r>
        <w:t xml:space="preserve">only those </w:t>
      </w:r>
      <w:r w:rsidR="00ED409E">
        <w:t xml:space="preserve">high-risk cancers </w:t>
      </w:r>
      <w:r w:rsidR="00880121">
        <w:t>who have Stage 1-4 BC</w:t>
      </w:r>
      <w:r>
        <w:t xml:space="preserve"> can die from </w:t>
      </w:r>
      <w:r w:rsidR="00C827EB">
        <w:t>BC</w:t>
      </w:r>
      <w:r>
        <w:t>.</w:t>
      </w:r>
      <w:r w:rsidR="008A7E7D">
        <w:t xml:space="preserve"> </w:t>
      </w:r>
      <w:r w:rsidR="00C827EB">
        <w:t xml:space="preserve"> </w:t>
      </w:r>
      <w:r w:rsidR="008A7E7D">
        <w:t xml:space="preserve">It is </w:t>
      </w:r>
      <w:r w:rsidR="00ED409E">
        <w:t xml:space="preserve">not </w:t>
      </w:r>
      <w:r w:rsidR="008A7E7D">
        <w:t xml:space="preserve">possible that individuals can die from </w:t>
      </w:r>
      <w:r w:rsidR="00ED409E">
        <w:t xml:space="preserve">undiagnosed </w:t>
      </w:r>
      <w:r w:rsidR="00C827EB">
        <w:t xml:space="preserve">BC </w:t>
      </w:r>
      <w:r w:rsidR="00633928">
        <w:t>(</w:t>
      </w:r>
      <w:r w:rsidR="00ED409E">
        <w:t>based on the consultations with the clinical experts</w:t>
      </w:r>
      <w:r w:rsidR="00633928">
        <w:t>)</w:t>
      </w:r>
      <w:r w:rsidR="00ED409E">
        <w:t xml:space="preserve">, assuming that all BC will be diagnosed before death or post-mortem (reflecting the national incidence and mortality </w:t>
      </w:r>
      <w:commentRangeStart w:id="7"/>
      <w:commentRangeStart w:id="8"/>
      <w:r w:rsidR="00ED409E">
        <w:t>data</w:t>
      </w:r>
      <w:commentRangeEnd w:id="7"/>
      <w:r w:rsidR="0039760A">
        <w:rPr>
          <w:rStyle w:val="CommentReference"/>
        </w:rPr>
        <w:commentReference w:id="7"/>
      </w:r>
      <w:commentRangeEnd w:id="8"/>
      <w:r w:rsidR="0072710A">
        <w:rPr>
          <w:rStyle w:val="CommentReference"/>
        </w:rPr>
        <w:commentReference w:id="8"/>
      </w:r>
      <w:r w:rsidR="00ED409E">
        <w:t>)</w:t>
      </w:r>
      <w:r w:rsidR="008A7E7D">
        <w:t>.</w:t>
      </w:r>
      <w:r w:rsidR="0039760A">
        <w:t xml:space="preserve"> </w:t>
      </w:r>
      <w:r w:rsidR="009817E7">
        <w:t xml:space="preserve"> </w:t>
      </w:r>
    </w:p>
    <w:p w14:paraId="1A5B8D46" w14:textId="6B27A139" w:rsidR="008366F8" w:rsidRDefault="00EE3347" w:rsidP="0072710A">
      <w:r>
        <w:t>The screening</w:t>
      </w:r>
      <w:r w:rsidR="005B0AF6">
        <w:t xml:space="preserve"> and</w:t>
      </w:r>
      <w:r>
        <w:t xml:space="preserve"> surveillance modules of the model sit on top of the natural history model and feed into it</w:t>
      </w:r>
      <w:r w:rsidR="00B76036">
        <w:t>.</w:t>
      </w:r>
      <w:r w:rsidR="008F55A5">
        <w:t xml:space="preserve"> </w:t>
      </w:r>
      <w:r w:rsidR="00FE7793">
        <w:t>Following model setup, t</w:t>
      </w:r>
      <w:r w:rsidR="00B4102C">
        <w:t xml:space="preserve">he model simulation progresses by first evaluating the </w:t>
      </w:r>
      <w:r w:rsidR="0083297F">
        <w:t>whether the person has tumour at time t</w:t>
      </w:r>
      <w:r w:rsidR="00B4102C">
        <w:t xml:space="preserve">. The next step is to </w:t>
      </w:r>
      <w:r w:rsidR="00D74741">
        <w:t>decide</w:t>
      </w:r>
      <w:r w:rsidR="00B4102C">
        <w:t xml:space="preserve"> </w:t>
      </w:r>
      <w:r w:rsidR="00AB2246">
        <w:t xml:space="preserve">the stage of the disease and </w:t>
      </w:r>
      <w:r w:rsidR="00B4102C">
        <w:t xml:space="preserve">who is </w:t>
      </w:r>
      <w:r w:rsidR="00B4102C">
        <w:t>diagnosed</w:t>
      </w:r>
      <w:r w:rsidR="00DE4F52">
        <w:t xml:space="preserve"> with </w:t>
      </w:r>
      <w:r w:rsidR="0083297F">
        <w:t>BC</w:t>
      </w:r>
      <w:r w:rsidR="00B4102C">
        <w:t xml:space="preserve"> symptomatically, </w:t>
      </w:r>
      <w:r w:rsidR="005B0AF6">
        <w:t>and if diagnosed, who dies from</w:t>
      </w:r>
      <w:r w:rsidR="00E93CD1">
        <w:t xml:space="preserve"> </w:t>
      </w:r>
      <w:commentRangeStart w:id="9"/>
      <w:commentRangeStart w:id="10"/>
      <w:r w:rsidR="00E93CD1">
        <w:t>BC</w:t>
      </w:r>
      <w:commentRangeEnd w:id="9"/>
      <w:r w:rsidR="0039760A">
        <w:rPr>
          <w:rStyle w:val="CommentReference"/>
        </w:rPr>
        <w:commentReference w:id="9"/>
      </w:r>
      <w:commentRangeEnd w:id="10"/>
      <w:r w:rsidR="0072710A">
        <w:rPr>
          <w:rStyle w:val="CommentReference"/>
        </w:rPr>
        <w:commentReference w:id="10"/>
      </w:r>
      <w:r w:rsidR="00E93CD1">
        <w:t xml:space="preserve">; </w:t>
      </w:r>
      <w:r w:rsidR="00B4102C">
        <w:t>then</w:t>
      </w:r>
      <w:r w:rsidR="00DE4F52">
        <w:t xml:space="preserve"> if screening is selected,</w:t>
      </w:r>
      <w:r w:rsidR="00B4102C">
        <w:t xml:space="preserve"> the screening and surveillance modules of the model are run. Finally, model outcomes are gathered.</w:t>
      </w:r>
      <w:r w:rsidR="004534E8">
        <w:t xml:space="preserve"> </w:t>
      </w:r>
      <w:r w:rsidR="00DE4F52">
        <w:t xml:space="preserve">Costs, </w:t>
      </w:r>
      <w:r w:rsidR="009F6786">
        <w:t>quality-adjusted life years (</w:t>
      </w:r>
      <w:r w:rsidR="00DE4F52">
        <w:t>QALYs</w:t>
      </w:r>
      <w:r w:rsidR="009F6786">
        <w:t>)</w:t>
      </w:r>
      <w:r w:rsidR="00DE4F52">
        <w:t xml:space="preserve"> and other outcomes such as resource use and cancer cases</w:t>
      </w:r>
      <w:r w:rsidR="00E66361">
        <w:t xml:space="preserve"> are aggregated</w:t>
      </w:r>
      <w:r w:rsidR="00DB68F7">
        <w:t>;</w:t>
      </w:r>
      <w:r w:rsidR="00DE4F52">
        <w:t xml:space="preserve"> </w:t>
      </w:r>
      <w:r w:rsidR="00A81C6D">
        <w:t xml:space="preserve">half cycle </w:t>
      </w:r>
      <w:r w:rsidR="00DE4F52">
        <w:t xml:space="preserve">correction and discounting </w:t>
      </w:r>
      <w:proofErr w:type="gramStart"/>
      <w:r w:rsidR="00DE4F52">
        <w:t>is</w:t>
      </w:r>
      <w:proofErr w:type="gramEnd"/>
      <w:r w:rsidR="00DE4F52">
        <w:t xml:space="preserve"> applied</w:t>
      </w:r>
      <w:r w:rsidR="00DB68F7">
        <w:t xml:space="preserve"> </w:t>
      </w:r>
      <w:r w:rsidR="004A673F">
        <w:t>to costs, QALYs and life years</w:t>
      </w:r>
      <w:r w:rsidR="009F6786">
        <w:t xml:space="preserve"> saved (LYS)</w:t>
      </w:r>
      <w:r w:rsidR="00C124A5">
        <w:t>,</w:t>
      </w:r>
      <w:r w:rsidR="00E66361">
        <w:t xml:space="preserve"> </w:t>
      </w:r>
      <w:r w:rsidR="00DE4F52">
        <w:t>and</w:t>
      </w:r>
      <w:r w:rsidR="00E66361">
        <w:t xml:space="preserve"> </w:t>
      </w:r>
      <w:r w:rsidR="00DE4F52">
        <w:t xml:space="preserve">incremental </w:t>
      </w:r>
      <w:r w:rsidR="00DE4F52">
        <w:t>results</w:t>
      </w:r>
      <w:r w:rsidR="004F3099">
        <w:t xml:space="preserve"> are</w:t>
      </w:r>
      <w:r w:rsidR="00E66361">
        <w:t xml:space="preserve"> estimated.</w:t>
      </w:r>
      <w:r w:rsidR="003023F7">
        <w:t xml:space="preserve"> </w:t>
      </w:r>
    </w:p>
    <w:p w14:paraId="6A60F540" w14:textId="0A837C1D" w:rsidR="0072710A" w:rsidRDefault="0072710A" w:rsidP="0072710A">
      <w:r>
        <w:t>The calibrated model can be run in two modes: probabilistic and deterministic one. Both modes can be run with different population varied by their demographic characteristics (age, sex, smoking status) to analyse the impact of implementation of the home dipstick test.</w:t>
      </w:r>
    </w:p>
    <w:p w14:paraId="487F8C04" w14:textId="75272DE4" w:rsidR="00D205A9" w:rsidRDefault="00F14C77" w:rsidP="00D205A9">
      <w:pPr>
        <w:pStyle w:val="Heading1"/>
      </w:pPr>
      <w:bookmarkStart w:id="11" w:name="_Toc108616583"/>
      <w:r>
        <w:lastRenderedPageBreak/>
        <w:t>Model Population</w:t>
      </w:r>
      <w:bookmarkEnd w:id="11"/>
    </w:p>
    <w:p w14:paraId="602B5A28" w14:textId="77777777" w:rsidR="004F4978" w:rsidRPr="004F4978" w:rsidRDefault="00F14C77" w:rsidP="007E040F">
      <w:pPr>
        <w:pStyle w:val="Heading2"/>
      </w:pPr>
      <w:bookmarkStart w:id="12" w:name="_Toc2330757"/>
      <w:bookmarkStart w:id="13" w:name="_Toc3448237"/>
      <w:bookmarkStart w:id="14" w:name="_Toc4075565"/>
      <w:bookmarkStart w:id="15" w:name="_Toc8807471"/>
      <w:bookmarkStart w:id="16" w:name="_Toc10471870"/>
      <w:bookmarkStart w:id="17" w:name="_Toc15393555"/>
      <w:bookmarkStart w:id="18" w:name="_Toc25828488"/>
      <w:bookmarkStart w:id="19" w:name="_Toc108616584"/>
      <w:r>
        <w:t xml:space="preserve">Baseline </w:t>
      </w:r>
      <w:r w:rsidR="007E040F">
        <w:t>Phenotypic</w:t>
      </w:r>
      <w:r w:rsidR="004F4978">
        <w:t xml:space="preserve"> Characteristics</w:t>
      </w:r>
      <w:bookmarkEnd w:id="12"/>
      <w:bookmarkEnd w:id="13"/>
      <w:bookmarkEnd w:id="14"/>
      <w:bookmarkEnd w:id="15"/>
      <w:bookmarkEnd w:id="16"/>
      <w:bookmarkEnd w:id="17"/>
      <w:bookmarkEnd w:id="18"/>
      <w:bookmarkEnd w:id="19"/>
    </w:p>
    <w:p w14:paraId="3589F852" w14:textId="1AE0B67B" w:rsidR="009F6786" w:rsidRDefault="00D600FF" w:rsidP="00546226">
      <w:commentRangeStart w:id="20"/>
      <w:commentRangeStart w:id="21"/>
      <w:r>
        <w:t>The</w:t>
      </w:r>
      <w:commentRangeEnd w:id="20"/>
      <w:r w:rsidR="001665D3">
        <w:rPr>
          <w:rStyle w:val="CommentReference"/>
        </w:rPr>
        <w:commentReference w:id="20"/>
      </w:r>
      <w:commentRangeEnd w:id="21"/>
      <w:r w:rsidR="0072710A">
        <w:rPr>
          <w:rStyle w:val="CommentReference"/>
        </w:rPr>
        <w:commentReference w:id="21"/>
      </w:r>
      <w:r>
        <w:t xml:space="preserve"> model baseline population is composed of individuals from the Heal</w:t>
      </w:r>
      <w:r w:rsidR="00937DCD">
        <w:t>th Survey for England (HSE) 201</w:t>
      </w:r>
      <w:r w:rsidR="005008DA">
        <w:t>8</w:t>
      </w:r>
      <w:r w:rsidR="00937DCD">
        <w:fldChar w:fldCharType="begin"/>
      </w:r>
      <w:r w:rsidR="00804071">
        <w:instrText xml:space="preserve"> ADDIN EN.CITE &lt;EndNote&gt;&lt;Cite ExcludeAuth="1"&gt;&lt;Year&gt;2019&lt;/Year&gt;&lt;RecNum&gt;11&lt;/RecNum&gt;&lt;DisplayText&gt;&lt;style face="superscript"&gt;2&lt;/style&gt;&lt;/DisplayText&gt;&lt;record&gt;&lt;rec-number&gt;11&lt;/rec-number&gt;&lt;foreign-keys&gt;&lt;key app="EN" db-id="v9wz0a0x75vsr9e05ztvvv2bpwwars2x0dwa" timestamp="1642778460"&gt;11&lt;/key&gt;&lt;/foreign-keys&gt;&lt;ref-type name="Dataset"&gt;59&lt;/ref-type&gt;&lt;contributors&gt;&lt;/contributors&gt;&lt;titles&gt;&lt;title&gt;Health Survey for England 2019&lt;/title&gt;&lt;/titles&gt;&lt;dates&gt;&lt;year&gt;2019&lt;/year&gt;&lt;/dates&gt;&lt;publisher&gt;NHS Digital&lt;/publisher&gt;&lt;urls&gt;&lt;/urls&gt;&lt;/record&gt;&lt;/Cite&gt;&lt;/EndNote&gt;</w:instrText>
      </w:r>
      <w:r w:rsidR="00937DCD">
        <w:fldChar w:fldCharType="separate"/>
      </w:r>
      <w:r w:rsidR="00804071" w:rsidRPr="00804071">
        <w:rPr>
          <w:noProof/>
          <w:vertAlign w:val="superscript"/>
        </w:rPr>
        <w:t>2</w:t>
      </w:r>
      <w:r w:rsidR="00937DCD">
        <w:fldChar w:fldCharType="end"/>
      </w:r>
      <w:r>
        <w:t>, an annual survey which is designed to provide a snapshot of the nation’s health.</w:t>
      </w:r>
      <w:r w:rsidR="001374FD" w:rsidRPr="001374FD">
        <w:t xml:space="preserve"> </w:t>
      </w:r>
      <w:r w:rsidR="00B473A9">
        <w:t xml:space="preserve">The year 2018 was selected as </w:t>
      </w:r>
      <w:r w:rsidR="001A747D">
        <w:t xml:space="preserve">the most recent dataset </w:t>
      </w:r>
      <w:r w:rsidR="00B473A9">
        <w:t xml:space="preserve">that included population baseline quality of life values. </w:t>
      </w:r>
      <w:r w:rsidR="001374FD">
        <w:t xml:space="preserve">Individuals aged under 30 </w:t>
      </w:r>
      <w:r w:rsidR="00ED409E">
        <w:t xml:space="preserve">years </w:t>
      </w:r>
      <w:r w:rsidR="001374FD">
        <w:t xml:space="preserve">were excluded from the model as it was assumed that </w:t>
      </w:r>
      <w:r w:rsidR="00401D54">
        <w:t xml:space="preserve">the number of bladder cancer cases </w:t>
      </w:r>
      <w:r w:rsidR="00546226">
        <w:t xml:space="preserve">in this group </w:t>
      </w:r>
      <w:r w:rsidR="00401D54">
        <w:t xml:space="preserve">are very small. </w:t>
      </w:r>
      <w:r w:rsidR="001374FD">
        <w:t xml:space="preserve">This resulted in a sample of </w:t>
      </w:r>
      <w:r w:rsidR="001A747D" w:rsidRPr="001A747D">
        <w:t>6</w:t>
      </w:r>
      <w:r w:rsidR="001A747D">
        <w:t>,</w:t>
      </w:r>
      <w:r w:rsidR="001A747D" w:rsidRPr="001A747D">
        <w:t>928</w:t>
      </w:r>
      <w:r w:rsidR="001A747D">
        <w:t xml:space="preserve"> </w:t>
      </w:r>
      <w:r w:rsidR="001374FD">
        <w:t>individuals.</w:t>
      </w:r>
      <w:r>
        <w:t xml:space="preserve"> </w:t>
      </w:r>
      <w:r w:rsidR="009F6786">
        <w:t>The individual phenotypic attributes extracted from HSE 201</w:t>
      </w:r>
      <w:r w:rsidR="005008DA">
        <w:t>8</w:t>
      </w:r>
      <w:r w:rsidR="009F6786">
        <w:t xml:space="preserve"> for use in the model included age, sex, ethnicity, </w:t>
      </w:r>
      <w:proofErr w:type="spellStart"/>
      <w:r w:rsidR="005008DA">
        <w:t>EuroQol</w:t>
      </w:r>
      <w:proofErr w:type="spellEnd"/>
      <w:r w:rsidR="005008DA">
        <w:t xml:space="preserve"> - 5 Dimensions (EQ-5D), </w:t>
      </w:r>
      <w:r w:rsidR="009F6786">
        <w:t>indices of multiple deprivation (IMD) quintile (a measurement of socioeconomic deprivation), smoking status</w:t>
      </w:r>
      <w:r w:rsidR="00641027">
        <w:t>, occupation (whether a person is a manufacture worker or not)</w:t>
      </w:r>
      <w:r w:rsidR="00422071">
        <w:t xml:space="preserve">, and region (whether the respondent is from </w:t>
      </w:r>
      <w:r w:rsidR="00422071" w:rsidRPr="00422071">
        <w:t>Yorkshire and the Humber</w:t>
      </w:r>
      <w:r w:rsidR="00422071">
        <w:t xml:space="preserve"> region or not)</w:t>
      </w:r>
      <w:r w:rsidR="009F6786">
        <w:t xml:space="preserve">. </w:t>
      </w:r>
      <w:r w:rsidR="00BA2162">
        <w:t>The</w:t>
      </w:r>
      <w:r w:rsidR="009F6786">
        <w:t xml:space="preserve"> survey weights have been calculated by the HSE to enable adjustment of the sample so that it matches national population estimates of age, sex</w:t>
      </w:r>
      <w:r w:rsidR="00ED409E">
        <w:t>,</w:t>
      </w:r>
      <w:r w:rsidR="009F6786">
        <w:t xml:space="preserve"> and regional distribution, correcting for non-response, and thereby making the sample more representative of the English population.</w:t>
      </w:r>
      <w:r w:rsidR="006531B6">
        <w:t xml:space="preserve"> </w:t>
      </w:r>
      <w:r w:rsidR="009F6786">
        <w:fldChar w:fldCharType="begin"/>
      </w:r>
      <w:r w:rsidR="009F6786">
        <w:instrText xml:space="preserve"> REF _Ref2247176 \h </w:instrText>
      </w:r>
      <w:r w:rsidR="009F6786">
        <w:fldChar w:fldCharType="separate"/>
      </w:r>
      <w:r w:rsidR="009F6786">
        <w:t xml:space="preserve">Table </w:t>
      </w:r>
      <w:r w:rsidR="009F6786">
        <w:rPr>
          <w:noProof/>
        </w:rPr>
        <w:t>1</w:t>
      </w:r>
      <w:r w:rsidR="009F6786">
        <w:fldChar w:fldCharType="end"/>
      </w:r>
      <w:r w:rsidR="009F6786">
        <w:t xml:space="preserve"> summarises the individual charact</w:t>
      </w:r>
      <w:r w:rsidR="00955EC6">
        <w:t>eristics extracted from HSE 201</w:t>
      </w:r>
      <w:r w:rsidR="00AF5A51">
        <w:t>8</w:t>
      </w:r>
      <w:r w:rsidR="009F6786">
        <w:t>.</w:t>
      </w:r>
    </w:p>
    <w:p w14:paraId="673727E8" w14:textId="084A4510" w:rsidR="00D80C89" w:rsidRPr="00D80C89" w:rsidRDefault="00D80C89" w:rsidP="00C7780A">
      <w:pPr>
        <w:pStyle w:val="Heading4"/>
      </w:pPr>
      <w:bookmarkStart w:id="22" w:name="_Ref2247176"/>
      <w:r>
        <w:t xml:space="preserve">Table </w:t>
      </w:r>
      <w:r w:rsidR="00962160">
        <w:rPr>
          <w:noProof/>
        </w:rPr>
        <w:fldChar w:fldCharType="begin"/>
      </w:r>
      <w:r w:rsidR="00962160">
        <w:rPr>
          <w:noProof/>
        </w:rPr>
        <w:instrText xml:space="preserve"> SEQ Table \* ARABIC </w:instrText>
      </w:r>
      <w:r w:rsidR="00962160">
        <w:rPr>
          <w:noProof/>
        </w:rPr>
        <w:fldChar w:fldCharType="separate"/>
      </w:r>
      <w:r w:rsidR="00D346B1">
        <w:rPr>
          <w:noProof/>
        </w:rPr>
        <w:t>1</w:t>
      </w:r>
      <w:r w:rsidR="00962160">
        <w:rPr>
          <w:noProof/>
        </w:rPr>
        <w:fldChar w:fldCharType="end"/>
      </w:r>
      <w:bookmarkEnd w:id="22"/>
      <w:r>
        <w:t>:</w:t>
      </w:r>
      <w:r w:rsidR="0083286E">
        <w:t xml:space="preserve"> Summary of individual characteristics extracted from </w:t>
      </w:r>
      <w:r w:rsidR="006531B6">
        <w:t>HSE 201</w:t>
      </w:r>
      <w:r w:rsidR="00AF5A51">
        <w:t>8,</w:t>
      </w:r>
      <w:r w:rsidR="0083286E">
        <w:t xml:space="preserve"> their coding in the model and the number</w:t>
      </w:r>
      <w:r w:rsidR="004E3DB4">
        <w:t>s</w:t>
      </w:r>
      <w:r w:rsidR="0083286E">
        <w:t xml:space="preserve"> with missing data.</w:t>
      </w:r>
    </w:p>
    <w:tbl>
      <w:tblPr>
        <w:tblStyle w:val="PlainTable2"/>
        <w:tblW w:w="0" w:type="auto"/>
        <w:tblLook w:val="04A0" w:firstRow="1" w:lastRow="0" w:firstColumn="1" w:lastColumn="0" w:noHBand="0" w:noVBand="1"/>
      </w:tblPr>
      <w:tblGrid>
        <w:gridCol w:w="1824"/>
        <w:gridCol w:w="1405"/>
        <w:gridCol w:w="4339"/>
        <w:gridCol w:w="1448"/>
      </w:tblGrid>
      <w:tr w:rsidR="00A914F7" w:rsidRPr="00100F63" w14:paraId="54987426" w14:textId="77777777" w:rsidTr="00100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4A02CD9E" w14:textId="77777777" w:rsidR="00221C5D" w:rsidRPr="00100F63" w:rsidRDefault="00221C5D" w:rsidP="007900F3">
            <w:pPr>
              <w:rPr>
                <w:b w:val="0"/>
                <w:bCs w:val="0"/>
                <w:sz w:val="18"/>
                <w:szCs w:val="18"/>
              </w:rPr>
            </w:pPr>
            <w:r w:rsidRPr="00100F63">
              <w:rPr>
                <w:sz w:val="18"/>
                <w:szCs w:val="18"/>
              </w:rPr>
              <w:t>Characteristic (Unit)</w:t>
            </w:r>
          </w:p>
        </w:tc>
        <w:tc>
          <w:tcPr>
            <w:tcW w:w="1405" w:type="dxa"/>
          </w:tcPr>
          <w:p w14:paraId="6896F42C" w14:textId="752628BA" w:rsidR="00221C5D" w:rsidRPr="00100F63" w:rsidRDefault="00221C5D" w:rsidP="006E53A7">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100F63">
              <w:rPr>
                <w:sz w:val="18"/>
                <w:szCs w:val="18"/>
              </w:rPr>
              <w:t>HSE 201</w:t>
            </w:r>
            <w:r w:rsidR="006E53A7" w:rsidRPr="00100F63">
              <w:rPr>
                <w:sz w:val="18"/>
                <w:szCs w:val="18"/>
              </w:rPr>
              <w:t>9/2014</w:t>
            </w:r>
            <w:r w:rsidRPr="00100F63">
              <w:rPr>
                <w:sz w:val="18"/>
                <w:szCs w:val="18"/>
              </w:rPr>
              <w:t xml:space="preserve"> Survey Code</w:t>
            </w:r>
          </w:p>
        </w:tc>
        <w:tc>
          <w:tcPr>
            <w:tcW w:w="4339" w:type="dxa"/>
          </w:tcPr>
          <w:p w14:paraId="02222AA8" w14:textId="77777777" w:rsidR="00221C5D" w:rsidRPr="00100F63" w:rsidRDefault="00AD4CB6" w:rsidP="007900F3">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100F63">
              <w:rPr>
                <w:sz w:val="18"/>
                <w:szCs w:val="18"/>
              </w:rPr>
              <w:t>How Coded in the Model</w:t>
            </w:r>
          </w:p>
        </w:tc>
        <w:tc>
          <w:tcPr>
            <w:tcW w:w="1448" w:type="dxa"/>
          </w:tcPr>
          <w:p w14:paraId="73CB2D5E" w14:textId="77777777" w:rsidR="00221C5D" w:rsidRPr="00100F63" w:rsidRDefault="00221C5D" w:rsidP="00221C5D">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100F63">
              <w:rPr>
                <w:sz w:val="18"/>
                <w:szCs w:val="18"/>
              </w:rPr>
              <w:t>Number with Missing Data</w:t>
            </w:r>
          </w:p>
        </w:tc>
      </w:tr>
      <w:tr w:rsidR="00D84143" w:rsidRPr="00100F63" w14:paraId="35E0239F" w14:textId="77777777" w:rsidTr="00100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77ACB017" w14:textId="77777777" w:rsidR="00221C5D" w:rsidRPr="00100F63" w:rsidRDefault="00221C5D" w:rsidP="007900F3">
            <w:pPr>
              <w:rPr>
                <w:b w:val="0"/>
                <w:bCs w:val="0"/>
                <w:sz w:val="18"/>
                <w:szCs w:val="18"/>
              </w:rPr>
            </w:pPr>
            <w:r w:rsidRPr="00100F63">
              <w:rPr>
                <w:b w:val="0"/>
                <w:bCs w:val="0"/>
                <w:sz w:val="18"/>
                <w:szCs w:val="18"/>
              </w:rPr>
              <w:t>Age (Years)</w:t>
            </w:r>
          </w:p>
        </w:tc>
        <w:tc>
          <w:tcPr>
            <w:tcW w:w="1405" w:type="dxa"/>
          </w:tcPr>
          <w:p w14:paraId="36EC5DD7" w14:textId="2663E714" w:rsidR="00221C5D" w:rsidRPr="00100F63" w:rsidRDefault="006531B6" w:rsidP="007900F3">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Age16g5</w:t>
            </w:r>
          </w:p>
        </w:tc>
        <w:tc>
          <w:tcPr>
            <w:tcW w:w="4339" w:type="dxa"/>
          </w:tcPr>
          <w:p w14:paraId="24D8C1C5" w14:textId="35F9A729" w:rsidR="00221C5D" w:rsidRPr="00100F63" w:rsidRDefault="00221C5D" w:rsidP="00AC7C2E">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 xml:space="preserve">Continuous </w:t>
            </w:r>
            <w:r w:rsidR="00AC7C2E" w:rsidRPr="00100F63">
              <w:rPr>
                <w:sz w:val="18"/>
                <w:szCs w:val="18"/>
              </w:rPr>
              <w:t xml:space="preserve">variable </w:t>
            </w:r>
          </w:p>
        </w:tc>
        <w:tc>
          <w:tcPr>
            <w:tcW w:w="1448" w:type="dxa"/>
          </w:tcPr>
          <w:p w14:paraId="2A8E730B" w14:textId="1405EAC0" w:rsidR="00221C5D" w:rsidRPr="00100F63" w:rsidRDefault="00221C5D" w:rsidP="007900F3">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0</w:t>
            </w:r>
            <w:r w:rsidR="00F80923">
              <w:rPr>
                <w:sz w:val="18"/>
                <w:szCs w:val="18"/>
              </w:rPr>
              <w:t xml:space="preserve"> (0%)</w:t>
            </w:r>
          </w:p>
        </w:tc>
      </w:tr>
      <w:tr w:rsidR="00D84143" w:rsidRPr="00100F63" w14:paraId="6FFE4522" w14:textId="77777777" w:rsidTr="00100F63">
        <w:tc>
          <w:tcPr>
            <w:cnfStyle w:val="001000000000" w:firstRow="0" w:lastRow="0" w:firstColumn="1" w:lastColumn="0" w:oddVBand="0" w:evenVBand="0" w:oddHBand="0" w:evenHBand="0" w:firstRowFirstColumn="0" w:firstRowLastColumn="0" w:lastRowFirstColumn="0" w:lastRowLastColumn="0"/>
            <w:tcW w:w="1824" w:type="dxa"/>
          </w:tcPr>
          <w:p w14:paraId="72C34E32" w14:textId="77777777" w:rsidR="00221C5D" w:rsidRPr="00100F63" w:rsidRDefault="00221C5D" w:rsidP="007900F3">
            <w:pPr>
              <w:rPr>
                <w:b w:val="0"/>
                <w:bCs w:val="0"/>
                <w:sz w:val="18"/>
                <w:szCs w:val="18"/>
              </w:rPr>
            </w:pPr>
            <w:r w:rsidRPr="00100F63">
              <w:rPr>
                <w:b w:val="0"/>
                <w:bCs w:val="0"/>
                <w:sz w:val="18"/>
                <w:szCs w:val="18"/>
              </w:rPr>
              <w:t>Sex</w:t>
            </w:r>
          </w:p>
        </w:tc>
        <w:tc>
          <w:tcPr>
            <w:tcW w:w="1405" w:type="dxa"/>
          </w:tcPr>
          <w:p w14:paraId="499BC049" w14:textId="77777777" w:rsidR="00221C5D" w:rsidRPr="00100F63" w:rsidRDefault="00221C5D" w:rsidP="007900F3">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Sex</w:t>
            </w:r>
          </w:p>
        </w:tc>
        <w:tc>
          <w:tcPr>
            <w:tcW w:w="4339" w:type="dxa"/>
          </w:tcPr>
          <w:p w14:paraId="772C8E8D" w14:textId="77777777" w:rsidR="00221C5D" w:rsidRPr="00100F63" w:rsidRDefault="00221C5D" w:rsidP="00EA6663">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Binary; 1 = Male, 0 = Female.</w:t>
            </w:r>
          </w:p>
        </w:tc>
        <w:tc>
          <w:tcPr>
            <w:tcW w:w="1448" w:type="dxa"/>
          </w:tcPr>
          <w:p w14:paraId="0365B5DB" w14:textId="0F299606" w:rsidR="00221C5D" w:rsidRPr="00100F63" w:rsidRDefault="00221C5D" w:rsidP="007900F3">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0</w:t>
            </w:r>
            <w:r w:rsidR="00F80923">
              <w:rPr>
                <w:sz w:val="18"/>
                <w:szCs w:val="18"/>
              </w:rPr>
              <w:t xml:space="preserve"> </w:t>
            </w:r>
            <w:r w:rsidR="00F80923">
              <w:rPr>
                <w:sz w:val="18"/>
                <w:szCs w:val="18"/>
              </w:rPr>
              <w:t>(0%)</w:t>
            </w:r>
          </w:p>
        </w:tc>
      </w:tr>
      <w:tr w:rsidR="00D84143" w:rsidRPr="00100F63" w14:paraId="4C1CE4DD" w14:textId="77777777" w:rsidTr="00100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08AF1A7F" w14:textId="77777777" w:rsidR="00221C5D" w:rsidRPr="00100F63" w:rsidRDefault="00221C5D" w:rsidP="007900F3">
            <w:pPr>
              <w:rPr>
                <w:b w:val="0"/>
                <w:bCs w:val="0"/>
                <w:sz w:val="18"/>
                <w:szCs w:val="18"/>
              </w:rPr>
            </w:pPr>
            <w:r w:rsidRPr="00100F63">
              <w:rPr>
                <w:b w:val="0"/>
                <w:bCs w:val="0"/>
                <w:sz w:val="18"/>
                <w:szCs w:val="18"/>
              </w:rPr>
              <w:t>Ethnicity</w:t>
            </w:r>
          </w:p>
        </w:tc>
        <w:tc>
          <w:tcPr>
            <w:tcW w:w="1405" w:type="dxa"/>
          </w:tcPr>
          <w:p w14:paraId="40983867" w14:textId="77777777" w:rsidR="00221C5D" w:rsidRPr="00100F63" w:rsidRDefault="00221C5D" w:rsidP="007900F3">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origin2</w:t>
            </w:r>
          </w:p>
        </w:tc>
        <w:tc>
          <w:tcPr>
            <w:tcW w:w="4339" w:type="dxa"/>
          </w:tcPr>
          <w:p w14:paraId="2AB89F16" w14:textId="626E71B5" w:rsidR="00221C5D" w:rsidRPr="00100F63" w:rsidRDefault="00221C5D" w:rsidP="008F0E81">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 xml:space="preserve">Numeric; </w:t>
            </w:r>
            <w:r w:rsidR="003575D9" w:rsidRPr="00100F63">
              <w:rPr>
                <w:sz w:val="18"/>
                <w:szCs w:val="18"/>
              </w:rPr>
              <w:t>1 = White; 2 = B</w:t>
            </w:r>
            <w:r w:rsidRPr="00100F63">
              <w:rPr>
                <w:sz w:val="18"/>
                <w:szCs w:val="18"/>
              </w:rPr>
              <w:t xml:space="preserve">lack; 3 = Asian; 4 = </w:t>
            </w:r>
            <w:r w:rsidR="00ED409E" w:rsidRPr="00100F63">
              <w:rPr>
                <w:sz w:val="18"/>
                <w:szCs w:val="18"/>
              </w:rPr>
              <w:t>M</w:t>
            </w:r>
            <w:r w:rsidRPr="00100F63">
              <w:rPr>
                <w:sz w:val="18"/>
                <w:szCs w:val="18"/>
              </w:rPr>
              <w:t>ixed; 5 = other</w:t>
            </w:r>
          </w:p>
        </w:tc>
        <w:tc>
          <w:tcPr>
            <w:tcW w:w="1448" w:type="dxa"/>
          </w:tcPr>
          <w:p w14:paraId="07BBD667" w14:textId="58A65815" w:rsidR="00221C5D" w:rsidRPr="00100F63" w:rsidRDefault="00683BBB" w:rsidP="008F0E81">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23</w:t>
            </w:r>
            <w:r w:rsidR="00F80923">
              <w:rPr>
                <w:sz w:val="18"/>
                <w:szCs w:val="18"/>
              </w:rPr>
              <w:t xml:space="preserve"> (0.34%)</w:t>
            </w:r>
          </w:p>
        </w:tc>
      </w:tr>
      <w:tr w:rsidR="00D84143" w:rsidRPr="00100F63" w14:paraId="0712460F" w14:textId="77777777" w:rsidTr="00100F63">
        <w:tc>
          <w:tcPr>
            <w:cnfStyle w:val="001000000000" w:firstRow="0" w:lastRow="0" w:firstColumn="1" w:lastColumn="0" w:oddVBand="0" w:evenVBand="0" w:oddHBand="0" w:evenHBand="0" w:firstRowFirstColumn="0" w:firstRowLastColumn="0" w:lastRowFirstColumn="0" w:lastRowLastColumn="0"/>
            <w:tcW w:w="1824" w:type="dxa"/>
          </w:tcPr>
          <w:p w14:paraId="0B84DC03" w14:textId="77777777" w:rsidR="00221C5D" w:rsidRPr="00100F63" w:rsidRDefault="00221C5D" w:rsidP="007900F3">
            <w:pPr>
              <w:rPr>
                <w:b w:val="0"/>
                <w:bCs w:val="0"/>
                <w:sz w:val="18"/>
                <w:szCs w:val="18"/>
              </w:rPr>
            </w:pPr>
            <w:r w:rsidRPr="00100F63">
              <w:rPr>
                <w:b w:val="0"/>
                <w:bCs w:val="0"/>
                <w:sz w:val="18"/>
                <w:szCs w:val="18"/>
              </w:rPr>
              <w:t>IMD Quintile</w:t>
            </w:r>
          </w:p>
        </w:tc>
        <w:tc>
          <w:tcPr>
            <w:tcW w:w="1405" w:type="dxa"/>
          </w:tcPr>
          <w:p w14:paraId="02F91DE2" w14:textId="77777777" w:rsidR="00221C5D" w:rsidRPr="00100F63" w:rsidRDefault="00221C5D" w:rsidP="007900F3">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00F63">
              <w:rPr>
                <w:sz w:val="18"/>
                <w:szCs w:val="18"/>
              </w:rPr>
              <w:t>qimd</w:t>
            </w:r>
            <w:proofErr w:type="spellEnd"/>
          </w:p>
        </w:tc>
        <w:tc>
          <w:tcPr>
            <w:tcW w:w="4339" w:type="dxa"/>
          </w:tcPr>
          <w:p w14:paraId="29FC22D2" w14:textId="77777777" w:rsidR="00221C5D" w:rsidRPr="00100F63" w:rsidRDefault="00221C5D" w:rsidP="003F6892">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Numeric: 1 = least deprived; 5 = most deprived.</w:t>
            </w:r>
          </w:p>
        </w:tc>
        <w:tc>
          <w:tcPr>
            <w:tcW w:w="1448" w:type="dxa"/>
          </w:tcPr>
          <w:p w14:paraId="48D0A337" w14:textId="7967F73E" w:rsidR="00221C5D" w:rsidRPr="00100F63" w:rsidRDefault="00D15856" w:rsidP="008F0E81">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0</w:t>
            </w:r>
            <w:r w:rsidR="00F80923">
              <w:rPr>
                <w:sz w:val="18"/>
                <w:szCs w:val="18"/>
              </w:rPr>
              <w:t xml:space="preserve"> </w:t>
            </w:r>
            <w:r w:rsidR="00F80923">
              <w:rPr>
                <w:sz w:val="18"/>
                <w:szCs w:val="18"/>
              </w:rPr>
              <w:t>(0%)</w:t>
            </w:r>
          </w:p>
        </w:tc>
      </w:tr>
      <w:tr w:rsidR="00D84143" w:rsidRPr="00100F63" w14:paraId="2930915E" w14:textId="77777777" w:rsidTr="00100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63164F17" w14:textId="77777777" w:rsidR="00221C5D" w:rsidRPr="00100F63" w:rsidRDefault="000320E7" w:rsidP="0097614A">
            <w:pPr>
              <w:rPr>
                <w:b w:val="0"/>
                <w:bCs w:val="0"/>
                <w:sz w:val="18"/>
                <w:szCs w:val="18"/>
              </w:rPr>
            </w:pPr>
            <w:r w:rsidRPr="00100F63">
              <w:rPr>
                <w:b w:val="0"/>
                <w:bCs w:val="0"/>
                <w:sz w:val="18"/>
                <w:szCs w:val="18"/>
              </w:rPr>
              <w:t>Smoking Status</w:t>
            </w:r>
          </w:p>
        </w:tc>
        <w:tc>
          <w:tcPr>
            <w:tcW w:w="1405" w:type="dxa"/>
          </w:tcPr>
          <w:p w14:paraId="69E5148C" w14:textId="77777777" w:rsidR="00221C5D" w:rsidRPr="00100F63" w:rsidRDefault="000320E7" w:rsidP="0097614A">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cigsta3</w:t>
            </w:r>
          </w:p>
        </w:tc>
        <w:tc>
          <w:tcPr>
            <w:tcW w:w="4339" w:type="dxa"/>
          </w:tcPr>
          <w:p w14:paraId="14522DFB" w14:textId="77777777" w:rsidR="00221C5D" w:rsidRPr="00100F63" w:rsidRDefault="00235202" w:rsidP="0009631F">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 xml:space="preserve">Split into two binary variables: Current Smoker (1 = yes; 0 = no); </w:t>
            </w:r>
            <w:r w:rsidR="0009631F" w:rsidRPr="00100F63">
              <w:rPr>
                <w:sz w:val="18"/>
                <w:szCs w:val="18"/>
              </w:rPr>
              <w:t>Former</w:t>
            </w:r>
            <w:r w:rsidRPr="00100F63">
              <w:rPr>
                <w:sz w:val="18"/>
                <w:szCs w:val="18"/>
              </w:rPr>
              <w:t xml:space="preserve"> Smoker (1 = yes; 0 = no).</w:t>
            </w:r>
          </w:p>
        </w:tc>
        <w:tc>
          <w:tcPr>
            <w:tcW w:w="1448" w:type="dxa"/>
          </w:tcPr>
          <w:p w14:paraId="2FBAB7F9" w14:textId="5C15DE26" w:rsidR="00221C5D" w:rsidRPr="00100F63" w:rsidRDefault="00683BBB" w:rsidP="0097614A">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20</w:t>
            </w:r>
            <w:r w:rsidR="002907A2">
              <w:rPr>
                <w:sz w:val="18"/>
                <w:szCs w:val="18"/>
              </w:rPr>
              <w:t xml:space="preserve"> (0.30%)</w:t>
            </w:r>
          </w:p>
        </w:tc>
      </w:tr>
      <w:tr w:rsidR="006531B6" w:rsidRPr="00100F63" w14:paraId="6C1136A0" w14:textId="77777777" w:rsidTr="00100F63">
        <w:tc>
          <w:tcPr>
            <w:cnfStyle w:val="001000000000" w:firstRow="0" w:lastRow="0" w:firstColumn="1" w:lastColumn="0" w:oddVBand="0" w:evenVBand="0" w:oddHBand="0" w:evenHBand="0" w:firstRowFirstColumn="0" w:firstRowLastColumn="0" w:lastRowFirstColumn="0" w:lastRowLastColumn="0"/>
            <w:tcW w:w="1824" w:type="dxa"/>
          </w:tcPr>
          <w:p w14:paraId="199C9E13" w14:textId="716ACAB6" w:rsidR="006531B6" w:rsidRPr="00100F63" w:rsidRDefault="006531B6" w:rsidP="0097614A">
            <w:pPr>
              <w:rPr>
                <w:b w:val="0"/>
                <w:bCs w:val="0"/>
                <w:sz w:val="18"/>
                <w:szCs w:val="18"/>
              </w:rPr>
            </w:pPr>
            <w:r w:rsidRPr="00100F63">
              <w:rPr>
                <w:b w:val="0"/>
                <w:bCs w:val="0"/>
                <w:sz w:val="18"/>
                <w:szCs w:val="18"/>
              </w:rPr>
              <w:t>Occupation</w:t>
            </w:r>
          </w:p>
        </w:tc>
        <w:tc>
          <w:tcPr>
            <w:tcW w:w="1405" w:type="dxa"/>
          </w:tcPr>
          <w:p w14:paraId="286900D7" w14:textId="0A5FCF83" w:rsidR="006531B6" w:rsidRPr="00100F63" w:rsidRDefault="006531B6" w:rsidP="0097614A">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HRPSIC7B3</w:t>
            </w:r>
          </w:p>
        </w:tc>
        <w:tc>
          <w:tcPr>
            <w:tcW w:w="4339" w:type="dxa"/>
          </w:tcPr>
          <w:p w14:paraId="5F520BF3" w14:textId="79586CA2" w:rsidR="006531B6" w:rsidRPr="00100F63" w:rsidRDefault="006531B6" w:rsidP="0009631F">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Binary; 1 – manufactur</w:t>
            </w:r>
            <w:r w:rsidR="00181824">
              <w:rPr>
                <w:sz w:val="18"/>
                <w:szCs w:val="18"/>
              </w:rPr>
              <w:t>ing</w:t>
            </w:r>
            <w:r w:rsidRPr="00100F63">
              <w:rPr>
                <w:sz w:val="18"/>
                <w:szCs w:val="18"/>
              </w:rPr>
              <w:t xml:space="preserve"> worker, 0 – other occupation</w:t>
            </w:r>
          </w:p>
        </w:tc>
        <w:tc>
          <w:tcPr>
            <w:tcW w:w="1448" w:type="dxa"/>
          </w:tcPr>
          <w:p w14:paraId="69A14CEE" w14:textId="59E0411B" w:rsidR="006531B6" w:rsidRPr="00100F63" w:rsidRDefault="00683BBB" w:rsidP="0097614A">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150</w:t>
            </w:r>
            <w:r w:rsidR="002907A2">
              <w:rPr>
                <w:sz w:val="18"/>
                <w:szCs w:val="18"/>
              </w:rPr>
              <w:t xml:space="preserve"> (2.24%)</w:t>
            </w:r>
          </w:p>
        </w:tc>
      </w:tr>
      <w:tr w:rsidR="00DD4510" w:rsidRPr="00100F63" w14:paraId="301BD2DC" w14:textId="77777777" w:rsidTr="00100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58C229BB" w14:textId="5EED93ED" w:rsidR="00DD4510" w:rsidRPr="00100F63" w:rsidRDefault="00DD4510" w:rsidP="0097614A">
            <w:pPr>
              <w:rPr>
                <w:b w:val="0"/>
                <w:bCs w:val="0"/>
                <w:sz w:val="18"/>
                <w:szCs w:val="18"/>
              </w:rPr>
            </w:pPr>
            <w:r w:rsidRPr="00100F63">
              <w:rPr>
                <w:b w:val="0"/>
                <w:bCs w:val="0"/>
                <w:sz w:val="18"/>
                <w:szCs w:val="18"/>
              </w:rPr>
              <w:t>Region</w:t>
            </w:r>
          </w:p>
        </w:tc>
        <w:tc>
          <w:tcPr>
            <w:tcW w:w="1405" w:type="dxa"/>
          </w:tcPr>
          <w:p w14:paraId="2BC7C48D" w14:textId="568D8D5F" w:rsidR="00DD4510" w:rsidRPr="00100F63" w:rsidRDefault="00DD4510" w:rsidP="0097614A">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GOR1</w:t>
            </w:r>
          </w:p>
        </w:tc>
        <w:tc>
          <w:tcPr>
            <w:tcW w:w="4339" w:type="dxa"/>
          </w:tcPr>
          <w:p w14:paraId="29CC11FE" w14:textId="4AD2D2A2" w:rsidR="00DD4510" w:rsidRPr="00100F63" w:rsidRDefault="00DD4510" w:rsidP="0009631F">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 xml:space="preserve">Binary; 1 - Yorkshire and the Humber, 2 – </w:t>
            </w:r>
            <w:proofErr w:type="gramStart"/>
            <w:r w:rsidRPr="00100F63">
              <w:rPr>
                <w:sz w:val="18"/>
                <w:szCs w:val="18"/>
              </w:rPr>
              <w:t>other</w:t>
            </w:r>
            <w:proofErr w:type="gramEnd"/>
            <w:r w:rsidRPr="00100F63">
              <w:rPr>
                <w:sz w:val="18"/>
                <w:szCs w:val="18"/>
              </w:rPr>
              <w:t xml:space="preserve"> region</w:t>
            </w:r>
          </w:p>
        </w:tc>
        <w:tc>
          <w:tcPr>
            <w:tcW w:w="1448" w:type="dxa"/>
          </w:tcPr>
          <w:p w14:paraId="14DAFCAA" w14:textId="1F07788A" w:rsidR="00DD4510" w:rsidRPr="00100F63" w:rsidRDefault="00DD4510" w:rsidP="0097614A">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0</w:t>
            </w:r>
            <w:r w:rsidR="00F80923">
              <w:rPr>
                <w:sz w:val="18"/>
                <w:szCs w:val="18"/>
              </w:rPr>
              <w:t xml:space="preserve"> </w:t>
            </w:r>
            <w:r w:rsidR="00F80923">
              <w:rPr>
                <w:sz w:val="18"/>
                <w:szCs w:val="18"/>
              </w:rPr>
              <w:t>(0%)</w:t>
            </w:r>
          </w:p>
        </w:tc>
      </w:tr>
      <w:tr w:rsidR="00847E87" w:rsidRPr="00100F63" w14:paraId="60F0C09A" w14:textId="77777777" w:rsidTr="00100F63">
        <w:tc>
          <w:tcPr>
            <w:cnfStyle w:val="001000000000" w:firstRow="0" w:lastRow="0" w:firstColumn="1" w:lastColumn="0" w:oddVBand="0" w:evenVBand="0" w:oddHBand="0" w:evenHBand="0" w:firstRowFirstColumn="0" w:firstRowLastColumn="0" w:lastRowFirstColumn="0" w:lastRowLastColumn="0"/>
            <w:tcW w:w="1824" w:type="dxa"/>
          </w:tcPr>
          <w:p w14:paraId="474588AF" w14:textId="77777777" w:rsidR="00847E87" w:rsidRPr="00100F63" w:rsidRDefault="00847E87" w:rsidP="0097614A">
            <w:pPr>
              <w:rPr>
                <w:b w:val="0"/>
                <w:bCs w:val="0"/>
                <w:sz w:val="18"/>
                <w:szCs w:val="18"/>
              </w:rPr>
            </w:pPr>
            <w:r w:rsidRPr="00100F63">
              <w:rPr>
                <w:b w:val="0"/>
                <w:bCs w:val="0"/>
                <w:sz w:val="18"/>
                <w:szCs w:val="18"/>
              </w:rPr>
              <w:t>EQ-5D</w:t>
            </w:r>
          </w:p>
        </w:tc>
        <w:tc>
          <w:tcPr>
            <w:tcW w:w="1405" w:type="dxa"/>
          </w:tcPr>
          <w:p w14:paraId="51996AA1" w14:textId="77777777" w:rsidR="00847E87" w:rsidRPr="00100F63" w:rsidRDefault="008F017B" w:rsidP="0097614A">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Mobility</w:t>
            </w:r>
          </w:p>
          <w:p w14:paraId="059C8027" w14:textId="77777777" w:rsidR="008F017B" w:rsidRPr="00100F63" w:rsidRDefault="008F017B" w:rsidP="0097614A">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Selfcare</w:t>
            </w:r>
          </w:p>
          <w:p w14:paraId="5FED0D97" w14:textId="77777777" w:rsidR="008F017B" w:rsidRPr="00100F63" w:rsidRDefault="008F017B" w:rsidP="0097614A">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00F63">
              <w:rPr>
                <w:sz w:val="18"/>
                <w:szCs w:val="18"/>
              </w:rPr>
              <w:t>UsualAct</w:t>
            </w:r>
            <w:proofErr w:type="spellEnd"/>
          </w:p>
          <w:p w14:paraId="242F4741" w14:textId="77777777" w:rsidR="008F017B" w:rsidRPr="00100F63" w:rsidRDefault="008F017B" w:rsidP="0097614A">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Pain</w:t>
            </w:r>
          </w:p>
          <w:p w14:paraId="44CD4395" w14:textId="77777777" w:rsidR="008F017B" w:rsidRPr="00100F63" w:rsidRDefault="008F017B" w:rsidP="0097614A">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Anxiety</w:t>
            </w:r>
          </w:p>
        </w:tc>
        <w:tc>
          <w:tcPr>
            <w:tcW w:w="4339" w:type="dxa"/>
          </w:tcPr>
          <w:p w14:paraId="11A68319" w14:textId="7153D045" w:rsidR="00847E87" w:rsidRPr="00100F63" w:rsidRDefault="00A17DB9" w:rsidP="00245B05">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 xml:space="preserve">EQ-5D score calculated from responses to each question using </w:t>
            </w:r>
            <w:r w:rsidR="00803E9F" w:rsidRPr="00100F63">
              <w:rPr>
                <w:sz w:val="18"/>
                <w:szCs w:val="18"/>
              </w:rPr>
              <w:t>UK value sets generated th</w:t>
            </w:r>
            <w:r w:rsidR="003C68A9" w:rsidRPr="00100F63">
              <w:rPr>
                <w:sz w:val="18"/>
                <w:szCs w:val="18"/>
              </w:rPr>
              <w:t xml:space="preserve">rough time trade-off valuation </w:t>
            </w:r>
            <w:r w:rsidR="003C68A9" w:rsidRPr="00100F63">
              <w:rPr>
                <w:sz w:val="18"/>
                <w:szCs w:val="18"/>
              </w:rPr>
              <w:fldChar w:fldCharType="begin"/>
            </w:r>
            <w:r w:rsidR="00804071" w:rsidRPr="00100F63">
              <w:rPr>
                <w:sz w:val="18"/>
                <w:szCs w:val="18"/>
              </w:rPr>
              <w:instrText xml:space="preserve"> ADDIN EN.CITE &lt;EndNote&gt;&lt;Cite&gt;&lt;Author&gt;Dolan&lt;/Author&gt;&lt;Year&gt;1997&lt;/Year&gt;&lt;RecNum&gt;4&lt;/RecNum&gt;&lt;DisplayText&gt;&lt;style face="superscript"&gt;3&lt;/style&gt;&lt;/DisplayText&gt;&lt;record&gt;&lt;rec-number&gt;4&lt;/rec-number&gt;&lt;foreign-keys&gt;&lt;key app="EN" db-id="v9wz0a0x75vsr9e05ztvvv2bpwwars2x0dwa" timestamp="1642776439"&gt;4&lt;/key&gt;&lt;/foreign-keys&gt;&lt;ref-type name="Journal Article"&gt;17&lt;/ref-type&gt;&lt;contributors&gt;&lt;authors&gt;&lt;author&gt;Dolan, P&lt;/author&gt;&lt;/authors&gt;&lt;/contributors&gt;&lt;titles&gt;&lt;title&gt;Modeling valuations for EuroQol health states&lt;/title&gt;&lt;secondary-title&gt;Med. Care&lt;/secondary-title&gt;&lt;/titles&gt;&lt;periodical&gt;&lt;full-title&gt;Med. Care&lt;/full-title&gt;&lt;/periodical&gt;&lt;pages&gt;1095-1108&lt;/pages&gt;&lt;volume&gt;35&lt;/volume&gt;&lt;number&gt;11&lt;/number&gt;&lt;dates&gt;&lt;year&gt;1997&lt;/year&gt;&lt;/dates&gt;&lt;urls&gt;&lt;/urls&gt;&lt;/record&gt;&lt;/Cite&gt;&lt;/EndNote&gt;</w:instrText>
            </w:r>
            <w:r w:rsidR="003C68A9" w:rsidRPr="00100F63">
              <w:rPr>
                <w:sz w:val="18"/>
                <w:szCs w:val="18"/>
              </w:rPr>
              <w:fldChar w:fldCharType="separate"/>
            </w:r>
            <w:r w:rsidR="00804071" w:rsidRPr="00100F63">
              <w:rPr>
                <w:noProof/>
                <w:sz w:val="18"/>
                <w:szCs w:val="18"/>
                <w:vertAlign w:val="superscript"/>
              </w:rPr>
              <w:t>3</w:t>
            </w:r>
            <w:r w:rsidR="003C68A9" w:rsidRPr="00100F63">
              <w:rPr>
                <w:sz w:val="18"/>
                <w:szCs w:val="18"/>
              </w:rPr>
              <w:fldChar w:fldCharType="end"/>
            </w:r>
            <w:r w:rsidRPr="00100F63">
              <w:rPr>
                <w:sz w:val="18"/>
                <w:szCs w:val="18"/>
              </w:rPr>
              <w:t>.</w:t>
            </w:r>
          </w:p>
        </w:tc>
        <w:tc>
          <w:tcPr>
            <w:tcW w:w="1448" w:type="dxa"/>
          </w:tcPr>
          <w:p w14:paraId="3C001300" w14:textId="475E5156" w:rsidR="00847E87" w:rsidRPr="00100F63" w:rsidRDefault="001A747D" w:rsidP="00A914F7">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683</w:t>
            </w:r>
            <w:r w:rsidR="002907A2">
              <w:rPr>
                <w:sz w:val="18"/>
                <w:szCs w:val="18"/>
              </w:rPr>
              <w:t xml:space="preserve"> (10.19%)</w:t>
            </w:r>
          </w:p>
          <w:p w14:paraId="69E5B453" w14:textId="23B831A8" w:rsidR="00A3597D" w:rsidRPr="00100F63" w:rsidRDefault="001A747D" w:rsidP="00A914F7">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681</w:t>
            </w:r>
            <w:r w:rsidR="002907A2">
              <w:rPr>
                <w:sz w:val="18"/>
                <w:szCs w:val="18"/>
              </w:rPr>
              <w:t xml:space="preserve"> </w:t>
            </w:r>
            <w:r w:rsidR="002907A2">
              <w:rPr>
                <w:sz w:val="18"/>
                <w:szCs w:val="18"/>
              </w:rPr>
              <w:t>(10.1</w:t>
            </w:r>
            <w:r w:rsidR="002907A2">
              <w:rPr>
                <w:sz w:val="18"/>
                <w:szCs w:val="18"/>
              </w:rPr>
              <w:t>6</w:t>
            </w:r>
            <w:r w:rsidR="002907A2">
              <w:rPr>
                <w:sz w:val="18"/>
                <w:szCs w:val="18"/>
              </w:rPr>
              <w:t>%)</w:t>
            </w:r>
          </w:p>
          <w:p w14:paraId="2C43BF60" w14:textId="5CDEB390" w:rsidR="00A3597D" w:rsidRPr="00100F63" w:rsidRDefault="001A747D" w:rsidP="00A914F7">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674</w:t>
            </w:r>
            <w:r w:rsidR="002907A2">
              <w:rPr>
                <w:sz w:val="18"/>
                <w:szCs w:val="18"/>
              </w:rPr>
              <w:t xml:space="preserve"> </w:t>
            </w:r>
            <w:r w:rsidR="002907A2">
              <w:rPr>
                <w:sz w:val="18"/>
                <w:szCs w:val="18"/>
              </w:rPr>
              <w:t>(10.</w:t>
            </w:r>
            <w:r w:rsidR="002907A2">
              <w:rPr>
                <w:sz w:val="18"/>
                <w:szCs w:val="18"/>
              </w:rPr>
              <w:t>06</w:t>
            </w:r>
            <w:r w:rsidR="002907A2">
              <w:rPr>
                <w:sz w:val="18"/>
                <w:szCs w:val="18"/>
              </w:rPr>
              <w:t>%)</w:t>
            </w:r>
          </w:p>
          <w:p w14:paraId="3E119CF1" w14:textId="4D7176FC" w:rsidR="00A3597D" w:rsidRPr="00100F63" w:rsidRDefault="001A747D" w:rsidP="00A914F7">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691</w:t>
            </w:r>
            <w:r w:rsidR="002907A2">
              <w:rPr>
                <w:sz w:val="18"/>
                <w:szCs w:val="18"/>
              </w:rPr>
              <w:t xml:space="preserve"> </w:t>
            </w:r>
            <w:r w:rsidR="002907A2">
              <w:rPr>
                <w:sz w:val="18"/>
                <w:szCs w:val="18"/>
              </w:rPr>
              <w:t>(10.</w:t>
            </w:r>
            <w:r w:rsidR="002907A2">
              <w:rPr>
                <w:sz w:val="18"/>
                <w:szCs w:val="18"/>
              </w:rPr>
              <w:t>31</w:t>
            </w:r>
            <w:r w:rsidR="002907A2">
              <w:rPr>
                <w:sz w:val="18"/>
                <w:szCs w:val="18"/>
              </w:rPr>
              <w:t>%)</w:t>
            </w:r>
          </w:p>
          <w:p w14:paraId="44BEA5F0" w14:textId="08AFC64A" w:rsidR="00A3597D" w:rsidRPr="00100F63" w:rsidRDefault="001A747D" w:rsidP="00A914F7">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695</w:t>
            </w:r>
            <w:r w:rsidR="002907A2">
              <w:rPr>
                <w:sz w:val="18"/>
                <w:szCs w:val="18"/>
              </w:rPr>
              <w:t xml:space="preserve"> </w:t>
            </w:r>
            <w:r w:rsidR="002907A2">
              <w:rPr>
                <w:sz w:val="18"/>
                <w:szCs w:val="18"/>
              </w:rPr>
              <w:t>(10.</w:t>
            </w:r>
            <w:r w:rsidR="002907A2">
              <w:rPr>
                <w:sz w:val="18"/>
                <w:szCs w:val="18"/>
              </w:rPr>
              <w:t>37</w:t>
            </w:r>
            <w:r w:rsidR="002907A2">
              <w:rPr>
                <w:sz w:val="18"/>
                <w:szCs w:val="18"/>
              </w:rPr>
              <w:t>%)</w:t>
            </w:r>
          </w:p>
        </w:tc>
      </w:tr>
      <w:tr w:rsidR="008F017B" w:rsidRPr="00100F63" w14:paraId="32E7C244" w14:textId="77777777" w:rsidTr="00100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0F19BAAD" w14:textId="77777777" w:rsidR="008F017B" w:rsidRPr="00100F63" w:rsidRDefault="008F017B" w:rsidP="0097614A">
            <w:pPr>
              <w:rPr>
                <w:b w:val="0"/>
                <w:bCs w:val="0"/>
                <w:sz w:val="18"/>
                <w:szCs w:val="18"/>
              </w:rPr>
            </w:pPr>
            <w:r w:rsidRPr="00100F63">
              <w:rPr>
                <w:b w:val="0"/>
                <w:bCs w:val="0"/>
                <w:sz w:val="18"/>
                <w:szCs w:val="18"/>
              </w:rPr>
              <w:t>weighting</w:t>
            </w:r>
          </w:p>
        </w:tc>
        <w:tc>
          <w:tcPr>
            <w:tcW w:w="1405" w:type="dxa"/>
          </w:tcPr>
          <w:p w14:paraId="691B3372" w14:textId="77777777" w:rsidR="008F017B" w:rsidRPr="00100F63" w:rsidRDefault="008F017B" w:rsidP="0097614A">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100F63">
              <w:rPr>
                <w:sz w:val="18"/>
                <w:szCs w:val="18"/>
              </w:rPr>
              <w:t>wt_int</w:t>
            </w:r>
            <w:proofErr w:type="spellEnd"/>
          </w:p>
        </w:tc>
        <w:tc>
          <w:tcPr>
            <w:tcW w:w="4339" w:type="dxa"/>
          </w:tcPr>
          <w:p w14:paraId="539189E2" w14:textId="77777777" w:rsidR="008F017B" w:rsidRPr="00100F63" w:rsidRDefault="00080279" w:rsidP="00D84143">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Continuous variable.</w:t>
            </w:r>
          </w:p>
        </w:tc>
        <w:tc>
          <w:tcPr>
            <w:tcW w:w="1448" w:type="dxa"/>
          </w:tcPr>
          <w:p w14:paraId="11638B68" w14:textId="38A4139C" w:rsidR="008F017B" w:rsidRPr="00100F63" w:rsidRDefault="00EB25EC" w:rsidP="00A914F7">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0</w:t>
            </w:r>
            <w:r w:rsidR="00F80923">
              <w:rPr>
                <w:sz w:val="18"/>
                <w:szCs w:val="18"/>
              </w:rPr>
              <w:t xml:space="preserve"> </w:t>
            </w:r>
            <w:r w:rsidR="00F80923">
              <w:rPr>
                <w:sz w:val="18"/>
                <w:szCs w:val="18"/>
              </w:rPr>
              <w:t>(0%)</w:t>
            </w:r>
          </w:p>
        </w:tc>
      </w:tr>
      <w:tr w:rsidR="0017603E" w:rsidRPr="00100F63" w14:paraId="29E66B71" w14:textId="77777777" w:rsidTr="00100F63">
        <w:tc>
          <w:tcPr>
            <w:cnfStyle w:val="001000000000" w:firstRow="0" w:lastRow="0" w:firstColumn="1" w:lastColumn="0" w:oddVBand="0" w:evenVBand="0" w:oddHBand="0" w:evenHBand="0" w:firstRowFirstColumn="0" w:firstRowLastColumn="0" w:lastRowFirstColumn="0" w:lastRowLastColumn="0"/>
            <w:tcW w:w="9016" w:type="dxa"/>
            <w:gridSpan w:val="4"/>
          </w:tcPr>
          <w:p w14:paraId="00146800" w14:textId="24024AE2" w:rsidR="0017603E" w:rsidRPr="00100F63" w:rsidRDefault="0017603E" w:rsidP="0097614A">
            <w:pPr>
              <w:rPr>
                <w:sz w:val="18"/>
                <w:szCs w:val="18"/>
              </w:rPr>
            </w:pPr>
            <w:r w:rsidRPr="00100F63">
              <w:rPr>
                <w:sz w:val="18"/>
                <w:szCs w:val="18"/>
              </w:rPr>
              <w:t xml:space="preserve">HSE = Health Survey for England; IMD = Indices of Multiple Deprivation; </w:t>
            </w:r>
            <w:r w:rsidR="00847E87" w:rsidRPr="00100F63">
              <w:rPr>
                <w:sz w:val="18"/>
                <w:szCs w:val="18"/>
              </w:rPr>
              <w:t xml:space="preserve">EQ-5D = </w:t>
            </w:r>
            <w:proofErr w:type="spellStart"/>
            <w:r w:rsidR="00847E87" w:rsidRPr="00100F63">
              <w:rPr>
                <w:sz w:val="18"/>
                <w:szCs w:val="18"/>
              </w:rPr>
              <w:t>EuroQol</w:t>
            </w:r>
            <w:proofErr w:type="spellEnd"/>
            <w:r w:rsidR="00847E87" w:rsidRPr="00100F63">
              <w:rPr>
                <w:sz w:val="18"/>
                <w:szCs w:val="18"/>
              </w:rPr>
              <w:t xml:space="preserve"> 5 dimensions.</w:t>
            </w:r>
          </w:p>
        </w:tc>
      </w:tr>
    </w:tbl>
    <w:p w14:paraId="46D594C6" w14:textId="77777777" w:rsidR="00AC7C2E" w:rsidRDefault="00AC7C2E" w:rsidP="00AC7C2E">
      <w:bookmarkStart w:id="23" w:name="_Toc2330758"/>
      <w:bookmarkStart w:id="24" w:name="_Toc3448238"/>
      <w:bookmarkStart w:id="25" w:name="_Toc4075566"/>
      <w:bookmarkStart w:id="26" w:name="_Toc8807472"/>
      <w:bookmarkStart w:id="27" w:name="_Toc10471871"/>
      <w:bookmarkStart w:id="28" w:name="_Toc15393556"/>
      <w:bookmarkStart w:id="29" w:name="_Toc25828489"/>
    </w:p>
    <w:p w14:paraId="381E1AB3" w14:textId="4578D022" w:rsidR="004F4978" w:rsidRDefault="004F4978" w:rsidP="004F4978">
      <w:pPr>
        <w:pStyle w:val="Heading2"/>
      </w:pPr>
      <w:bookmarkStart w:id="30" w:name="_Toc108616585"/>
      <w:r>
        <w:lastRenderedPageBreak/>
        <w:t>Missing Data</w:t>
      </w:r>
      <w:bookmarkEnd w:id="23"/>
      <w:bookmarkEnd w:id="24"/>
      <w:bookmarkEnd w:id="25"/>
      <w:r w:rsidR="00F14C77">
        <w:t xml:space="preserve"> for Phenotypic Characteristics</w:t>
      </w:r>
      <w:bookmarkEnd w:id="26"/>
      <w:bookmarkEnd w:id="27"/>
      <w:bookmarkEnd w:id="28"/>
      <w:bookmarkEnd w:id="29"/>
      <w:bookmarkEnd w:id="30"/>
    </w:p>
    <w:p w14:paraId="75F3120D" w14:textId="68845AC8" w:rsidR="00CB7398" w:rsidRDefault="00CB7398" w:rsidP="00AC7C2E">
      <w:r>
        <w:t>Values were missing</w:t>
      </w:r>
      <w:r w:rsidR="00221C5D">
        <w:t xml:space="preserve"> for some of the variables</w:t>
      </w:r>
      <w:r>
        <w:t xml:space="preserve"> in some individuals</w:t>
      </w:r>
      <w:r w:rsidR="00221C5D">
        <w:t>.</w:t>
      </w:r>
      <w:r>
        <w:t xml:space="preserve"> For some of the variables</w:t>
      </w:r>
      <w:r w:rsidR="000F5FC1">
        <w:t xml:space="preserve"> with small numbers of missing data</w:t>
      </w:r>
      <w:r>
        <w:t xml:space="preserve"> it was assumed that those</w:t>
      </w:r>
      <w:r w:rsidR="00AE4DC5">
        <w:t xml:space="preserve"> with</w:t>
      </w:r>
      <w:r>
        <w:t xml:space="preserve"> missing data belonged to the largest group. Therefore, it was assumed that those missing ethnicity data were white</w:t>
      </w:r>
      <w:r w:rsidR="00AC7C2E">
        <w:t xml:space="preserve">, </w:t>
      </w:r>
      <w:r>
        <w:t>those missing smoking data were never regular smokers</w:t>
      </w:r>
      <w:r w:rsidR="00AC7C2E">
        <w:t>, and those who had missing occupation were not manufacture workers</w:t>
      </w:r>
      <w:r w:rsidR="000F5FC1">
        <w:t xml:space="preserve">. </w:t>
      </w:r>
    </w:p>
    <w:p w14:paraId="389B92E2" w14:textId="36C62B97" w:rsidR="00AC7C2E" w:rsidRDefault="00AC7C2E" w:rsidP="00AC7C2E">
      <w:r>
        <w:t>HSE 201</w:t>
      </w:r>
      <w:r w:rsidR="00B473A9">
        <w:t>8</w:t>
      </w:r>
      <w:r>
        <w:t xml:space="preserve"> did not report the age as a continuous variable but as a categorical one within 5-year categories. To assign a continuous value, we randomly sampled </w:t>
      </w:r>
      <w:r w:rsidR="00E93CD1">
        <w:t>assuming a</w:t>
      </w:r>
      <w:r w:rsidR="00C9501D">
        <w:t xml:space="preserve"> uniform </w:t>
      </w:r>
      <w:r w:rsidR="00E93CD1">
        <w:t xml:space="preserve">distribution in each age category </w:t>
      </w:r>
      <w:r>
        <w:t xml:space="preserve">the age within the 5-year category for </w:t>
      </w:r>
      <w:proofErr w:type="gramStart"/>
      <w:r>
        <w:t>each individual</w:t>
      </w:r>
      <w:proofErr w:type="gramEnd"/>
      <w:r>
        <w:t xml:space="preserve">. </w:t>
      </w:r>
    </w:p>
    <w:p w14:paraId="527D4585" w14:textId="121BF376" w:rsidR="00C7780A" w:rsidRPr="00100F63" w:rsidRDefault="00706B4F" w:rsidP="00100F63">
      <w:proofErr w:type="gramStart"/>
      <w:r w:rsidRPr="00CD627A">
        <w:t>A large number of</w:t>
      </w:r>
      <w:proofErr w:type="gramEnd"/>
      <w:r w:rsidRPr="00CD627A">
        <w:t xml:space="preserve"> individuals were missing data about one or more of the EQ-5D dimensions, meaning that their EQ-5D could not be calculated. To estimate these values, EQ-5D for all other individuals was calculated and a linear regression was performed using age, sex and IMD quintile as explanatory variables</w:t>
      </w:r>
      <w:r w:rsidR="009F056E" w:rsidRPr="00CD627A">
        <w:t xml:space="preserve"> to predict EQ-5D</w:t>
      </w:r>
      <w:r w:rsidR="00175E94" w:rsidRPr="00CD627A">
        <w:t xml:space="preserve"> (</w:t>
      </w:r>
      <w:r w:rsidR="00175E94" w:rsidRPr="00CD627A">
        <w:fldChar w:fldCharType="begin"/>
      </w:r>
      <w:r w:rsidR="00175E94" w:rsidRPr="00CD627A">
        <w:instrText xml:space="preserve"> REF _Ref2592700 \h </w:instrText>
      </w:r>
      <w:r w:rsidR="00B473A9" w:rsidRPr="00CD627A">
        <w:instrText xml:space="preserve"> \* MERGEFORMAT </w:instrText>
      </w:r>
      <w:r w:rsidR="00175E94" w:rsidRPr="00CD627A">
        <w:fldChar w:fldCharType="separate"/>
      </w:r>
      <w:r w:rsidR="00FC127E" w:rsidRPr="00CD627A">
        <w:t xml:space="preserve">Table </w:t>
      </w:r>
      <w:r w:rsidR="00FC127E" w:rsidRPr="00CD627A">
        <w:rPr>
          <w:noProof/>
        </w:rPr>
        <w:t>2</w:t>
      </w:r>
      <w:r w:rsidR="00175E94" w:rsidRPr="00CD627A">
        <w:fldChar w:fldCharType="end"/>
      </w:r>
      <w:r w:rsidR="00175E94" w:rsidRPr="00CD627A">
        <w:t>)</w:t>
      </w:r>
      <w:r w:rsidR="00513E0A" w:rsidRPr="00CD627A">
        <w:t>, given that all individuals had data for these three variables</w:t>
      </w:r>
      <w:r w:rsidRPr="00CD627A">
        <w:t>.</w:t>
      </w:r>
      <w:r w:rsidR="009F056E" w:rsidRPr="00CD627A">
        <w:t xml:space="preserve"> All three</w:t>
      </w:r>
      <w:r w:rsidR="00600B42" w:rsidRPr="00CD627A">
        <w:t xml:space="preserve"> coefficients</w:t>
      </w:r>
      <w:r w:rsidR="009F056E" w:rsidRPr="00CD627A">
        <w:t xml:space="preserve"> were </w:t>
      </w:r>
      <w:r w:rsidR="00D6222D" w:rsidRPr="00CD627A">
        <w:t xml:space="preserve">very </w:t>
      </w:r>
      <w:r w:rsidR="009F056E" w:rsidRPr="00CD627A">
        <w:t>highly significant</w:t>
      </w:r>
      <w:r w:rsidR="0012402F" w:rsidRPr="00CD627A">
        <w:t xml:space="preserve"> (P = &lt;0.0001)</w:t>
      </w:r>
      <w:r w:rsidR="00600B42" w:rsidRPr="00CD627A">
        <w:t xml:space="preserve"> and adjusted R2 was 0.3</w:t>
      </w:r>
      <w:r w:rsidR="00723F60" w:rsidRPr="00CD627A">
        <w:t>2</w:t>
      </w:r>
      <w:r w:rsidR="00D6222D" w:rsidRPr="00CD627A">
        <w:t xml:space="preserve"> indicating that 3</w:t>
      </w:r>
      <w:r w:rsidR="00723F60" w:rsidRPr="00CD627A">
        <w:t>2</w:t>
      </w:r>
      <w:r w:rsidR="00D6222D" w:rsidRPr="00CD627A">
        <w:t>% of the differences between individuals could be explained by these three variables.</w:t>
      </w:r>
      <w:r w:rsidR="002F7BC4" w:rsidRPr="00CD627A">
        <w:t xml:space="preserve"> EQ-5D was then imputed</w:t>
      </w:r>
      <w:r w:rsidR="00A91809" w:rsidRPr="00CD627A">
        <w:t xml:space="preserve"> for individuals with missing data</w:t>
      </w:r>
      <w:r w:rsidR="002F7BC4" w:rsidRPr="00CD627A">
        <w:t xml:space="preserve"> using these variables.</w:t>
      </w:r>
      <w:bookmarkStart w:id="31" w:name="_Ref2592700"/>
    </w:p>
    <w:p w14:paraId="241AF3F4" w14:textId="16DA5F0D" w:rsidR="008C4568" w:rsidRDefault="008C4568" w:rsidP="00C7780A">
      <w:pPr>
        <w:pStyle w:val="Heading4"/>
      </w:pPr>
      <w:r w:rsidRPr="00CD627A">
        <w:t xml:space="preserve">Table </w:t>
      </w:r>
      <w:r w:rsidR="00A077EF" w:rsidRPr="00CD627A">
        <w:rPr>
          <w:noProof/>
        </w:rPr>
        <w:fldChar w:fldCharType="begin"/>
      </w:r>
      <w:r w:rsidR="00A077EF" w:rsidRPr="00CD627A">
        <w:rPr>
          <w:noProof/>
        </w:rPr>
        <w:instrText xml:space="preserve"> SEQ Table \* ARABIC </w:instrText>
      </w:r>
      <w:r w:rsidR="00A077EF" w:rsidRPr="00CD627A">
        <w:rPr>
          <w:noProof/>
        </w:rPr>
        <w:fldChar w:fldCharType="separate"/>
      </w:r>
      <w:r w:rsidR="00D346B1" w:rsidRPr="00CD627A">
        <w:rPr>
          <w:noProof/>
        </w:rPr>
        <w:t>2</w:t>
      </w:r>
      <w:r w:rsidR="00A077EF" w:rsidRPr="00CD627A">
        <w:rPr>
          <w:noProof/>
        </w:rPr>
        <w:fldChar w:fldCharType="end"/>
      </w:r>
      <w:bookmarkEnd w:id="31"/>
      <w:r w:rsidRPr="00CD627A">
        <w:t>: Linear regression coefficients used to calculate missing EQ-5D values</w:t>
      </w:r>
    </w:p>
    <w:tbl>
      <w:tblPr>
        <w:tblStyle w:val="PlainTable2"/>
        <w:tblW w:w="0" w:type="auto"/>
        <w:tblLook w:val="04A0" w:firstRow="1" w:lastRow="0" w:firstColumn="1" w:lastColumn="0" w:noHBand="0" w:noVBand="1"/>
      </w:tblPr>
      <w:tblGrid>
        <w:gridCol w:w="3005"/>
        <w:gridCol w:w="3005"/>
        <w:gridCol w:w="3006"/>
      </w:tblGrid>
      <w:tr w:rsidR="009F056E" w:rsidRPr="00100F63" w14:paraId="7ABFE8E1" w14:textId="77777777" w:rsidTr="00526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90D9322" w14:textId="77777777" w:rsidR="009F056E" w:rsidRPr="00100F63" w:rsidRDefault="009F056E" w:rsidP="008335A1">
            <w:pPr>
              <w:rPr>
                <w:b w:val="0"/>
                <w:bCs w:val="0"/>
                <w:sz w:val="18"/>
                <w:szCs w:val="18"/>
              </w:rPr>
            </w:pPr>
            <w:r w:rsidRPr="00100F63">
              <w:rPr>
                <w:sz w:val="18"/>
                <w:szCs w:val="18"/>
              </w:rPr>
              <w:t>Coefficients</w:t>
            </w:r>
          </w:p>
        </w:tc>
        <w:tc>
          <w:tcPr>
            <w:tcW w:w="3005" w:type="dxa"/>
          </w:tcPr>
          <w:p w14:paraId="58D261BB" w14:textId="77777777" w:rsidR="009F056E" w:rsidRPr="00100F63" w:rsidRDefault="009F056E" w:rsidP="008335A1">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100F63">
              <w:rPr>
                <w:sz w:val="18"/>
                <w:szCs w:val="18"/>
              </w:rPr>
              <w:t>Mean</w:t>
            </w:r>
          </w:p>
        </w:tc>
        <w:tc>
          <w:tcPr>
            <w:tcW w:w="3006" w:type="dxa"/>
          </w:tcPr>
          <w:p w14:paraId="19FC2FBB" w14:textId="77777777" w:rsidR="009F056E" w:rsidRPr="00100F63" w:rsidRDefault="00A95044" w:rsidP="008335A1">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100F63">
              <w:rPr>
                <w:sz w:val="18"/>
                <w:szCs w:val="18"/>
              </w:rPr>
              <w:t>Standard Error</w:t>
            </w:r>
          </w:p>
        </w:tc>
      </w:tr>
      <w:tr w:rsidR="009F056E" w:rsidRPr="00100F63" w14:paraId="4F14F36B" w14:textId="77777777" w:rsidTr="00526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55F8AD" w14:textId="77777777" w:rsidR="009F056E" w:rsidRPr="00100F63" w:rsidRDefault="009F056E" w:rsidP="008335A1">
            <w:pPr>
              <w:rPr>
                <w:b w:val="0"/>
                <w:bCs w:val="0"/>
                <w:sz w:val="18"/>
                <w:szCs w:val="18"/>
              </w:rPr>
            </w:pPr>
            <w:r w:rsidRPr="00100F63">
              <w:rPr>
                <w:b w:val="0"/>
                <w:bCs w:val="0"/>
                <w:sz w:val="18"/>
                <w:szCs w:val="18"/>
              </w:rPr>
              <w:t>Intercept</w:t>
            </w:r>
          </w:p>
        </w:tc>
        <w:tc>
          <w:tcPr>
            <w:tcW w:w="3005" w:type="dxa"/>
          </w:tcPr>
          <w:p w14:paraId="1031BEEC" w14:textId="15A0D46D" w:rsidR="009F056E" w:rsidRPr="00100F63" w:rsidRDefault="00723F60" w:rsidP="008335A1">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1.1042713</w:t>
            </w:r>
          </w:p>
        </w:tc>
        <w:tc>
          <w:tcPr>
            <w:tcW w:w="3006" w:type="dxa"/>
          </w:tcPr>
          <w:p w14:paraId="5F760E71" w14:textId="5AE804E7" w:rsidR="009F056E" w:rsidRPr="00100F63" w:rsidRDefault="00723F60" w:rsidP="008335A1">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0.0255135</w:t>
            </w:r>
          </w:p>
        </w:tc>
      </w:tr>
      <w:tr w:rsidR="009F056E" w:rsidRPr="00100F63" w14:paraId="5CB565D0" w14:textId="77777777" w:rsidTr="0052602D">
        <w:tc>
          <w:tcPr>
            <w:cnfStyle w:val="001000000000" w:firstRow="0" w:lastRow="0" w:firstColumn="1" w:lastColumn="0" w:oddVBand="0" w:evenVBand="0" w:oddHBand="0" w:evenHBand="0" w:firstRowFirstColumn="0" w:firstRowLastColumn="0" w:lastRowFirstColumn="0" w:lastRowLastColumn="0"/>
            <w:tcW w:w="3005" w:type="dxa"/>
          </w:tcPr>
          <w:p w14:paraId="71CB3F10" w14:textId="77777777" w:rsidR="009F056E" w:rsidRPr="00100F63" w:rsidRDefault="009F056E" w:rsidP="008335A1">
            <w:pPr>
              <w:rPr>
                <w:b w:val="0"/>
                <w:bCs w:val="0"/>
                <w:sz w:val="18"/>
                <w:szCs w:val="18"/>
              </w:rPr>
            </w:pPr>
            <w:r w:rsidRPr="00100F63">
              <w:rPr>
                <w:b w:val="0"/>
                <w:bCs w:val="0"/>
                <w:sz w:val="18"/>
                <w:szCs w:val="18"/>
              </w:rPr>
              <w:t>Age</w:t>
            </w:r>
          </w:p>
        </w:tc>
        <w:tc>
          <w:tcPr>
            <w:tcW w:w="3005" w:type="dxa"/>
          </w:tcPr>
          <w:p w14:paraId="1D3F37EF" w14:textId="33BBB61C" w:rsidR="009F056E" w:rsidRPr="00100F63" w:rsidRDefault="00723F60" w:rsidP="008335A1">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-0.0046997</w:t>
            </w:r>
          </w:p>
        </w:tc>
        <w:tc>
          <w:tcPr>
            <w:tcW w:w="3006" w:type="dxa"/>
          </w:tcPr>
          <w:p w14:paraId="1D518DB0" w14:textId="215AC07F" w:rsidR="009F056E" w:rsidRPr="00100F63" w:rsidRDefault="00723F60" w:rsidP="008335A1">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0.0003289</w:t>
            </w:r>
          </w:p>
        </w:tc>
      </w:tr>
      <w:tr w:rsidR="009F056E" w:rsidRPr="00100F63" w14:paraId="3B538954" w14:textId="77777777" w:rsidTr="00526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0FC457" w14:textId="77777777" w:rsidR="009F056E" w:rsidRPr="00100F63" w:rsidRDefault="009F056E" w:rsidP="008335A1">
            <w:pPr>
              <w:rPr>
                <w:b w:val="0"/>
                <w:bCs w:val="0"/>
                <w:sz w:val="18"/>
                <w:szCs w:val="18"/>
              </w:rPr>
            </w:pPr>
            <w:r w:rsidRPr="00100F63">
              <w:rPr>
                <w:b w:val="0"/>
                <w:bCs w:val="0"/>
                <w:sz w:val="18"/>
                <w:szCs w:val="18"/>
              </w:rPr>
              <w:t>Sex</w:t>
            </w:r>
          </w:p>
        </w:tc>
        <w:tc>
          <w:tcPr>
            <w:tcW w:w="3005" w:type="dxa"/>
          </w:tcPr>
          <w:p w14:paraId="15EC070A" w14:textId="56F04290" w:rsidR="009F056E" w:rsidRPr="00100F63" w:rsidRDefault="00723F60" w:rsidP="008335A1">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0.0316358</w:t>
            </w:r>
          </w:p>
        </w:tc>
        <w:tc>
          <w:tcPr>
            <w:tcW w:w="3006" w:type="dxa"/>
          </w:tcPr>
          <w:p w14:paraId="1AD6BE69" w14:textId="7EF858A7" w:rsidR="009F056E" w:rsidRPr="00100F63" w:rsidRDefault="00723F60" w:rsidP="008335A1">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0.0120132</w:t>
            </w:r>
          </w:p>
        </w:tc>
      </w:tr>
      <w:tr w:rsidR="009F056E" w:rsidRPr="00100F63" w14:paraId="5E67908D" w14:textId="77777777" w:rsidTr="0052602D">
        <w:tc>
          <w:tcPr>
            <w:cnfStyle w:val="001000000000" w:firstRow="0" w:lastRow="0" w:firstColumn="1" w:lastColumn="0" w:oddVBand="0" w:evenVBand="0" w:oddHBand="0" w:evenHBand="0" w:firstRowFirstColumn="0" w:firstRowLastColumn="0" w:lastRowFirstColumn="0" w:lastRowLastColumn="0"/>
            <w:tcW w:w="3005" w:type="dxa"/>
          </w:tcPr>
          <w:p w14:paraId="0EC8246D" w14:textId="77777777" w:rsidR="009F056E" w:rsidRPr="00100F63" w:rsidRDefault="009F056E" w:rsidP="008335A1">
            <w:pPr>
              <w:rPr>
                <w:b w:val="0"/>
                <w:bCs w:val="0"/>
                <w:sz w:val="18"/>
                <w:szCs w:val="18"/>
              </w:rPr>
            </w:pPr>
            <w:r w:rsidRPr="00100F63">
              <w:rPr>
                <w:b w:val="0"/>
                <w:bCs w:val="0"/>
                <w:sz w:val="18"/>
                <w:szCs w:val="18"/>
              </w:rPr>
              <w:t>IMD</w:t>
            </w:r>
            <w:r w:rsidR="00F356B9" w:rsidRPr="00100F63">
              <w:rPr>
                <w:b w:val="0"/>
                <w:bCs w:val="0"/>
                <w:sz w:val="18"/>
                <w:szCs w:val="18"/>
              </w:rPr>
              <w:t xml:space="preserve"> Quintile</w:t>
            </w:r>
          </w:p>
        </w:tc>
        <w:tc>
          <w:tcPr>
            <w:tcW w:w="3005" w:type="dxa"/>
          </w:tcPr>
          <w:p w14:paraId="2F2A12F6" w14:textId="31530262" w:rsidR="009F056E" w:rsidRPr="00100F63" w:rsidRDefault="00723F60" w:rsidP="008335A1">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-0.0352753</w:t>
            </w:r>
          </w:p>
        </w:tc>
        <w:tc>
          <w:tcPr>
            <w:tcW w:w="3006" w:type="dxa"/>
          </w:tcPr>
          <w:p w14:paraId="7C262508" w14:textId="0000446C" w:rsidR="009F056E" w:rsidRPr="00100F63" w:rsidRDefault="00723F60" w:rsidP="008335A1">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0.0042573</w:t>
            </w:r>
          </w:p>
        </w:tc>
      </w:tr>
    </w:tbl>
    <w:p w14:paraId="336692BD" w14:textId="0F0B3A1E" w:rsidR="001749C3" w:rsidRDefault="001749C3" w:rsidP="00AC7C2E">
      <w:bookmarkStart w:id="32" w:name="_Toc8807473"/>
      <w:bookmarkStart w:id="33" w:name="_Toc10471872"/>
      <w:bookmarkStart w:id="34" w:name="_Toc15393557"/>
      <w:bookmarkStart w:id="35" w:name="_Toc25828490"/>
    </w:p>
    <w:p w14:paraId="76BD56BE" w14:textId="3B991B81" w:rsidR="00AB2FFC" w:rsidRDefault="00AB2FFC" w:rsidP="00AB2FFC">
      <w:pPr>
        <w:pStyle w:val="Heading2"/>
      </w:pPr>
      <w:bookmarkStart w:id="36" w:name="_Toc108616586"/>
      <w:r>
        <w:t>Risk factors included in the model</w:t>
      </w:r>
      <w:bookmarkEnd w:id="36"/>
    </w:p>
    <w:p w14:paraId="0A0BE929" w14:textId="6A59245B" w:rsidR="00FE3020" w:rsidRDefault="0039397B" w:rsidP="0039397B">
      <w:commentRangeStart w:id="37"/>
      <w:commentRangeStart w:id="38"/>
      <w:r>
        <w:t xml:space="preserve">The relative risk (RR) for current and former smokers was calculated using the outcomes of a systematic review and meta-analysis conducted by </w:t>
      </w:r>
      <w:r w:rsidRPr="0039397B">
        <w:t>Cumberbatch</w:t>
      </w:r>
      <w:r>
        <w:t xml:space="preserve"> et al (201</w:t>
      </w:r>
      <w:r w:rsidR="00687CB8">
        <w:t>6</w:t>
      </w:r>
      <w:r>
        <w:t>). The review reported a pooled RR of BC incidence of 3.47 (3.07–3.91) for current smokers and 2.04 (1.85–2.25) for former smokers</w:t>
      </w:r>
      <w:r w:rsidR="00E93CD1">
        <w:t xml:space="preserve"> compared to never smokers</w:t>
      </w:r>
      <w:r>
        <w:t>.</w:t>
      </w:r>
      <w:r w:rsidR="00687CB8">
        <w:fldChar w:fldCharType="begin">
          <w:fldData xml:space="preserve">PEVuZE5vdGU+PENpdGU+PEF1dGhvcj5DdW1iZXJiYXRjaDwvQXV0aG9yPjxZZWFyPjIwMTY8L1ll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</w:fldData>
        </w:fldChar>
      </w:r>
      <w:r w:rsidR="00687CB8">
        <w:instrText xml:space="preserve"> ADDIN EN.CITE </w:instrText>
      </w:r>
      <w:r w:rsidR="00687CB8">
        <w:fldChar w:fldCharType="begin">
          <w:fldData xml:space="preserve">PEVuZE5vdGU+PENpdGU+PEF1dGhvcj5DdW1iZXJiYXRjaDwvQXV0aG9yPjxZZWFyPjIwMTY8L1ll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</w:fldData>
        </w:fldChar>
      </w:r>
      <w:r w:rsidR="00687CB8">
        <w:instrText xml:space="preserve"> ADDIN EN.CITE.DATA </w:instrText>
      </w:r>
      <w:r w:rsidR="00687CB8">
        <w:fldChar w:fldCharType="end"/>
      </w:r>
      <w:r w:rsidR="00687CB8">
        <w:fldChar w:fldCharType="separate"/>
      </w:r>
      <w:r w:rsidR="00687CB8" w:rsidRPr="00687CB8">
        <w:rPr>
          <w:noProof/>
          <w:vertAlign w:val="superscript"/>
        </w:rPr>
        <w:t>4</w:t>
      </w:r>
      <w:r w:rsidR="00687CB8">
        <w:fldChar w:fldCharType="end"/>
      </w:r>
      <w:r w:rsidR="001C327E">
        <w:t xml:space="preserve"> </w:t>
      </w:r>
    </w:p>
    <w:p w14:paraId="092CF674" w14:textId="0AE7CE31" w:rsidR="00FE3020" w:rsidRDefault="00FE3020" w:rsidP="00FE3020">
      <w:r>
        <w:t>The RR for manufacture workers</w:t>
      </w:r>
      <w:r w:rsidRPr="001C327E">
        <w:t xml:space="preserve"> was incorporated into the model by </w:t>
      </w:r>
      <w:r w:rsidR="00E93CD1">
        <w:t xml:space="preserve">conducting a random effect meta-analysis </w:t>
      </w:r>
      <w:r w:rsidRPr="001C327E">
        <w:t xml:space="preserve">using the data </w:t>
      </w:r>
      <w:r>
        <w:t>from the systematic review</w:t>
      </w:r>
      <w:r w:rsidRPr="001C327E">
        <w:t xml:space="preserve"> o</w:t>
      </w:r>
      <w:r>
        <w:t>n</w:t>
      </w:r>
      <w:r w:rsidRPr="001C327E">
        <w:t xml:space="preserve"> the occupational BC within the UK</w:t>
      </w:r>
      <w:r>
        <w:t>.</w:t>
      </w:r>
      <w:r>
        <w:fldChar w:fldCharType="begin"/>
      </w:r>
      <w:r>
        <w:instrText xml:space="preserve"> ADDIN EN.CITE &lt;EndNote&gt;&lt;Cite&gt;&lt;Author&gt;Cumberbatch&lt;/Author&gt;&lt;Year&gt;2017&lt;/Year&gt;&lt;RecNum&gt;79&lt;/RecNum&gt;&lt;DisplayText&gt;&lt;style face="superscript"&gt;5&lt;/style&gt;&lt;/DisplayText&gt;&lt;record&gt;&lt;rec-number&gt;79&lt;/rec-number&gt;&lt;foreign-keys&gt;&lt;key app="EN" db-id="v9wz0a0x75vsr9e05ztvvv2bpwwars2x0dwa" timestamp="1655999776"&gt;79&lt;/key&gt;&lt;/foreign-keys&gt;&lt;ref-type name="Journal Article"&gt;17&lt;/ref-type&gt;&lt;contributors&gt;&lt;authors&gt;&lt;author&gt;Cumberbatch, M. G.&lt;/author&gt;&lt;author&gt;Windsor-Shellard, B.&lt;/author&gt;&lt;author&gt;Catto, J. W.&lt;/author&gt;&lt;/authors&gt;&lt;/contributors&gt;&lt;auth-address&gt;Academic Urology Unit, University of Sheffield, Sheffield, UK.&amp;#xD;Office for National Statistics, Newport, Gwent, UK.&lt;/auth-address&gt;&lt;titles&gt;&lt;title&gt;The contemporary landscape of occupational bladder cancer within the United Kingdom: a meta-analysis of risks over the last 80 years&lt;/title&gt;&lt;secondary-title&gt;BJU Int&lt;/secondary-title&gt;&lt;/titles&gt;&lt;periodical&gt;&lt;full-title&gt;BJU international&lt;/full-title&gt;&lt;abbr-1&gt;BJU Int&lt;/abbr-1&gt;&lt;/periodical&gt;&lt;pages&gt;100-109&lt;/pages&gt;&lt;volume&gt;119&lt;/volume&gt;&lt;number&gt;1&lt;/number&gt;&lt;edition&gt;2016/06/23&lt;/edition&gt;&lt;keywords&gt;&lt;keyword&gt;Humans&lt;/keyword&gt;&lt;keyword&gt;Occupational Diseases/*epidemiology&lt;/keyword&gt;&lt;keyword&gt;Risk Assessment&lt;/keyword&gt;&lt;keyword&gt;Time Factors&lt;/keyword&gt;&lt;keyword&gt;United Kingdom/epidemiology&lt;/keyword&gt;&lt;keyword&gt;Urinary Bladder Neoplasms/*epidemiology&lt;/keyword&gt;&lt;keyword&gt;*United Kingdom&lt;/keyword&gt;&lt;keyword&gt;*bladder cancer&lt;/keyword&gt;&lt;keyword&gt;*occupation&lt;/keyword&gt;&lt;keyword&gt;*urothelial cancer&lt;/keyword&gt;&lt;/keywords&gt;&lt;dates&gt;&lt;year&gt;2017&lt;/year&gt;&lt;pub-dates&gt;&lt;date&gt;Jan&lt;/date&gt;&lt;/pub-dates&gt;&lt;/dates&gt;&lt;isbn&gt;1464-4096&lt;/isbn&gt;&lt;accession-num&gt;27332981&lt;/accession-num&gt;&lt;urls&gt;&lt;/urls&gt;&lt;electronic-resource-num&gt;10.1111/bju.13561&lt;/electronic-resource-num&gt;&lt;remote-database-provider&gt;NLM&lt;/remote-database-provider&gt;&lt;language&gt;eng&lt;/language&gt;&lt;/record&gt;&lt;/Cite&gt;&lt;/EndNote&gt;</w:instrText>
      </w:r>
      <w:r>
        <w:fldChar w:fldCharType="separate"/>
      </w:r>
      <w:r w:rsidRPr="001C327E">
        <w:rPr>
          <w:noProof/>
          <w:vertAlign w:val="superscript"/>
        </w:rPr>
        <w:t>5</w:t>
      </w:r>
      <w:r>
        <w:fldChar w:fldCharType="end"/>
      </w:r>
      <w:r>
        <w:t xml:space="preserve"> From the systematic review of </w:t>
      </w:r>
      <w:r w:rsidRPr="008F5783">
        <w:t>Cumberbatch et al (2016)</w:t>
      </w:r>
      <w:r>
        <w:t xml:space="preserve">, the studies reporting cases, controls, and the total population size for any manufacture workers were included. This resulted in three studies included into the synthesis. </w:t>
      </w:r>
      <w:r w:rsidR="00CB023F">
        <w:t>The test for heterogeneity results: I2 = 0%;</w:t>
      </w:r>
      <w:r>
        <w:t xml:space="preserve"> </w:t>
      </w:r>
      <w:proofErr w:type="gramStart"/>
      <w:r w:rsidR="00CB023F" w:rsidRPr="00CB023F">
        <w:t>Q(</w:t>
      </w:r>
      <w:proofErr w:type="spellStart"/>
      <w:proofErr w:type="gramEnd"/>
      <w:r w:rsidR="00CB023F" w:rsidRPr="00CB023F">
        <w:t>df</w:t>
      </w:r>
      <w:proofErr w:type="spellEnd"/>
      <w:r w:rsidR="00CB023F" w:rsidRPr="00CB023F">
        <w:t xml:space="preserve"> = 2) = 0.3868, p-</w:t>
      </w:r>
      <w:proofErr w:type="spellStart"/>
      <w:r w:rsidR="00CB023F" w:rsidRPr="00CB023F">
        <w:t>val</w:t>
      </w:r>
      <w:proofErr w:type="spellEnd"/>
      <w:r w:rsidR="00CB023F" w:rsidRPr="00CB023F">
        <w:t xml:space="preserve"> = </w:t>
      </w:r>
      <w:r w:rsidR="00CB023F" w:rsidRPr="00CB023F">
        <w:lastRenderedPageBreak/>
        <w:t>0.8242</w:t>
      </w:r>
      <w:r w:rsidR="00CB023F">
        <w:t xml:space="preserve">. </w:t>
      </w:r>
      <w:r>
        <w:t xml:space="preserve">Using a random effect model the pooled RR </w:t>
      </w:r>
      <w:r w:rsidR="00E93CD1">
        <w:t xml:space="preserve">for manufacture workers compared to everyone else </w:t>
      </w:r>
      <w:r>
        <w:t xml:space="preserve">was </w:t>
      </w:r>
      <w:r w:rsidRPr="008F5783">
        <w:rPr>
          <w:b/>
          <w:bCs/>
        </w:rPr>
        <w:t>1.99 95%CI (1.22; 3.26).</w:t>
      </w:r>
      <w:r>
        <w:t xml:space="preserve"> The log of the RR is reported on the plot (Figure </w:t>
      </w:r>
      <w:r w:rsidR="00ED409E">
        <w:t>2</w:t>
      </w:r>
      <w:r>
        <w:t>).</w:t>
      </w:r>
      <w:commentRangeEnd w:id="37"/>
      <w:r w:rsidR="00181824">
        <w:rPr>
          <w:rStyle w:val="CommentReference"/>
        </w:rPr>
        <w:commentReference w:id="37"/>
      </w:r>
      <w:commentRangeEnd w:id="38"/>
      <w:r w:rsidR="00292658">
        <w:rPr>
          <w:rStyle w:val="CommentReference"/>
        </w:rPr>
        <w:commentReference w:id="38"/>
      </w:r>
    </w:p>
    <w:p w14:paraId="42067B52" w14:textId="6BEE271C" w:rsidR="00FE3020" w:rsidRDefault="00FE3020" w:rsidP="0039397B">
      <w:r>
        <w:rPr>
          <w:noProof/>
        </w:rPr>
        <w:drawing>
          <wp:inline distT="0" distB="0" distL="0" distR="0" wp14:anchorId="78B82374" wp14:editId="63E494E4">
            <wp:extent cx="4111142" cy="244363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678" cy="2451090"/>
                    </a:xfrm>
                    <a:prstGeom prst="rect">
                      <a:avLst/>
                    </a:prstGeom>
                  </pic:spPr>
                </pic:pic>
              </a:graphicData>
            </a:graphic>
          </wp:inline>
        </w:drawing>
      </w:r>
    </w:p>
    <w:p w14:paraId="2A5F555C" w14:textId="771A3B78" w:rsidR="00C7780A" w:rsidRDefault="00C7780A" w:rsidP="00C7780A">
      <w:pPr>
        <w:pStyle w:val="Heading4"/>
      </w:pPr>
      <w:r w:rsidRPr="00633928">
        <w:t xml:space="preserve">Figure </w:t>
      </w:r>
      <w:r>
        <w:t xml:space="preserve">2: </w:t>
      </w:r>
      <w:r w:rsidR="00ED409E">
        <w:t>Random effect m</w:t>
      </w:r>
      <w:r>
        <w:t xml:space="preserve">eta-analysis of RR for manufacture workers </w:t>
      </w:r>
      <w:r w:rsidR="00ED409E">
        <w:t>compared to non-manufacture workers</w:t>
      </w:r>
    </w:p>
    <w:p w14:paraId="77363C89" w14:textId="38D9E83B" w:rsidR="00AB2FFC" w:rsidRDefault="001C327E" w:rsidP="0039397B">
      <w:r>
        <w:t xml:space="preserve">The risk of the BC onset by age and sex was informed through the calibration and is reported in the relevant section. </w:t>
      </w:r>
      <w:ins w:id="39" w:author="Olena Mandrik" w:date="2023-04-21T15:32:00Z">
        <w:r w:rsidR="00292658">
          <w:t xml:space="preserve">Because the individual risks were informed through different sources which did not consider correlations between the relevant </w:t>
        </w:r>
      </w:ins>
      <w:ins w:id="40" w:author="Olena Mandrik" w:date="2023-04-21T15:39:00Z">
        <w:r w:rsidR="00E556B4">
          <w:t>risk factors</w:t>
        </w:r>
      </w:ins>
      <w:ins w:id="41" w:author="Olena Mandrik" w:date="2023-04-21T15:33:00Z">
        <w:r w:rsidR="00292658">
          <w:t xml:space="preserve">, </w:t>
        </w:r>
      </w:ins>
      <w:ins w:id="42" w:author="Olena Mandrik" w:date="2023-04-21T15:40:00Z">
        <w:r w:rsidR="00E556B4">
          <w:t>re-calibration of the individual RR was necessary (see the calibration section).</w:t>
        </w:r>
      </w:ins>
    </w:p>
    <w:p w14:paraId="298E2DC7" w14:textId="440E649A" w:rsidR="001749C3" w:rsidRDefault="00362D4E" w:rsidP="001749C3">
      <w:pPr>
        <w:pStyle w:val="Heading2"/>
      </w:pPr>
      <w:bookmarkStart w:id="43" w:name="_Toc108616587"/>
      <w:r>
        <w:t>Other risk factors not included in the model</w:t>
      </w:r>
      <w:bookmarkEnd w:id="43"/>
    </w:p>
    <w:p w14:paraId="4E7EFDDD" w14:textId="3F3E5AB8" w:rsidR="001749C3" w:rsidRDefault="00362D4E" w:rsidP="008E3A6C">
      <w:r>
        <w:t>HSE 201</w:t>
      </w:r>
      <w:r w:rsidR="00B473A9">
        <w:t>8</w:t>
      </w:r>
      <w:r w:rsidR="001749C3">
        <w:t xml:space="preserve"> does not contain any information about </w:t>
      </w:r>
      <w:r w:rsidR="00374B20">
        <w:t>environmental carcinogens. A review on epidemiology of BC identifies exposure to arsenic in drinking water as a cause of BC</w:t>
      </w:r>
      <w:r w:rsidR="00245B05">
        <w:fldChar w:fldCharType="begin">
          <w:fldData xml:space="preserve">PEVuZE5vdGU+PENpdGU+PEF1dGhvcj5DdW1iZXJiYXRjaDwvQXV0aG9yPjxZZWFyPjIwMTg8L1ll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</w:fldData>
        </w:fldChar>
      </w:r>
      <w:r w:rsidR="00245B05">
        <w:instrText xml:space="preserve"> ADDIN EN.CITE </w:instrText>
      </w:r>
      <w:r w:rsidR="00245B05">
        <w:fldChar w:fldCharType="begin">
          <w:fldData xml:space="preserve">PEVuZE5vdGU+PENpdGU+PEF1dGhvcj5DdW1iZXJiYXRjaDwvQXV0aG9yPjxZZWFyPjIwMTg8L1ll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</w:fldData>
        </w:fldChar>
      </w:r>
      <w:r w:rsidR="00245B05">
        <w:instrText xml:space="preserve"> ADDIN EN.CITE.DATA </w:instrText>
      </w:r>
      <w:r w:rsidR="00245B05">
        <w:fldChar w:fldCharType="end"/>
      </w:r>
      <w:r w:rsidR="00245B05">
        <w:fldChar w:fldCharType="separate"/>
      </w:r>
      <w:r w:rsidR="00245B05" w:rsidRPr="00245B05">
        <w:rPr>
          <w:noProof/>
          <w:vertAlign w:val="superscript"/>
        </w:rPr>
        <w:t>1</w:t>
      </w:r>
      <w:r w:rsidR="00245B05">
        <w:fldChar w:fldCharType="end"/>
      </w:r>
      <w:r w:rsidR="00374B20">
        <w:t>. There is no data that certain regions in England have higher risk of arsenic exposure in drinking water than the others though one source reported that a</w:t>
      </w:r>
      <w:r w:rsidR="00374B20" w:rsidRPr="00374B20">
        <w:t xml:space="preserve">rsenic concentrations &gt;10 </w:t>
      </w:r>
      <w:proofErr w:type="spellStart"/>
      <w:r w:rsidR="00374B20" w:rsidRPr="00374B20">
        <w:t>μg</w:t>
      </w:r>
      <w:proofErr w:type="spellEnd"/>
      <w:r w:rsidR="00374B20" w:rsidRPr="00374B20">
        <w:t xml:space="preserve"> L−1 were previously measured in 5% of private water sup</w:t>
      </w:r>
      <w:r w:rsidR="002A0D06">
        <w:t>plies</w:t>
      </w:r>
      <w:r w:rsidR="00374B20">
        <w:t xml:space="preserve">. According to Public Health England, there is no risk of high content of arsenic in drinking water in England </w:t>
      </w:r>
      <w:r>
        <w:t>and so this risk factor was currently not included into the model</w:t>
      </w:r>
      <w:r w:rsidR="00F30BA7">
        <w:t xml:space="preserve"> </w:t>
      </w:r>
      <w:r w:rsidR="00245B05">
        <w:fldChar w:fldCharType="begin"/>
      </w:r>
      <w:r w:rsidR="001C327E">
        <w:instrText xml:space="preserve"> ADDIN EN.CITE &lt;EndNote&gt;&lt;Cite ExcludeAuth="1"&gt;&lt;Year&gt;2019&lt;/Year&gt;&lt;RecNum&gt;13&lt;/RecNum&gt;&lt;DisplayText&gt;&lt;style face="superscript"&gt;6&lt;/style&gt;&lt;/DisplayText&gt;&lt;record&gt;&lt;rec-number&gt;13&lt;/rec-number&gt;&lt;foreign-keys&gt;&lt;key app="EN" db-id="v9wz0a0x75vsr9e05ztvvv2bpwwars2x0dwa" timestamp="1642781800"&gt;13&lt;/key&gt;&lt;/foreign-keys&gt;&lt;ref-type name="Web Page"&gt;12&lt;/ref-type&gt;&lt;contributors&gt;&lt;/contributors&gt;&lt;titles&gt;&lt;title&gt;Guidance Arsenic: general information Updated 14 August 2019&lt;/title&gt;&lt;/titles&gt;&lt;dates&gt;&lt;year&gt;2019&lt;/year&gt;&lt;/dates&gt;&lt;publisher&gt;Public Health England&lt;/publisher&gt;&lt;urls&gt;&lt;related-urls&gt;&lt;url&gt;https://www.gov.uk/government/publications/arsenic-properties-incident-management-and-toxicology/arsenic-general-information&lt;/url&gt;&lt;/related-urls&gt;&lt;/urls&gt;&lt;/record&gt;&lt;/Cite&gt;&lt;/EndNote&gt;</w:instrText>
      </w:r>
      <w:r w:rsidR="00245B05">
        <w:fldChar w:fldCharType="separate"/>
      </w:r>
      <w:r w:rsidR="001C327E" w:rsidRPr="001C327E">
        <w:rPr>
          <w:noProof/>
          <w:vertAlign w:val="superscript"/>
        </w:rPr>
        <w:t>6</w:t>
      </w:r>
      <w:r w:rsidR="00245B05">
        <w:fldChar w:fldCharType="end"/>
      </w:r>
      <w:r>
        <w:t>.</w:t>
      </w:r>
    </w:p>
    <w:p w14:paraId="087CDD24" w14:textId="77777777" w:rsidR="00F14C77" w:rsidRDefault="00F14C77" w:rsidP="00F14C77">
      <w:pPr>
        <w:pStyle w:val="Heading2"/>
      </w:pPr>
      <w:bookmarkStart w:id="44" w:name="_Toc108616588"/>
      <w:r>
        <w:t xml:space="preserve">Modelling </w:t>
      </w:r>
      <w:r w:rsidRPr="00F93E92">
        <w:t>Changes</w:t>
      </w:r>
      <w:r>
        <w:t xml:space="preserve"> in Phenotypic Characteristics</w:t>
      </w:r>
      <w:r w:rsidRPr="00F93E92">
        <w:t xml:space="preserve"> </w:t>
      </w:r>
      <w:r>
        <w:t>by Age</w:t>
      </w:r>
      <w:bookmarkEnd w:id="32"/>
      <w:bookmarkEnd w:id="33"/>
      <w:bookmarkEnd w:id="34"/>
      <w:bookmarkEnd w:id="35"/>
      <w:bookmarkEnd w:id="44"/>
    </w:p>
    <w:p w14:paraId="393C5F02" w14:textId="1B218DFE" w:rsidR="00F14C77" w:rsidRDefault="00F14C77" w:rsidP="00107B18">
      <w:r>
        <w:t>Several of the characteristics included in the baseline modelled population will change as a pe</w:t>
      </w:r>
      <w:r w:rsidR="00401D54">
        <w:t xml:space="preserve">rson ages. These include EQ-5D </w:t>
      </w:r>
      <w:r>
        <w:t xml:space="preserve">and smoking status. Accurate modelling of individual level changes in these factors is extremely complex, but a simple </w:t>
      </w:r>
      <w:r w:rsidR="00AB0411">
        <w:t xml:space="preserve">set of </w:t>
      </w:r>
      <w:r>
        <w:t>method</w:t>
      </w:r>
      <w:r w:rsidR="00AB0411">
        <w:t>s</w:t>
      </w:r>
      <w:r>
        <w:t xml:space="preserve"> was sought </w:t>
      </w:r>
      <w:proofErr w:type="gramStart"/>
      <w:r>
        <w:t>in order to</w:t>
      </w:r>
      <w:proofErr w:type="gramEnd"/>
      <w:r>
        <w:t xml:space="preserve"> be able to approximate changing risk</w:t>
      </w:r>
      <w:r w:rsidR="00442329">
        <w:t xml:space="preserve"> and health benefits</w:t>
      </w:r>
      <w:r>
        <w:t xml:space="preserve"> over time.</w:t>
      </w:r>
      <w:r w:rsidR="001749C3">
        <w:t xml:space="preserve"> While occupational exposure is also likely to change</w:t>
      </w:r>
      <w:r w:rsidR="00107B18">
        <w:t xml:space="preserve"> and risks may be cumulative over time</w:t>
      </w:r>
      <w:r w:rsidR="001749C3">
        <w:t xml:space="preserve">, it was considered </w:t>
      </w:r>
      <w:r w:rsidR="00107B18">
        <w:t xml:space="preserve">as a binary risk factor </w:t>
      </w:r>
      <w:r w:rsidR="001749C3">
        <w:t xml:space="preserve">in the </w:t>
      </w:r>
      <w:r w:rsidR="001749C3">
        <w:lastRenderedPageBreak/>
        <w:t xml:space="preserve">model because of lack of evidence on </w:t>
      </w:r>
      <w:r w:rsidR="00107B18">
        <w:t xml:space="preserve">the </w:t>
      </w:r>
      <w:r w:rsidR="001749C3">
        <w:t>dynamic</w:t>
      </w:r>
      <w:r w:rsidR="00107B18">
        <w:t xml:space="preserve">s of </w:t>
      </w:r>
      <w:r w:rsidR="001749C3">
        <w:t>occupational exposure among the population in England and RR of occupational exposure after the retirement age.</w:t>
      </w:r>
    </w:p>
    <w:p w14:paraId="5C159AA7" w14:textId="77777777" w:rsidR="000E70BE" w:rsidRDefault="000E70BE" w:rsidP="000E70BE">
      <w:pPr>
        <w:pStyle w:val="Heading3"/>
      </w:pPr>
      <w:bookmarkStart w:id="45" w:name="_Toc108616589"/>
      <w:r>
        <w:t>Smoking</w:t>
      </w:r>
      <w:bookmarkEnd w:id="45"/>
    </w:p>
    <w:p w14:paraId="40796C7B" w14:textId="00738279" w:rsidR="00506E4C" w:rsidRDefault="00825E75" w:rsidP="008E3A6C">
      <w:r>
        <w:t>Data from HSE 201</w:t>
      </w:r>
      <w:r w:rsidR="00563E20">
        <w:t>8</w:t>
      </w:r>
      <w:r>
        <w:t xml:space="preserve"> indicates that the number of </w:t>
      </w:r>
      <w:r w:rsidR="001576FB">
        <w:t xml:space="preserve">current </w:t>
      </w:r>
      <w:r>
        <w:t xml:space="preserve">smokers reduces by age, whilst the number of </w:t>
      </w:r>
      <w:r w:rsidR="001576FB">
        <w:t>former</w:t>
      </w:r>
      <w:r>
        <w:t xml:space="preserve"> smokers increases, indicating that </w:t>
      </w:r>
      <w:r w:rsidR="001576FB">
        <w:t>there is a general trend for smoking cessation from the age of 30.</w:t>
      </w:r>
      <w:r>
        <w:t xml:space="preserve"> </w:t>
      </w:r>
      <w:r w:rsidR="000E70BE">
        <w:t>This is supported by ONS data demonstrating that the</w:t>
      </w:r>
      <w:r w:rsidR="000E70BE" w:rsidRPr="000E70BE">
        <w:t xml:space="preserve"> proportion of current smokers in </w:t>
      </w:r>
      <w:r w:rsidR="0096265D">
        <w:t>England</w:t>
      </w:r>
      <w:r w:rsidR="000E70BE" w:rsidRPr="000E70BE">
        <w:t xml:space="preserve"> has</w:t>
      </w:r>
      <w:r w:rsidR="006815BB">
        <w:t xml:space="preserve"> </w:t>
      </w:r>
      <w:r w:rsidR="000E70BE" w:rsidRPr="000E70BE">
        <w:t>fallen significantly</w:t>
      </w:r>
      <w:r w:rsidR="000E70BE">
        <w:t>, and that t</w:t>
      </w:r>
      <w:r w:rsidR="000E70BE" w:rsidRPr="000E70BE">
        <w:t>hose aged 25 to 34 years had the highest proportion of current smokers</w:t>
      </w:r>
      <w:r w:rsidR="0096265D">
        <w:t xml:space="preserve"> in the UK</w:t>
      </w:r>
      <w:r w:rsidR="000E70BE" w:rsidRPr="000E70BE">
        <w:t xml:space="preserve"> (19.0%).</w:t>
      </w:r>
      <w:r w:rsidR="00A832AA">
        <w:t xml:space="preserve"> </w:t>
      </w:r>
      <w:r w:rsidR="00506E4C">
        <w:t xml:space="preserve">It </w:t>
      </w:r>
      <w:r w:rsidR="00107B18">
        <w:t xml:space="preserve">is therefore </w:t>
      </w:r>
      <w:r w:rsidR="00506E4C">
        <w:t>assume</w:t>
      </w:r>
      <w:r w:rsidR="00107B18">
        <w:t>d</w:t>
      </w:r>
      <w:r w:rsidR="00506E4C">
        <w:t xml:space="preserve"> that no individuals who were sur</w:t>
      </w:r>
      <w:r w:rsidR="00396B56">
        <w:t>veyed as non-smokers in HSE 201</w:t>
      </w:r>
      <w:r w:rsidR="00563E20">
        <w:t>8</w:t>
      </w:r>
      <w:r w:rsidR="00506E4C">
        <w:t xml:space="preserve"> would start smoking after the age of 30.</w:t>
      </w:r>
      <w:r w:rsidR="00A832AA">
        <w:t xml:space="preserve"> </w:t>
      </w:r>
      <w:r w:rsidR="00A90845">
        <w:t>The probability to remain a smoker after one year will be based on the estimated number of quitters (self-reported) per 100,000 smokers (from April 2020 to March 2021) according to the data of NHS digital: 0.0167 the estimated probability to quit smoking after one year and 0.9833 the estimated probability to remain a smoker.</w:t>
      </w:r>
      <w:r w:rsidR="00245B05">
        <w:fldChar w:fldCharType="begin"/>
      </w:r>
      <w:r w:rsidR="001C327E">
        <w:instrText xml:space="preserve"> ADDIN EN.CITE &lt;EndNote&gt;&lt;Cite ExcludeAuth="1"&gt;&lt;Year&gt;2021&lt;/Year&gt;&lt;RecNum&gt;14&lt;/RecNum&gt;&lt;DisplayText&gt;&lt;style face="superscript"&gt;7&lt;/style&gt;&lt;/DisplayText&gt;&lt;record&gt;&lt;rec-number&gt;14&lt;/rec-number&gt;&lt;foreign-keys&gt;&lt;key app="EN" db-id="v9wz0a0x75vsr9e05ztvvv2bpwwars2x0dwa" timestamp="1643026203"&gt;14&lt;/key&gt;&lt;/foreign-keys&gt;&lt;ref-type name="Dataset"&gt;59&lt;/ref-type&gt;&lt;contributors&gt;&lt;secondary-authors&gt;&lt;author&gt;NHS digital&lt;/author&gt;&lt;/secondary-authors&gt;&lt;/contributors&gt;&lt;titles&gt;&lt;title&gt;Statistics on NHS Stop Smoking Services in England April 2020 to March 2021 - Data tables&lt;/title&gt;&lt;/titles&gt;&lt;dates&gt;&lt;year&gt;2021&lt;/year&gt;&lt;/dates&gt;&lt;pub-location&gt;England&lt;/pub-location&gt;&lt;urls&gt;&lt;related-urls&gt;&lt;url&gt;https://digital.nhs.uk/data-and-information/publications/statistical/statistics-on-nhs-stop-smoking-services-in-england/april-2020-to-march-2021/datasets&lt;/url&gt;&lt;/related-urls&gt;&lt;/urls&gt;&lt;/record&gt;&lt;/Cite&gt;&lt;/EndNote&gt;</w:instrText>
      </w:r>
      <w:r w:rsidR="00245B05">
        <w:fldChar w:fldCharType="separate"/>
      </w:r>
      <w:r w:rsidR="001C327E" w:rsidRPr="001C327E">
        <w:rPr>
          <w:noProof/>
          <w:vertAlign w:val="superscript"/>
        </w:rPr>
        <w:t>7</w:t>
      </w:r>
      <w:r w:rsidR="00245B05">
        <w:fldChar w:fldCharType="end"/>
      </w:r>
      <w:r w:rsidR="00A90845">
        <w:t xml:space="preserve"> While modelling smoking cessation is much more complex and dynamic, we will need to use this simplified approach for project feasibility.</w:t>
      </w:r>
    </w:p>
    <w:p w14:paraId="500069DC" w14:textId="724C8033" w:rsidR="00825E75" w:rsidRDefault="00C903DB" w:rsidP="00825E75">
      <w:r>
        <w:rPr>
          <w:noProof/>
        </w:rPr>
        <w:drawing>
          <wp:inline distT="0" distB="0" distL="0" distR="0" wp14:anchorId="4CFF60DA" wp14:editId="61098AB3">
            <wp:extent cx="4498848" cy="270429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219" cy="2713533"/>
                    </a:xfrm>
                    <a:prstGeom prst="rect">
                      <a:avLst/>
                    </a:prstGeom>
                    <a:noFill/>
                  </pic:spPr>
                </pic:pic>
              </a:graphicData>
            </a:graphic>
          </wp:inline>
        </w:drawing>
      </w:r>
    </w:p>
    <w:p w14:paraId="7BDF24E0" w14:textId="461AE485" w:rsidR="00C7780A" w:rsidRDefault="00C7780A" w:rsidP="00100F63">
      <w:pPr>
        <w:pStyle w:val="Heading4"/>
      </w:pPr>
      <w:r>
        <w:t xml:space="preserve">Figure 3: The proportion of current and former smokers by age in the HSE 2018 population </w:t>
      </w:r>
      <w:r>
        <w:fldChar w:fldCharType="begin"/>
      </w:r>
      <w:r>
        <w:instrText xml:space="preserve"> ADDIN EN.CITE &lt;EndNote&gt;&lt;Cite&gt;&lt;Author&gt;Martin-Lopez&lt;/Author&gt;&lt;Year&gt;2014&lt;/Year&gt;&lt;RecNum&gt;3&lt;/RecNum&gt;&lt;DisplayText&gt;&lt;style face="superscript"&gt;8&lt;/style&gt;&lt;/DisplayText&gt;&lt;record&gt;&lt;rec-number&gt;3&lt;/rec-number&gt;&lt;foreign-keys&gt;&lt;key app="EN" db-id="v9wz0a0x75vsr9e05ztvvv2bpwwars2x0dwa" timestamp="1642776439"&gt;3&lt;/key&gt;&lt;/foreign-keys&gt;&lt;ref-type name="Journal Article"&gt;17&lt;/ref-type&gt;&lt;contributors&gt;&lt;authors&gt;&lt;author&gt;Martin-Lopez, J. E.&lt;/author&gt;&lt;author&gt;Beltran-Calvo, C.&lt;/author&gt;&lt;author&gt;Rodriguez-Lopez, R.&lt;/author&gt;&lt;author&gt;Molina-Lopez, T.&lt;/author&gt;&lt;/authors&gt;&lt;/contributors&gt;&lt;auth-address&gt;Andalusian Health Technology Assessment (AETSA), Seville, Spain.&lt;/auth-address&gt;&lt;titles&gt;&lt;title&gt;Comparison of the accuracy of CT colonography and colonoscopy in the diagnosis of colorectal cancer&lt;/title&gt;&lt;secondary-title&gt;Colorectal Dis&lt;/secondary-title&gt;&lt;/titles&gt;&lt;periodical&gt;&lt;full-title&gt;Colorectal Dis&lt;/full-title&gt;&lt;/periodical&gt;&lt;pages&gt;O82-9&lt;/pages&gt;&lt;volume&gt;16&lt;/volume&gt;&lt;number&gt;3&lt;/number&gt;&lt;edition&gt;2013/12/05&lt;/edition&gt;&lt;keywords&gt;&lt;keyword&gt;Adenoma/*diagnosis/diagnostic imaging&lt;/keyword&gt;&lt;keyword&gt;Carcinoma/*diagnosis/diagnostic imaging&lt;/keyword&gt;&lt;keyword&gt;Colonic Polyps/*diagnosis/diagnostic imaging&lt;/keyword&gt;&lt;keyword&gt;*Colonography, Computed Tomographic&lt;/keyword&gt;&lt;keyword&gt;*Colonoscopy&lt;/keyword&gt;&lt;keyword&gt;Colorectal Neoplasms/*diagnosis/diagnostic imaging&lt;/keyword&gt;&lt;keyword&gt;Early Detection of Cancer/*methods&lt;/keyword&gt;&lt;keyword&gt;Humans&lt;/keyword&gt;&lt;keyword&gt;Sensitivity and Specificity&lt;/keyword&gt;&lt;keyword&gt;Colonography&lt;/keyword&gt;&lt;keyword&gt;colonoscopy&lt;/keyword&gt;&lt;keyword&gt;colorectal neoplasms&lt;/keyword&gt;&lt;keyword&gt;computed tomographic&lt;/keyword&gt;&lt;keyword&gt;early detection of cancer&lt;/keyword&gt;&lt;/keywords&gt;&lt;dates&gt;&lt;year&gt;2014&lt;/year&gt;&lt;pub-dates&gt;&lt;date&gt;Mar&lt;/date&gt;&lt;/pub-dates&gt;&lt;/dates&gt;&lt;isbn&gt;1462-8910&lt;/isbn&gt;&lt;accession-num&gt;24299052&lt;/accession-num&gt;&lt;urls&gt;&lt;/urls&gt;&lt;electronic-resource-num&gt;10.1111/codi.12506&lt;/electronic-resource-num&gt;&lt;remote-database-provider&gt;NLM&lt;/remote-database-provider&gt;&lt;language&gt;eng&lt;/language&gt;&lt;/record&gt;&lt;/Cite&gt;&lt;/EndNote&gt;</w:instrText>
      </w:r>
      <w:r>
        <w:fldChar w:fldCharType="separate"/>
      </w:r>
      <w:r w:rsidRPr="001C327E">
        <w:rPr>
          <w:noProof/>
          <w:vertAlign w:val="superscript"/>
        </w:rPr>
        <w:t>8</w:t>
      </w:r>
      <w:r>
        <w:fldChar w:fldCharType="end"/>
      </w:r>
    </w:p>
    <w:p w14:paraId="3AEA08BF" w14:textId="77777777" w:rsidR="00F14C77" w:rsidRPr="000B56B5" w:rsidRDefault="00F14C77" w:rsidP="000B56B5">
      <w:pPr>
        <w:pStyle w:val="Heading3"/>
      </w:pPr>
      <w:bookmarkStart w:id="46" w:name="_Toc8807476"/>
      <w:bookmarkStart w:id="47" w:name="_Toc10471875"/>
      <w:bookmarkStart w:id="48" w:name="_Toc15393560"/>
      <w:bookmarkStart w:id="49" w:name="_Toc25828493"/>
      <w:bookmarkStart w:id="50" w:name="_Toc108616590"/>
      <w:r w:rsidRPr="000B56B5">
        <w:t>EQ-5D</w:t>
      </w:r>
      <w:bookmarkEnd w:id="46"/>
      <w:bookmarkEnd w:id="47"/>
      <w:bookmarkEnd w:id="48"/>
      <w:bookmarkEnd w:id="49"/>
      <w:bookmarkEnd w:id="50"/>
    </w:p>
    <w:p w14:paraId="1F3588BE" w14:textId="10D99FEE" w:rsidR="00F14C77" w:rsidRDefault="004114DD" w:rsidP="00245B05">
      <w:bookmarkStart w:id="51" w:name="_Toc8807477"/>
      <w:bookmarkStart w:id="52" w:name="_Toc10471876"/>
      <w:bookmarkStart w:id="53" w:name="_Toc15393561"/>
      <w:r w:rsidRPr="004114DD">
        <w:t xml:space="preserve">EQ-5D decreases with age, therefore </w:t>
      </w:r>
      <w:r w:rsidR="00F253EB">
        <w:t xml:space="preserve">annual </w:t>
      </w:r>
      <w:r w:rsidRPr="004114DD">
        <w:t>age decrement</w:t>
      </w:r>
      <w:r w:rsidR="00CB0AD6">
        <w:t>s</w:t>
      </w:r>
      <w:r w:rsidRPr="004114DD">
        <w:t xml:space="preserve"> w</w:t>
      </w:r>
      <w:r w:rsidR="00CB0AD6">
        <w:t>ere</w:t>
      </w:r>
      <w:r w:rsidRPr="004114DD">
        <w:t xml:space="preserve"> applied to </w:t>
      </w:r>
      <w:proofErr w:type="gramStart"/>
      <w:r w:rsidRPr="004114DD">
        <w:t>each individual’s</w:t>
      </w:r>
      <w:proofErr w:type="gramEnd"/>
      <w:r w:rsidRPr="004114DD">
        <w:t xml:space="preserve"> </w:t>
      </w:r>
      <w:r w:rsidR="00CD476C">
        <w:t>baseline EQ-5D score</w:t>
      </w:r>
      <w:r w:rsidRPr="004114DD">
        <w:t xml:space="preserve"> </w:t>
      </w:r>
      <w:r w:rsidR="00CB0AD6">
        <w:t>reflecting their current age in the model, compared with their baseline age. It was assumed that age-related</w:t>
      </w:r>
      <w:r w:rsidRPr="004114DD">
        <w:t xml:space="preserve"> decrement</w:t>
      </w:r>
      <w:r w:rsidR="00CB0AD6">
        <w:t>s</w:t>
      </w:r>
      <w:r w:rsidRPr="004114DD">
        <w:t xml:space="preserve"> w</w:t>
      </w:r>
      <w:r w:rsidR="00CB0AD6">
        <w:t>ere</w:t>
      </w:r>
      <w:r w:rsidRPr="004114DD">
        <w:t xml:space="preserve"> constant over time. The size of this decrement was calculated using data from a study that pooled several years of HSE data to estimate general pop</w:t>
      </w:r>
      <w:r w:rsidR="001D2876">
        <w:t>ulation values of EQ-5D by age</w:t>
      </w:r>
      <w:r w:rsidR="00A90845">
        <w:t>.</w:t>
      </w:r>
      <w:r w:rsidR="001D2876">
        <w:t xml:space="preserve"> </w:t>
      </w:r>
      <w:r w:rsidR="001D2876">
        <w:fldChar w:fldCharType="begin"/>
      </w:r>
      <w:r w:rsidR="00C7780A">
        <w:instrText xml:space="preserve"> ADDIN EN.CITE &lt;EndNote&gt;&lt;Cite&gt;&lt;Author&gt;Ara&lt;/Author&gt;&lt;Year&gt;2011&lt;/Year&gt;&lt;RecNum&gt;8&lt;/RecNum&gt;&lt;DisplayText&gt;&lt;style face="superscript"&gt;9&lt;/style&gt;&lt;/DisplayText&gt;&lt;record&gt;&lt;rec-number&gt;8&lt;/rec-number&gt;&lt;foreign-keys&gt;&lt;key app="EN" db-id="v9wz0a0x75vsr9e05ztvvv2bpwwars2x0dwa" timestamp="1642776440"&gt;8&lt;/key&gt;&lt;/foreign-keys&gt;&lt;ref-type name="Journal Article"&gt;17&lt;/ref-type&gt;&lt;contributors&gt;&lt;authors&gt;&lt;author&gt;Ara, R.&lt;/author&gt;&lt;author&gt;Brazier, JE&lt;/author&gt;&lt;/authors&gt;&lt;/contributors&gt;&lt;titles&gt;&lt;title&gt;Using health state utility values from the general population to approximate baselines in decision analytic models when condition-specific data are not available.&lt;/title&gt;&lt;secondary-title&gt;Value in Health&lt;/secondary-title&gt;&lt;/titles&gt;&lt;periodical&gt;&lt;full-title&gt;Value in Health&lt;/full-title&gt;&lt;/periodical&gt;&lt;pages&gt;539-545&lt;/pages&gt;&lt;volume&gt;14&lt;/volume&gt;&lt;number&gt;4&lt;/number&gt;&lt;dates&gt;&lt;year&gt;2011&lt;/year&gt;&lt;/dates&gt;&lt;urls&gt;&lt;/urls&gt;&lt;/record&gt;&lt;/Cite&gt;&lt;/EndNote&gt;</w:instrText>
      </w:r>
      <w:r w:rsidR="001D2876">
        <w:fldChar w:fldCharType="separate"/>
      </w:r>
      <w:r w:rsidR="00C7780A" w:rsidRPr="00C7780A">
        <w:rPr>
          <w:noProof/>
          <w:vertAlign w:val="superscript"/>
        </w:rPr>
        <w:t>9</w:t>
      </w:r>
      <w:r w:rsidR="001D2876">
        <w:fldChar w:fldCharType="end"/>
      </w:r>
      <w:r w:rsidRPr="004114DD">
        <w:t xml:space="preserve"> Annual age decrement was calculated as the difference between EQ-5D score at ages</w:t>
      </w:r>
      <w:r w:rsidR="007D1EB0">
        <w:t xml:space="preserve"> 80-84 and 30-34, div</w:t>
      </w:r>
      <w:r w:rsidR="002718F2">
        <w:t>ided by 50, which resulted in a</w:t>
      </w:r>
      <w:r w:rsidR="007D1EB0">
        <w:t xml:space="preserve"> change of -</w:t>
      </w:r>
      <w:r w:rsidR="007D1EB0" w:rsidRPr="007D1EB0">
        <w:t xml:space="preserve">0.00432 </w:t>
      </w:r>
      <w:r w:rsidR="007D1EB0" w:rsidRPr="007D1EB0">
        <w:lastRenderedPageBreak/>
        <w:t>(</w:t>
      </w:r>
      <w:r w:rsidR="007D1EB0">
        <w:t xml:space="preserve">95% CI: </w:t>
      </w:r>
      <w:r w:rsidR="007D1EB0" w:rsidRPr="007D1EB0">
        <w:t>-0.00460; -0.00404)</w:t>
      </w:r>
      <w:r w:rsidR="002A7984">
        <w:t xml:space="preserve"> for each additional year of age</w:t>
      </w:r>
      <w:r w:rsidR="00CB0AD6">
        <w:t>.</w:t>
      </w:r>
      <w:bookmarkEnd w:id="51"/>
      <w:bookmarkEnd w:id="52"/>
      <w:r w:rsidR="003039AE">
        <w:t xml:space="preserve"> This process was used both to reduce EQ-5D </w:t>
      </w:r>
      <w:r w:rsidR="00685687">
        <w:t xml:space="preserve">as </w:t>
      </w:r>
      <w:r w:rsidR="00DF0DD3">
        <w:t>population</w:t>
      </w:r>
      <w:r w:rsidR="003039AE">
        <w:t xml:space="preserve"> age</w:t>
      </w:r>
      <w:r w:rsidR="00DF0DD3">
        <w:t>s</w:t>
      </w:r>
      <w:r w:rsidR="00685687">
        <w:t xml:space="preserve"> beyond their surveyed age,</w:t>
      </w:r>
      <w:r w:rsidR="003039AE">
        <w:t xml:space="preserve"> and to </w:t>
      </w:r>
      <w:r w:rsidR="00685687">
        <w:t>increase</w:t>
      </w:r>
      <w:r w:rsidR="003039AE">
        <w:t xml:space="preserve"> EQ-5D in the cohort version of the model</w:t>
      </w:r>
      <w:r w:rsidR="00F827E0">
        <w:t xml:space="preserve"> where individuals all start at age 30, which may be considerably younger than their surveyed age</w:t>
      </w:r>
      <w:r w:rsidR="003039AE">
        <w:t xml:space="preserve">. </w:t>
      </w:r>
      <w:r w:rsidR="00F827E0">
        <w:t>EQ-5D at younger ages w</w:t>
      </w:r>
      <w:r w:rsidR="00E11CFF">
        <w:t>as</w:t>
      </w:r>
      <w:r w:rsidR="00F827E0">
        <w:t xml:space="preserve"> constrained to</w:t>
      </w:r>
      <w:r w:rsidR="00E11CFF">
        <w:t xml:space="preserve"> </w:t>
      </w:r>
      <w:r w:rsidR="00F827E0">
        <w:t>a maximum of 1</w:t>
      </w:r>
      <w:r w:rsidR="003039AE">
        <w:t>.</w:t>
      </w:r>
      <w:bookmarkEnd w:id="53"/>
    </w:p>
    <w:p w14:paraId="60A88690" w14:textId="77777777" w:rsidR="001351B1" w:rsidRDefault="001351B1" w:rsidP="001351B1">
      <w:pPr>
        <w:pStyle w:val="Heading2"/>
      </w:pPr>
      <w:bookmarkStart w:id="54" w:name="_Toc108616591"/>
      <w:bookmarkStart w:id="55" w:name="_Toc2330760"/>
      <w:bookmarkStart w:id="56" w:name="_Toc3448240"/>
      <w:bookmarkStart w:id="57" w:name="_Toc4075568"/>
      <w:r>
        <w:t>Reconstructing population of England for model calibration and analysis</w:t>
      </w:r>
      <w:bookmarkEnd w:id="54"/>
      <w:r>
        <w:t xml:space="preserve"> </w:t>
      </w:r>
    </w:p>
    <w:p w14:paraId="5CD30543" w14:textId="70A500B4" w:rsidR="001351B1" w:rsidRDefault="001351B1" w:rsidP="00245B05">
      <w:r>
        <w:t xml:space="preserve">The model was set up to enable a single-aged cohort to be modelled, </w:t>
      </w:r>
      <w:proofErr w:type="gramStart"/>
      <w:r>
        <w:t>in order to</w:t>
      </w:r>
      <w:proofErr w:type="gramEnd"/>
      <w:r>
        <w:t xml:space="preserve"> answer cost-effectiveness questions. A starting age of 30 was chosen, as incidence of bladder cancer among those younger than 30 years is close to negligible </w:t>
      </w:r>
      <w:r>
        <w:fldChar w:fldCharType="begin"/>
      </w:r>
      <w:r w:rsidR="00C7780A">
        <w:instrText xml:space="preserve"> ADDIN EN.CITE &lt;EndNote&gt;&lt;Cite ExcludeAuth="1"&gt;&lt;Year&gt;2019&lt;/Year&gt;&lt;RecNum&gt;9&lt;/RecNum&gt;&lt;DisplayText&gt;&lt;style face="superscript"&gt;10&lt;/style&gt;&lt;/DisplayText&gt;&lt;record&gt;&lt;rec-number&gt;9&lt;/rec-number&gt;&lt;foreign-keys&gt;&lt;key app="EN" db-id="v9wz0a0x75vsr9e05ztvvv2bpwwars2x0dwa" timestamp="1642776440"&gt;9&lt;/key&gt;&lt;/foreign-keys&gt;&lt;ref-type name="Dataset"&gt;59&lt;/ref-type&gt;&lt;contributors&gt;&lt;secondary-authors&gt;&lt;author&gt;Cancer Research UK&lt;/author&gt;&lt;/secondary-authors&gt;&lt;/contributors&gt;&lt;titles&gt;&lt;title&gt;Bladder Cancer (C67): 2016-2018. Average Number of New Cases Per Year and Age-Specific Incidence Rates per 100,000 Population, UK&lt;/title&gt;&lt;/titles&gt;&lt;dates&gt;&lt;year&gt;2019&lt;/year&gt;&lt;/dates&gt;&lt;urls&gt;&lt;/urls&gt;&lt;/record&gt;&lt;/Cite&gt;&lt;/EndNote&gt;</w:instrText>
      </w:r>
      <w:r>
        <w:fldChar w:fldCharType="separate"/>
      </w:r>
      <w:r w:rsidR="00C7780A" w:rsidRPr="00C7780A">
        <w:rPr>
          <w:noProof/>
          <w:vertAlign w:val="superscript"/>
        </w:rPr>
        <w:t>10</w:t>
      </w:r>
      <w:r>
        <w:fldChar w:fldCharType="end"/>
      </w:r>
      <w:r>
        <w:t>. The cohort was created by artificially setting the ages of all individuals from HSE 201</w:t>
      </w:r>
      <w:r w:rsidR="00563E20">
        <w:t>8</w:t>
      </w:r>
      <w:r>
        <w:t xml:space="preserve"> to 30. At the same time, adjustments were made to individual EQ-5D to reflect the change in age, based on the methods described above. Summary statistics for this population are shown in </w:t>
      </w:r>
      <w:r>
        <w:fldChar w:fldCharType="begin"/>
      </w:r>
      <w:r>
        <w:instrText xml:space="preserve"> REF _Ref2260085 \h </w:instrText>
      </w:r>
      <w:r>
        <w:fldChar w:fldCharType="separate"/>
      </w:r>
      <w:r>
        <w:t xml:space="preserve">Table </w:t>
      </w:r>
      <w:r>
        <w:rPr>
          <w:noProof/>
        </w:rPr>
        <w:t>4</w:t>
      </w:r>
      <w:r>
        <w:fldChar w:fldCharType="end"/>
      </w:r>
      <w:r>
        <w:t xml:space="preserve">. The cohort was modelled over their lifetime to provide estimates of </w:t>
      </w:r>
      <w:r w:rsidR="006D76B1">
        <w:t xml:space="preserve">the parameters in the calibration (see </w:t>
      </w:r>
      <w:r w:rsidR="00461F51">
        <w:t>the section on the model c</w:t>
      </w:r>
      <w:r w:rsidR="006D76B1">
        <w:t>alibration)</w:t>
      </w:r>
      <w:r>
        <w:t xml:space="preserve">. </w:t>
      </w:r>
    </w:p>
    <w:p w14:paraId="267DBABA" w14:textId="6A1463E6" w:rsidR="001351B1" w:rsidRDefault="001351B1" w:rsidP="001351B1">
      <w:r>
        <w:t xml:space="preserve">For resource use questions, it is essential that the baseline population should represent the current population of England, </w:t>
      </w:r>
      <w:proofErr w:type="gramStart"/>
      <w:r>
        <w:t>i.e.</w:t>
      </w:r>
      <w:proofErr w:type="gramEnd"/>
      <w:r>
        <w:t xml:space="preserve"> a multi-aged cohort. In theory, this can be approximated using the HSE 201</w:t>
      </w:r>
      <w:r w:rsidR="00563E20">
        <w:t>8</w:t>
      </w:r>
      <w:r>
        <w:t xml:space="preserve"> population with survey weights (</w:t>
      </w:r>
      <w:r>
        <w:fldChar w:fldCharType="begin"/>
      </w:r>
      <w:r>
        <w:instrText xml:space="preserve"> REF _Ref2260085 \h </w:instrText>
      </w:r>
      <w:r>
        <w:fldChar w:fldCharType="separate"/>
      </w:r>
      <w:r>
        <w:t xml:space="preserve">Table </w:t>
      </w:r>
      <w:r>
        <w:rPr>
          <w:noProof/>
        </w:rPr>
        <w:t>4</w:t>
      </w:r>
      <w:r>
        <w:fldChar w:fldCharType="end"/>
      </w:r>
      <w:r>
        <w:t xml:space="preserve">). Because baseline individuals start at a range of different ages, it would be necessary to simulate a starting health state for </w:t>
      </w:r>
      <w:proofErr w:type="gramStart"/>
      <w:r>
        <w:t>each individual</w:t>
      </w:r>
      <w:proofErr w:type="gramEnd"/>
      <w:r>
        <w:t xml:space="preserve">, rather than assuming all individuals were without cancer. This functionality has not yet been added to the </w:t>
      </w:r>
      <w:proofErr w:type="gramStart"/>
      <w:r>
        <w:t>model, but</w:t>
      </w:r>
      <w:proofErr w:type="gramEnd"/>
      <w:r>
        <w:t xml:space="preserve"> will be available in future model versions.</w:t>
      </w:r>
    </w:p>
    <w:p w14:paraId="553ACE9B" w14:textId="0518DBED" w:rsidR="007776E9" w:rsidRDefault="00A176BF" w:rsidP="00F253EB">
      <w:r w:rsidRPr="00B23191">
        <w:t xml:space="preserve">The all-England population </w:t>
      </w:r>
      <w:r w:rsidR="00255898" w:rsidRPr="00B23191">
        <w:t>will likely</w:t>
      </w:r>
      <w:r w:rsidRPr="00B23191">
        <w:t xml:space="preserve"> differ from the population in Yorkshire by their phenotypic characteristics, including smoking prevalence, age, and occupational exposure</w:t>
      </w:r>
      <w:r w:rsidR="004A0E24">
        <w:t xml:space="preserve"> (Table 4)</w:t>
      </w:r>
      <w:r w:rsidRPr="00B23191">
        <w:t xml:space="preserve">. </w:t>
      </w:r>
      <w:r w:rsidR="004A0E24">
        <w:t>As it is possible to see from Table 4, the population in Yorkshire on average have higher proportion of current smokers</w:t>
      </w:r>
      <w:r w:rsidR="0019502C">
        <w:t>, manufacture workers,</w:t>
      </w:r>
      <w:r w:rsidR="004A0E24">
        <w:t xml:space="preserve"> and low-income individuals (IMD =5). While f</w:t>
      </w:r>
      <w:r w:rsidRPr="00B23191">
        <w:t xml:space="preserve">or the purpose of this analysis, the model needs to </w:t>
      </w:r>
      <w:r w:rsidR="004A0E24">
        <w:t>represent the</w:t>
      </w:r>
      <w:r w:rsidRPr="00B23191">
        <w:t xml:space="preserve"> population of Yorkshire</w:t>
      </w:r>
      <w:r w:rsidR="004A0E24">
        <w:t xml:space="preserve">, the population of this region in the HSE is </w:t>
      </w:r>
      <w:r w:rsidR="00F253EB">
        <w:t xml:space="preserve">too </w:t>
      </w:r>
      <w:r w:rsidR="004A0E24">
        <w:t>small to be representative</w:t>
      </w:r>
      <w:proofErr w:type="gramStart"/>
      <w:r w:rsidR="004A0E24">
        <w:t xml:space="preserve">, </w:t>
      </w:r>
      <w:r w:rsidR="00513B23">
        <w:t>in particular</w:t>
      </w:r>
      <w:r w:rsidR="00461F51">
        <w:t>,</w:t>
      </w:r>
      <w:r w:rsidR="00513B23">
        <w:t xml:space="preserve"> since</w:t>
      </w:r>
      <w:proofErr w:type="gramEnd"/>
      <w:r w:rsidR="00513B23">
        <w:t xml:space="preserve"> the intervention affects only the</w:t>
      </w:r>
      <w:r w:rsidR="004A0E24">
        <w:t xml:space="preserve"> current and past smokers. Thus, the iterative proportional fitting will be used to re-assign the weights to each person to reconstruct the Yorkshire population by </w:t>
      </w:r>
      <w:r w:rsidR="0019502C">
        <w:t>a proportion of manufacture workers</w:t>
      </w:r>
      <w:r w:rsidR="004A0E24">
        <w:t xml:space="preserve">, smoking status, and IMD. </w:t>
      </w:r>
    </w:p>
    <w:p w14:paraId="1D7318E1" w14:textId="77777777" w:rsidR="00100F63" w:rsidRDefault="00100F63">
      <w:pPr>
        <w:spacing w:line="259" w:lineRule="auto"/>
        <w:rPr>
          <w:rFonts w:asciiTheme="majorHAnsi" w:eastAsiaTheme="majorEastAsia" w:hAnsiTheme="majorHAnsi" w:cstheme="majorBidi"/>
          <w:i/>
          <w:iCs/>
        </w:rPr>
      </w:pPr>
      <w:bookmarkStart w:id="58" w:name="_Ref2260085"/>
      <w:bookmarkEnd w:id="55"/>
      <w:bookmarkEnd w:id="56"/>
      <w:bookmarkEnd w:id="57"/>
      <w:r>
        <w:br w:type="page"/>
      </w:r>
    </w:p>
    <w:p w14:paraId="27F8C9E0" w14:textId="55579EC7" w:rsidR="003B4548" w:rsidRDefault="003B4548" w:rsidP="00C7780A">
      <w:pPr>
        <w:pStyle w:val="Heading4"/>
      </w:pPr>
      <w:r>
        <w:lastRenderedPageBreak/>
        <w:t xml:space="preserve">Table </w:t>
      </w:r>
      <w:r w:rsidR="00CD5BD3">
        <w:t>3</w:t>
      </w:r>
      <w:bookmarkEnd w:id="58"/>
      <w:r>
        <w:t>: Summary statistics for the</w:t>
      </w:r>
      <w:r w:rsidR="001C606E">
        <w:t xml:space="preserve"> </w:t>
      </w:r>
      <w:r>
        <w:t>model population at baseline</w:t>
      </w:r>
      <w:r w:rsidR="00EC1D89">
        <w:t>, for multi-aged and single-aged cohorts</w:t>
      </w:r>
      <w:r w:rsidR="00E97407">
        <w:t xml:space="preserve"> </w:t>
      </w:r>
      <w:r w:rsidR="002776C8">
        <w:t>from HSE 201</w:t>
      </w:r>
      <w:r w:rsidR="00563E20">
        <w:t>8</w:t>
      </w:r>
      <w:r w:rsidR="00727324">
        <w:t xml:space="preserve"> </w:t>
      </w:r>
    </w:p>
    <w:tbl>
      <w:tblPr>
        <w:tblStyle w:val="PlainTable2"/>
        <w:tblW w:w="0" w:type="auto"/>
        <w:tblLook w:val="04A0" w:firstRow="1" w:lastRow="0" w:firstColumn="1" w:lastColumn="0" w:noHBand="0" w:noVBand="1"/>
      </w:tblPr>
      <w:tblGrid>
        <w:gridCol w:w="1917"/>
        <w:gridCol w:w="1301"/>
        <w:gridCol w:w="1421"/>
        <w:gridCol w:w="1582"/>
        <w:gridCol w:w="1552"/>
        <w:gridCol w:w="1243"/>
      </w:tblGrid>
      <w:tr w:rsidR="001539C5" w:rsidRPr="00100F63" w14:paraId="53DAE2B2" w14:textId="4FD976D1" w:rsidTr="00526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E65552B" w14:textId="77777777" w:rsidR="001539C5" w:rsidRPr="00100F63" w:rsidRDefault="001539C5" w:rsidP="00107014">
            <w:pPr>
              <w:keepNext/>
              <w:rPr>
                <w:sz w:val="18"/>
                <w:szCs w:val="18"/>
              </w:rPr>
            </w:pPr>
            <w:r w:rsidRPr="00100F63">
              <w:rPr>
                <w:sz w:val="18"/>
                <w:szCs w:val="18"/>
              </w:rPr>
              <w:t>Characteristic</w:t>
            </w:r>
          </w:p>
        </w:tc>
        <w:tc>
          <w:tcPr>
            <w:tcW w:w="1301" w:type="dxa"/>
          </w:tcPr>
          <w:p w14:paraId="60810E56" w14:textId="4FF9357C" w:rsidR="001539C5" w:rsidRPr="00100F63" w:rsidRDefault="001539C5" w:rsidP="00107014">
            <w:pPr>
              <w:keepNext/>
              <w:cnfStyle w:val="100000000000" w:firstRow="1" w:lastRow="0" w:firstColumn="0" w:lastColumn="0" w:oddVBand="0" w:evenVBand="0" w:oddHBand="0" w:evenHBand="0" w:firstRowFirstColumn="0" w:firstRowLastColumn="0" w:lastRowFirstColumn="0" w:lastRowLastColumn="0"/>
              <w:rPr>
                <w:sz w:val="18"/>
                <w:szCs w:val="18"/>
              </w:rPr>
            </w:pPr>
            <w:r w:rsidRPr="00100F63">
              <w:rPr>
                <w:sz w:val="18"/>
                <w:szCs w:val="18"/>
              </w:rPr>
              <w:t>Mean (HSE 201</w:t>
            </w:r>
            <w:r w:rsidR="006815BB" w:rsidRPr="00100F63">
              <w:rPr>
                <w:sz w:val="18"/>
                <w:szCs w:val="18"/>
              </w:rPr>
              <w:t>8</w:t>
            </w:r>
            <w:r w:rsidRPr="00100F63">
              <w:rPr>
                <w:sz w:val="18"/>
                <w:szCs w:val="18"/>
              </w:rPr>
              <w:t>)</w:t>
            </w:r>
          </w:p>
        </w:tc>
        <w:tc>
          <w:tcPr>
            <w:tcW w:w="1421" w:type="dxa"/>
          </w:tcPr>
          <w:p w14:paraId="520FF087" w14:textId="77777777" w:rsidR="001539C5" w:rsidRPr="00100F63" w:rsidRDefault="001539C5" w:rsidP="00107014">
            <w:pPr>
              <w:keepNext/>
              <w:cnfStyle w:val="100000000000" w:firstRow="1" w:lastRow="0" w:firstColumn="0" w:lastColumn="0" w:oddVBand="0" w:evenVBand="0" w:oddHBand="0" w:evenHBand="0" w:firstRowFirstColumn="0" w:firstRowLastColumn="0" w:lastRowFirstColumn="0" w:lastRowLastColumn="0"/>
              <w:rPr>
                <w:sz w:val="18"/>
                <w:szCs w:val="18"/>
              </w:rPr>
            </w:pPr>
            <w:r w:rsidRPr="00100F63">
              <w:rPr>
                <w:sz w:val="18"/>
                <w:szCs w:val="18"/>
              </w:rPr>
              <w:t>Standard Deviation</w:t>
            </w:r>
          </w:p>
        </w:tc>
        <w:tc>
          <w:tcPr>
            <w:tcW w:w="1582" w:type="dxa"/>
          </w:tcPr>
          <w:p w14:paraId="488B4B7A" w14:textId="52430C19" w:rsidR="001539C5" w:rsidRPr="00100F63" w:rsidRDefault="001539C5" w:rsidP="00EC1D89">
            <w:pPr>
              <w:keepNext/>
              <w:cnfStyle w:val="100000000000" w:firstRow="1" w:lastRow="0" w:firstColumn="0" w:lastColumn="0" w:oddVBand="0" w:evenVBand="0" w:oddHBand="0" w:evenHBand="0" w:firstRowFirstColumn="0" w:firstRowLastColumn="0" w:lastRowFirstColumn="0" w:lastRowLastColumn="0"/>
              <w:rPr>
                <w:sz w:val="18"/>
                <w:szCs w:val="18"/>
              </w:rPr>
            </w:pPr>
            <w:r w:rsidRPr="00100F63">
              <w:rPr>
                <w:sz w:val="18"/>
                <w:szCs w:val="18"/>
              </w:rPr>
              <w:t>Weighted Mean at Multi-Aged Cohort Model Start, England</w:t>
            </w:r>
          </w:p>
        </w:tc>
        <w:tc>
          <w:tcPr>
            <w:tcW w:w="1552" w:type="dxa"/>
          </w:tcPr>
          <w:p w14:paraId="22DB5865" w14:textId="7717E985" w:rsidR="001539C5" w:rsidRPr="00100F63" w:rsidRDefault="001539C5" w:rsidP="00CD4BD8">
            <w:pPr>
              <w:keepNext/>
              <w:cnfStyle w:val="100000000000" w:firstRow="1" w:lastRow="0" w:firstColumn="0" w:lastColumn="0" w:oddVBand="0" w:evenVBand="0" w:oddHBand="0" w:evenHBand="0" w:firstRowFirstColumn="0" w:firstRowLastColumn="0" w:lastRowFirstColumn="0" w:lastRowLastColumn="0"/>
              <w:rPr>
                <w:sz w:val="18"/>
                <w:szCs w:val="18"/>
              </w:rPr>
            </w:pPr>
            <w:r w:rsidRPr="00100F63">
              <w:rPr>
                <w:sz w:val="18"/>
                <w:szCs w:val="18"/>
              </w:rPr>
              <w:t>Weighted Mean at Single-Aged Cohort Model Start (Age 30), England</w:t>
            </w:r>
          </w:p>
        </w:tc>
        <w:tc>
          <w:tcPr>
            <w:tcW w:w="1243" w:type="dxa"/>
          </w:tcPr>
          <w:p w14:paraId="64B02317" w14:textId="5ACF5FDF" w:rsidR="001539C5" w:rsidRPr="00100F63" w:rsidRDefault="001539C5" w:rsidP="00D84C31">
            <w:pPr>
              <w:keepNext/>
              <w:cnfStyle w:val="100000000000" w:firstRow="1" w:lastRow="0" w:firstColumn="0" w:lastColumn="0" w:oddVBand="0" w:evenVBand="0" w:oddHBand="0" w:evenHBand="0" w:firstRowFirstColumn="0" w:firstRowLastColumn="0" w:lastRowFirstColumn="0" w:lastRowLastColumn="0"/>
              <w:rPr>
                <w:sz w:val="18"/>
                <w:szCs w:val="18"/>
              </w:rPr>
            </w:pPr>
            <w:r w:rsidRPr="00100F63">
              <w:rPr>
                <w:sz w:val="18"/>
                <w:szCs w:val="18"/>
              </w:rPr>
              <w:t xml:space="preserve">Weighted Mean </w:t>
            </w:r>
            <w:r w:rsidR="00D84C31" w:rsidRPr="00100F63">
              <w:rPr>
                <w:sz w:val="18"/>
                <w:szCs w:val="18"/>
              </w:rPr>
              <w:t xml:space="preserve">for Yorkshire population </w:t>
            </w:r>
            <w:r w:rsidRPr="00100F63">
              <w:rPr>
                <w:sz w:val="18"/>
                <w:szCs w:val="18"/>
              </w:rPr>
              <w:t>(Age 30)</w:t>
            </w:r>
          </w:p>
        </w:tc>
      </w:tr>
      <w:tr w:rsidR="001539C5" w:rsidRPr="00100F63" w14:paraId="4040C4C4" w14:textId="543F0A29" w:rsidTr="00526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F37B5DC" w14:textId="77777777" w:rsidR="001539C5" w:rsidRPr="00100F63" w:rsidRDefault="001539C5" w:rsidP="00EF7351">
            <w:pPr>
              <w:rPr>
                <w:b w:val="0"/>
                <w:bCs w:val="0"/>
                <w:sz w:val="18"/>
                <w:szCs w:val="18"/>
              </w:rPr>
            </w:pPr>
            <w:r w:rsidRPr="00100F63">
              <w:rPr>
                <w:b w:val="0"/>
                <w:bCs w:val="0"/>
                <w:sz w:val="18"/>
                <w:szCs w:val="18"/>
              </w:rPr>
              <w:t>Age (years)</w:t>
            </w:r>
          </w:p>
        </w:tc>
        <w:tc>
          <w:tcPr>
            <w:tcW w:w="1301" w:type="dxa"/>
          </w:tcPr>
          <w:p w14:paraId="674881AD" w14:textId="14135929" w:rsidR="001539C5" w:rsidRPr="00100F63" w:rsidRDefault="00D43D23" w:rsidP="0001243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55.99</w:t>
            </w:r>
          </w:p>
        </w:tc>
        <w:tc>
          <w:tcPr>
            <w:tcW w:w="1421" w:type="dxa"/>
          </w:tcPr>
          <w:p w14:paraId="63A3B1FF" w14:textId="0B8B8B32" w:rsidR="001539C5" w:rsidRPr="00100F63" w:rsidRDefault="00D43D23" w:rsidP="00EF7351">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15.78</w:t>
            </w:r>
          </w:p>
        </w:tc>
        <w:tc>
          <w:tcPr>
            <w:tcW w:w="1582" w:type="dxa"/>
          </w:tcPr>
          <w:p w14:paraId="19F06FE9" w14:textId="2A05D580" w:rsidR="001539C5" w:rsidRPr="00100F63" w:rsidRDefault="00375C55" w:rsidP="00936DF6">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54.84</w:t>
            </w:r>
          </w:p>
        </w:tc>
        <w:tc>
          <w:tcPr>
            <w:tcW w:w="1552" w:type="dxa"/>
          </w:tcPr>
          <w:p w14:paraId="3802032E" w14:textId="77777777" w:rsidR="001539C5" w:rsidRPr="00100F63" w:rsidRDefault="001539C5" w:rsidP="00936DF6">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30</w:t>
            </w:r>
          </w:p>
        </w:tc>
        <w:tc>
          <w:tcPr>
            <w:tcW w:w="1243" w:type="dxa"/>
          </w:tcPr>
          <w:p w14:paraId="1175BAD0" w14:textId="77777777" w:rsidR="001539C5" w:rsidRPr="00100F63" w:rsidRDefault="001539C5" w:rsidP="00936DF6">
            <w:pPr>
              <w:cnfStyle w:val="000000100000" w:firstRow="0" w:lastRow="0" w:firstColumn="0" w:lastColumn="0" w:oddVBand="0" w:evenVBand="0" w:oddHBand="1" w:evenHBand="0" w:firstRowFirstColumn="0" w:firstRowLastColumn="0" w:lastRowFirstColumn="0" w:lastRowLastColumn="0"/>
              <w:rPr>
                <w:sz w:val="18"/>
                <w:szCs w:val="18"/>
              </w:rPr>
            </w:pPr>
          </w:p>
        </w:tc>
      </w:tr>
      <w:tr w:rsidR="001539C5" w:rsidRPr="00100F63" w14:paraId="42233817" w14:textId="59BD45E9" w:rsidTr="0052602D">
        <w:tc>
          <w:tcPr>
            <w:cnfStyle w:val="001000000000" w:firstRow="0" w:lastRow="0" w:firstColumn="1" w:lastColumn="0" w:oddVBand="0" w:evenVBand="0" w:oddHBand="0" w:evenHBand="0" w:firstRowFirstColumn="0" w:firstRowLastColumn="0" w:lastRowFirstColumn="0" w:lastRowLastColumn="0"/>
            <w:tcW w:w="1917" w:type="dxa"/>
          </w:tcPr>
          <w:p w14:paraId="56458E8A" w14:textId="77777777" w:rsidR="001539C5" w:rsidRPr="00100F63" w:rsidRDefault="001539C5" w:rsidP="00EF7351">
            <w:pPr>
              <w:rPr>
                <w:sz w:val="18"/>
                <w:szCs w:val="18"/>
              </w:rPr>
            </w:pPr>
          </w:p>
        </w:tc>
        <w:tc>
          <w:tcPr>
            <w:tcW w:w="1301" w:type="dxa"/>
          </w:tcPr>
          <w:p w14:paraId="457A2457" w14:textId="71EA46EF" w:rsidR="001539C5" w:rsidRPr="00100F63" w:rsidRDefault="001539C5" w:rsidP="00EF7351">
            <w:pPr>
              <w:cnfStyle w:val="000000000000" w:firstRow="0" w:lastRow="0" w:firstColumn="0" w:lastColumn="0" w:oddVBand="0" w:evenVBand="0" w:oddHBand="0" w:evenHBand="0" w:firstRowFirstColumn="0" w:firstRowLastColumn="0" w:lastRowFirstColumn="0" w:lastRowLastColumn="0"/>
              <w:rPr>
                <w:b/>
                <w:bCs/>
                <w:sz w:val="18"/>
                <w:szCs w:val="18"/>
              </w:rPr>
            </w:pPr>
            <w:r w:rsidRPr="00100F63">
              <w:rPr>
                <w:b/>
                <w:bCs/>
                <w:sz w:val="18"/>
                <w:szCs w:val="18"/>
              </w:rPr>
              <w:t>Number in HSE 201</w:t>
            </w:r>
            <w:r w:rsidR="006815BB" w:rsidRPr="00100F63">
              <w:rPr>
                <w:b/>
                <w:bCs/>
                <w:sz w:val="18"/>
                <w:szCs w:val="18"/>
              </w:rPr>
              <w:t>8</w:t>
            </w:r>
          </w:p>
        </w:tc>
        <w:tc>
          <w:tcPr>
            <w:tcW w:w="1421" w:type="dxa"/>
          </w:tcPr>
          <w:p w14:paraId="79D10022" w14:textId="0EEBC35A" w:rsidR="001539C5" w:rsidRPr="00100F63" w:rsidRDefault="001539C5" w:rsidP="00DE7EB7">
            <w:pPr>
              <w:cnfStyle w:val="000000000000" w:firstRow="0" w:lastRow="0" w:firstColumn="0" w:lastColumn="0" w:oddVBand="0" w:evenVBand="0" w:oddHBand="0" w:evenHBand="0" w:firstRowFirstColumn="0" w:firstRowLastColumn="0" w:lastRowFirstColumn="0" w:lastRowLastColumn="0"/>
              <w:rPr>
                <w:b/>
                <w:bCs/>
                <w:sz w:val="18"/>
                <w:szCs w:val="18"/>
              </w:rPr>
            </w:pPr>
            <w:r w:rsidRPr="00100F63">
              <w:rPr>
                <w:b/>
                <w:bCs/>
                <w:sz w:val="18"/>
                <w:szCs w:val="18"/>
              </w:rPr>
              <w:t xml:space="preserve">Percentage in HSE </w:t>
            </w:r>
            <w:r w:rsidR="006815BB" w:rsidRPr="00100F63">
              <w:rPr>
                <w:b/>
                <w:bCs/>
                <w:sz w:val="18"/>
                <w:szCs w:val="18"/>
              </w:rPr>
              <w:t>2018</w:t>
            </w:r>
          </w:p>
        </w:tc>
        <w:tc>
          <w:tcPr>
            <w:tcW w:w="1582" w:type="dxa"/>
          </w:tcPr>
          <w:p w14:paraId="61FF1315" w14:textId="77777777" w:rsidR="001539C5" w:rsidRPr="00100F63" w:rsidRDefault="001539C5" w:rsidP="00DE7EB7">
            <w:pPr>
              <w:cnfStyle w:val="000000000000" w:firstRow="0" w:lastRow="0" w:firstColumn="0" w:lastColumn="0" w:oddVBand="0" w:evenVBand="0" w:oddHBand="0" w:evenHBand="0" w:firstRowFirstColumn="0" w:firstRowLastColumn="0" w:lastRowFirstColumn="0" w:lastRowLastColumn="0"/>
              <w:rPr>
                <w:b/>
                <w:bCs/>
                <w:sz w:val="18"/>
                <w:szCs w:val="18"/>
              </w:rPr>
            </w:pPr>
            <w:r w:rsidRPr="00100F63">
              <w:rPr>
                <w:b/>
                <w:bCs/>
                <w:sz w:val="18"/>
                <w:szCs w:val="18"/>
              </w:rPr>
              <w:t>Weighted Percentage (Multi-Aged Cohort)</w:t>
            </w:r>
          </w:p>
        </w:tc>
        <w:tc>
          <w:tcPr>
            <w:tcW w:w="1552" w:type="dxa"/>
          </w:tcPr>
          <w:p w14:paraId="118BFADA" w14:textId="77777777" w:rsidR="001539C5" w:rsidRPr="00100F63" w:rsidRDefault="001539C5" w:rsidP="002A0E85">
            <w:pPr>
              <w:cnfStyle w:val="000000000000" w:firstRow="0" w:lastRow="0" w:firstColumn="0" w:lastColumn="0" w:oddVBand="0" w:evenVBand="0" w:oddHBand="0" w:evenHBand="0" w:firstRowFirstColumn="0" w:firstRowLastColumn="0" w:lastRowFirstColumn="0" w:lastRowLastColumn="0"/>
              <w:rPr>
                <w:b/>
                <w:bCs/>
                <w:sz w:val="18"/>
                <w:szCs w:val="18"/>
              </w:rPr>
            </w:pPr>
            <w:r w:rsidRPr="00100F63">
              <w:rPr>
                <w:b/>
                <w:bCs/>
                <w:sz w:val="18"/>
                <w:szCs w:val="18"/>
              </w:rPr>
              <w:t>Weighted Percentage Single-Aged Cohort)</w:t>
            </w:r>
          </w:p>
        </w:tc>
        <w:tc>
          <w:tcPr>
            <w:tcW w:w="1243" w:type="dxa"/>
          </w:tcPr>
          <w:p w14:paraId="4D2FD076" w14:textId="62267158" w:rsidR="001539C5" w:rsidRPr="00100F63" w:rsidRDefault="00D84C31" w:rsidP="00D84C31">
            <w:pPr>
              <w:cnfStyle w:val="000000000000" w:firstRow="0" w:lastRow="0" w:firstColumn="0" w:lastColumn="0" w:oddVBand="0" w:evenVBand="0" w:oddHBand="0" w:evenHBand="0" w:firstRowFirstColumn="0" w:firstRowLastColumn="0" w:lastRowFirstColumn="0" w:lastRowLastColumn="0"/>
              <w:rPr>
                <w:b/>
                <w:bCs/>
                <w:sz w:val="18"/>
                <w:szCs w:val="18"/>
              </w:rPr>
            </w:pPr>
            <w:r w:rsidRPr="00100F63">
              <w:rPr>
                <w:b/>
                <w:bCs/>
                <w:sz w:val="18"/>
                <w:szCs w:val="18"/>
              </w:rPr>
              <w:t>Weighted Percentage for Yorkshire population</w:t>
            </w:r>
          </w:p>
        </w:tc>
      </w:tr>
      <w:tr w:rsidR="006815BB" w:rsidRPr="00100F63" w14:paraId="2B30D856" w14:textId="3E5D3062" w:rsidTr="00526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C2B9B5A" w14:textId="77777777" w:rsidR="006815BB" w:rsidRPr="00100F63" w:rsidRDefault="006815BB" w:rsidP="006815BB">
            <w:pPr>
              <w:rPr>
                <w:b w:val="0"/>
                <w:bCs w:val="0"/>
                <w:sz w:val="18"/>
                <w:szCs w:val="18"/>
              </w:rPr>
            </w:pPr>
            <w:r w:rsidRPr="00100F63">
              <w:rPr>
                <w:b w:val="0"/>
                <w:bCs w:val="0"/>
                <w:sz w:val="18"/>
                <w:szCs w:val="18"/>
              </w:rPr>
              <w:t>Male</w:t>
            </w:r>
          </w:p>
        </w:tc>
        <w:tc>
          <w:tcPr>
            <w:tcW w:w="1301" w:type="dxa"/>
          </w:tcPr>
          <w:p w14:paraId="0FF3B31A" w14:textId="399712E8" w:rsidR="006815BB" w:rsidRPr="00100F63" w:rsidRDefault="006815BB" w:rsidP="006815BB">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3110</w:t>
            </w:r>
          </w:p>
        </w:tc>
        <w:tc>
          <w:tcPr>
            <w:tcW w:w="1421" w:type="dxa"/>
          </w:tcPr>
          <w:p w14:paraId="132A9309" w14:textId="5FCEB394" w:rsidR="006815BB" w:rsidRPr="00100F63" w:rsidRDefault="006815BB" w:rsidP="006815BB">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44.9%</w:t>
            </w:r>
          </w:p>
        </w:tc>
        <w:tc>
          <w:tcPr>
            <w:tcW w:w="1582" w:type="dxa"/>
          </w:tcPr>
          <w:p w14:paraId="635788A6" w14:textId="4C0135BC" w:rsidR="006815BB" w:rsidRPr="00100F63" w:rsidRDefault="006815BB" w:rsidP="006815BB">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44.9%</w:t>
            </w:r>
          </w:p>
        </w:tc>
        <w:tc>
          <w:tcPr>
            <w:tcW w:w="1552" w:type="dxa"/>
          </w:tcPr>
          <w:p w14:paraId="302233FA" w14:textId="2F0A37B2" w:rsidR="006815BB" w:rsidRPr="00100F63" w:rsidRDefault="006815BB" w:rsidP="006815BB">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44.9%</w:t>
            </w:r>
          </w:p>
        </w:tc>
        <w:tc>
          <w:tcPr>
            <w:tcW w:w="1243" w:type="dxa"/>
          </w:tcPr>
          <w:p w14:paraId="18160090" w14:textId="29351BDD" w:rsidR="006815BB" w:rsidRPr="00100F63" w:rsidRDefault="006815BB" w:rsidP="006815BB">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47.2%</w:t>
            </w:r>
          </w:p>
        </w:tc>
      </w:tr>
      <w:tr w:rsidR="003916C4" w:rsidRPr="00100F63" w14:paraId="1D592924" w14:textId="1F204970" w:rsidTr="0052602D">
        <w:tc>
          <w:tcPr>
            <w:cnfStyle w:val="001000000000" w:firstRow="0" w:lastRow="0" w:firstColumn="1" w:lastColumn="0" w:oddVBand="0" w:evenVBand="0" w:oddHBand="0" w:evenHBand="0" w:firstRowFirstColumn="0" w:firstRowLastColumn="0" w:lastRowFirstColumn="0" w:lastRowLastColumn="0"/>
            <w:tcW w:w="1917" w:type="dxa"/>
          </w:tcPr>
          <w:p w14:paraId="0BE81EE8" w14:textId="77777777" w:rsidR="003916C4" w:rsidRPr="00100F63" w:rsidRDefault="003916C4" w:rsidP="003916C4">
            <w:pPr>
              <w:rPr>
                <w:b w:val="0"/>
                <w:bCs w:val="0"/>
                <w:sz w:val="18"/>
                <w:szCs w:val="18"/>
              </w:rPr>
            </w:pPr>
            <w:r w:rsidRPr="00100F63">
              <w:rPr>
                <w:b w:val="0"/>
                <w:bCs w:val="0"/>
                <w:sz w:val="18"/>
                <w:szCs w:val="18"/>
              </w:rPr>
              <w:t>Ethnicity: White</w:t>
            </w:r>
          </w:p>
        </w:tc>
        <w:tc>
          <w:tcPr>
            <w:tcW w:w="1301" w:type="dxa"/>
          </w:tcPr>
          <w:p w14:paraId="62F65E94" w14:textId="579CA91D" w:rsidR="003916C4" w:rsidRPr="00100F63" w:rsidRDefault="003916C4"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6078</w:t>
            </w:r>
          </w:p>
        </w:tc>
        <w:tc>
          <w:tcPr>
            <w:tcW w:w="1421" w:type="dxa"/>
          </w:tcPr>
          <w:p w14:paraId="20974BBA" w14:textId="3A3D30C2" w:rsidR="003916C4" w:rsidRPr="00100F63" w:rsidRDefault="003916C4"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87.7%</w:t>
            </w:r>
          </w:p>
        </w:tc>
        <w:tc>
          <w:tcPr>
            <w:tcW w:w="1582" w:type="dxa"/>
          </w:tcPr>
          <w:p w14:paraId="6740F0FD" w14:textId="7AB884FF" w:rsidR="003916C4" w:rsidRPr="00100F63" w:rsidRDefault="003916C4"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87.7%</w:t>
            </w:r>
          </w:p>
        </w:tc>
        <w:tc>
          <w:tcPr>
            <w:tcW w:w="1552" w:type="dxa"/>
          </w:tcPr>
          <w:p w14:paraId="416A129F" w14:textId="2408CF58" w:rsidR="003916C4" w:rsidRPr="00100F63" w:rsidRDefault="003916C4"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87.7%</w:t>
            </w:r>
          </w:p>
        </w:tc>
        <w:tc>
          <w:tcPr>
            <w:tcW w:w="1243" w:type="dxa"/>
          </w:tcPr>
          <w:p w14:paraId="34AE1F36" w14:textId="71A0CE4E" w:rsidR="003916C4" w:rsidRPr="00100F63" w:rsidRDefault="003916C4"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8</w:t>
            </w:r>
            <w:r w:rsidR="00980972" w:rsidRPr="00100F63">
              <w:rPr>
                <w:sz w:val="18"/>
                <w:szCs w:val="18"/>
              </w:rPr>
              <w:t>6.3</w:t>
            </w:r>
            <w:r w:rsidRPr="00100F63">
              <w:rPr>
                <w:sz w:val="18"/>
                <w:szCs w:val="18"/>
              </w:rPr>
              <w:t>%</w:t>
            </w:r>
          </w:p>
        </w:tc>
      </w:tr>
      <w:tr w:rsidR="001539C5" w:rsidRPr="00100F63" w14:paraId="764C36B0" w14:textId="16F02613" w:rsidTr="00526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08C1995" w14:textId="77777777" w:rsidR="001539C5" w:rsidRPr="00100F63" w:rsidRDefault="001539C5" w:rsidP="00587E65">
            <w:pPr>
              <w:rPr>
                <w:b w:val="0"/>
                <w:bCs w:val="0"/>
                <w:sz w:val="18"/>
                <w:szCs w:val="18"/>
              </w:rPr>
            </w:pPr>
            <w:r w:rsidRPr="00100F63">
              <w:rPr>
                <w:b w:val="0"/>
                <w:bCs w:val="0"/>
                <w:sz w:val="18"/>
                <w:szCs w:val="18"/>
              </w:rPr>
              <w:t>Ethnicity: Asian</w:t>
            </w:r>
          </w:p>
        </w:tc>
        <w:tc>
          <w:tcPr>
            <w:tcW w:w="1301" w:type="dxa"/>
          </w:tcPr>
          <w:p w14:paraId="19BE11E4" w14:textId="1C172B3E" w:rsidR="001539C5" w:rsidRPr="00100F63" w:rsidRDefault="003916C4" w:rsidP="00587E65">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478</w:t>
            </w:r>
          </w:p>
        </w:tc>
        <w:tc>
          <w:tcPr>
            <w:tcW w:w="1421" w:type="dxa"/>
          </w:tcPr>
          <w:p w14:paraId="2BC12A7A" w14:textId="0E62B8EB" w:rsidR="001539C5" w:rsidRPr="00100F63" w:rsidRDefault="003916C4" w:rsidP="00587E65">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6.9</w:t>
            </w:r>
            <w:r w:rsidR="001539C5" w:rsidRPr="00100F63">
              <w:rPr>
                <w:sz w:val="18"/>
                <w:szCs w:val="18"/>
              </w:rPr>
              <w:t>%</w:t>
            </w:r>
          </w:p>
        </w:tc>
        <w:tc>
          <w:tcPr>
            <w:tcW w:w="1582" w:type="dxa"/>
          </w:tcPr>
          <w:p w14:paraId="2C8756B6" w14:textId="69723CB0" w:rsidR="001539C5" w:rsidRPr="00100F63" w:rsidRDefault="00F80C26" w:rsidP="00587E65">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9</w:t>
            </w:r>
            <w:r w:rsidR="0024721E" w:rsidRPr="00100F63">
              <w:rPr>
                <w:sz w:val="18"/>
                <w:szCs w:val="18"/>
              </w:rPr>
              <w:t>.0</w:t>
            </w:r>
            <w:r w:rsidR="001539C5" w:rsidRPr="00100F63">
              <w:rPr>
                <w:sz w:val="18"/>
                <w:szCs w:val="18"/>
              </w:rPr>
              <w:t>%</w:t>
            </w:r>
          </w:p>
        </w:tc>
        <w:tc>
          <w:tcPr>
            <w:tcW w:w="1552" w:type="dxa"/>
          </w:tcPr>
          <w:p w14:paraId="5F1651C7" w14:textId="14935032" w:rsidR="001539C5" w:rsidRPr="00100F63" w:rsidRDefault="00F80C26" w:rsidP="00587E65">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9.0%</w:t>
            </w:r>
          </w:p>
        </w:tc>
        <w:tc>
          <w:tcPr>
            <w:tcW w:w="1243" w:type="dxa"/>
          </w:tcPr>
          <w:p w14:paraId="15F15702" w14:textId="79B6D51F" w:rsidR="001539C5" w:rsidRPr="00100F63" w:rsidRDefault="00980972" w:rsidP="00587E65">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8.2</w:t>
            </w:r>
            <w:r w:rsidR="00197C11" w:rsidRPr="00100F63">
              <w:rPr>
                <w:sz w:val="18"/>
                <w:szCs w:val="18"/>
              </w:rPr>
              <w:t>%</w:t>
            </w:r>
          </w:p>
        </w:tc>
      </w:tr>
      <w:tr w:rsidR="001539C5" w:rsidRPr="00100F63" w14:paraId="48DFC6C9" w14:textId="66A3B2BA" w:rsidTr="0052602D">
        <w:tc>
          <w:tcPr>
            <w:cnfStyle w:val="001000000000" w:firstRow="0" w:lastRow="0" w:firstColumn="1" w:lastColumn="0" w:oddVBand="0" w:evenVBand="0" w:oddHBand="0" w:evenHBand="0" w:firstRowFirstColumn="0" w:firstRowLastColumn="0" w:lastRowFirstColumn="0" w:lastRowLastColumn="0"/>
            <w:tcW w:w="1917" w:type="dxa"/>
          </w:tcPr>
          <w:p w14:paraId="64DAFBF7" w14:textId="77777777" w:rsidR="001539C5" w:rsidRPr="00100F63" w:rsidRDefault="001539C5" w:rsidP="00587E65">
            <w:pPr>
              <w:rPr>
                <w:b w:val="0"/>
                <w:bCs w:val="0"/>
                <w:sz w:val="18"/>
                <w:szCs w:val="18"/>
              </w:rPr>
            </w:pPr>
            <w:r w:rsidRPr="00100F63">
              <w:rPr>
                <w:b w:val="0"/>
                <w:bCs w:val="0"/>
                <w:sz w:val="18"/>
                <w:szCs w:val="18"/>
              </w:rPr>
              <w:t>Ethnicity: Black</w:t>
            </w:r>
          </w:p>
        </w:tc>
        <w:tc>
          <w:tcPr>
            <w:tcW w:w="1301" w:type="dxa"/>
          </w:tcPr>
          <w:p w14:paraId="400120A7" w14:textId="1CE0D1BD" w:rsidR="001539C5" w:rsidRPr="00100F63" w:rsidRDefault="003916C4" w:rsidP="0024721E">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201</w:t>
            </w:r>
          </w:p>
        </w:tc>
        <w:tc>
          <w:tcPr>
            <w:tcW w:w="1421" w:type="dxa"/>
          </w:tcPr>
          <w:p w14:paraId="064E6C0E" w14:textId="74E44CB4" w:rsidR="001539C5" w:rsidRPr="00100F63" w:rsidRDefault="001539C5" w:rsidP="00587E65">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w:t>
            </w:r>
            <w:r w:rsidR="0024721E" w:rsidRPr="00100F63">
              <w:rPr>
                <w:sz w:val="18"/>
                <w:szCs w:val="18"/>
              </w:rPr>
              <w:t>.</w:t>
            </w:r>
            <w:r w:rsidR="003916C4" w:rsidRPr="00100F63">
              <w:rPr>
                <w:sz w:val="18"/>
                <w:szCs w:val="18"/>
              </w:rPr>
              <w:t>9</w:t>
            </w:r>
            <w:r w:rsidRPr="00100F63">
              <w:rPr>
                <w:sz w:val="18"/>
                <w:szCs w:val="18"/>
              </w:rPr>
              <w:t>%</w:t>
            </w:r>
          </w:p>
        </w:tc>
        <w:tc>
          <w:tcPr>
            <w:tcW w:w="1582" w:type="dxa"/>
          </w:tcPr>
          <w:p w14:paraId="09941035" w14:textId="56002A9A" w:rsidR="001539C5" w:rsidRPr="00100F63" w:rsidRDefault="002F6414" w:rsidP="00587E65">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2.9</w:t>
            </w:r>
            <w:r w:rsidR="001539C5" w:rsidRPr="00100F63">
              <w:rPr>
                <w:sz w:val="18"/>
                <w:szCs w:val="18"/>
              </w:rPr>
              <w:t>%</w:t>
            </w:r>
          </w:p>
        </w:tc>
        <w:tc>
          <w:tcPr>
            <w:tcW w:w="1552" w:type="dxa"/>
          </w:tcPr>
          <w:p w14:paraId="103E80CC" w14:textId="6DC3E527" w:rsidR="001539C5" w:rsidRPr="00100F63" w:rsidRDefault="002F6414" w:rsidP="00587E65">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2.9</w:t>
            </w:r>
            <w:r w:rsidR="001539C5" w:rsidRPr="00100F63">
              <w:rPr>
                <w:sz w:val="18"/>
                <w:szCs w:val="18"/>
              </w:rPr>
              <w:t>%</w:t>
            </w:r>
          </w:p>
        </w:tc>
        <w:tc>
          <w:tcPr>
            <w:tcW w:w="1243" w:type="dxa"/>
          </w:tcPr>
          <w:p w14:paraId="310C82F5" w14:textId="35597045" w:rsidR="001539C5" w:rsidRPr="00100F63" w:rsidRDefault="00980972" w:rsidP="00587E65">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2.7</w:t>
            </w:r>
            <w:r w:rsidR="00197C11" w:rsidRPr="00100F63">
              <w:rPr>
                <w:sz w:val="18"/>
                <w:szCs w:val="18"/>
              </w:rPr>
              <w:t>%</w:t>
            </w:r>
          </w:p>
        </w:tc>
      </w:tr>
      <w:tr w:rsidR="003916C4" w:rsidRPr="00100F63" w14:paraId="7A71365D" w14:textId="4808AE5F" w:rsidTr="00526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BD9DB18" w14:textId="77777777" w:rsidR="003916C4" w:rsidRPr="00100F63" w:rsidRDefault="003916C4" w:rsidP="003916C4">
            <w:pPr>
              <w:rPr>
                <w:b w:val="0"/>
                <w:bCs w:val="0"/>
                <w:sz w:val="18"/>
                <w:szCs w:val="18"/>
              </w:rPr>
            </w:pPr>
            <w:r w:rsidRPr="00100F63">
              <w:rPr>
                <w:b w:val="0"/>
                <w:bCs w:val="0"/>
                <w:sz w:val="18"/>
                <w:szCs w:val="18"/>
              </w:rPr>
              <w:t>IMD1</w:t>
            </w:r>
          </w:p>
        </w:tc>
        <w:tc>
          <w:tcPr>
            <w:tcW w:w="1301" w:type="dxa"/>
          </w:tcPr>
          <w:p w14:paraId="7FB70BE5" w14:textId="7E8BDE24" w:rsidR="003916C4" w:rsidRPr="00100F63" w:rsidRDefault="003916C4"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1366</w:t>
            </w:r>
          </w:p>
        </w:tc>
        <w:tc>
          <w:tcPr>
            <w:tcW w:w="1421" w:type="dxa"/>
          </w:tcPr>
          <w:p w14:paraId="2C504AC7" w14:textId="5BB6A51F" w:rsidR="003916C4" w:rsidRPr="00100F63" w:rsidRDefault="003916C4"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19.7%</w:t>
            </w:r>
          </w:p>
        </w:tc>
        <w:tc>
          <w:tcPr>
            <w:tcW w:w="1582" w:type="dxa"/>
          </w:tcPr>
          <w:p w14:paraId="1F516E11" w14:textId="10130328" w:rsidR="003916C4" w:rsidRPr="00100F63" w:rsidRDefault="003916C4"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19.7%</w:t>
            </w:r>
          </w:p>
        </w:tc>
        <w:tc>
          <w:tcPr>
            <w:tcW w:w="1552" w:type="dxa"/>
          </w:tcPr>
          <w:p w14:paraId="11F83761" w14:textId="7798584B" w:rsidR="003916C4" w:rsidRPr="00100F63" w:rsidRDefault="003916C4"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19.7%</w:t>
            </w:r>
          </w:p>
        </w:tc>
        <w:tc>
          <w:tcPr>
            <w:tcW w:w="1243" w:type="dxa"/>
          </w:tcPr>
          <w:p w14:paraId="1016434A" w14:textId="5830855B" w:rsidR="003916C4" w:rsidRPr="00100F63" w:rsidRDefault="003916C4"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w:t>
            </w:r>
            <w:r w:rsidR="00D935ED" w:rsidRPr="00100F63">
              <w:rPr>
                <w:sz w:val="18"/>
                <w:szCs w:val="18"/>
              </w:rPr>
              <w:t>0</w:t>
            </w:r>
            <w:r w:rsidRPr="00100F63">
              <w:rPr>
                <w:sz w:val="18"/>
                <w:szCs w:val="18"/>
              </w:rPr>
              <w:t>.</w:t>
            </w:r>
            <w:r w:rsidR="00D935ED" w:rsidRPr="00100F63">
              <w:rPr>
                <w:sz w:val="18"/>
                <w:szCs w:val="18"/>
              </w:rPr>
              <w:t>9</w:t>
            </w:r>
            <w:r w:rsidRPr="00100F63">
              <w:rPr>
                <w:sz w:val="18"/>
                <w:szCs w:val="18"/>
              </w:rPr>
              <w:t>%</w:t>
            </w:r>
          </w:p>
        </w:tc>
      </w:tr>
      <w:tr w:rsidR="003916C4" w:rsidRPr="00100F63" w14:paraId="195359FE" w14:textId="41201A04" w:rsidTr="0052602D">
        <w:tc>
          <w:tcPr>
            <w:cnfStyle w:val="001000000000" w:firstRow="0" w:lastRow="0" w:firstColumn="1" w:lastColumn="0" w:oddVBand="0" w:evenVBand="0" w:oddHBand="0" w:evenHBand="0" w:firstRowFirstColumn="0" w:firstRowLastColumn="0" w:lastRowFirstColumn="0" w:lastRowLastColumn="0"/>
            <w:tcW w:w="1917" w:type="dxa"/>
          </w:tcPr>
          <w:p w14:paraId="643F7B7A" w14:textId="77777777" w:rsidR="003916C4" w:rsidRPr="00100F63" w:rsidRDefault="003916C4" w:rsidP="003916C4">
            <w:pPr>
              <w:rPr>
                <w:b w:val="0"/>
                <w:bCs w:val="0"/>
                <w:sz w:val="18"/>
                <w:szCs w:val="18"/>
              </w:rPr>
            </w:pPr>
            <w:r w:rsidRPr="00100F63">
              <w:rPr>
                <w:b w:val="0"/>
                <w:bCs w:val="0"/>
                <w:sz w:val="18"/>
                <w:szCs w:val="18"/>
              </w:rPr>
              <w:t>IMD2</w:t>
            </w:r>
          </w:p>
        </w:tc>
        <w:tc>
          <w:tcPr>
            <w:tcW w:w="1301" w:type="dxa"/>
          </w:tcPr>
          <w:p w14:paraId="7270F486" w14:textId="0B91CC9A" w:rsidR="003916C4" w:rsidRPr="00100F63" w:rsidRDefault="003916C4"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1493</w:t>
            </w:r>
          </w:p>
        </w:tc>
        <w:tc>
          <w:tcPr>
            <w:tcW w:w="1421" w:type="dxa"/>
          </w:tcPr>
          <w:p w14:paraId="7261A686" w14:textId="145E8C38" w:rsidR="003916C4" w:rsidRPr="00100F63" w:rsidRDefault="003916C4"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21.6%</w:t>
            </w:r>
          </w:p>
        </w:tc>
        <w:tc>
          <w:tcPr>
            <w:tcW w:w="1582" w:type="dxa"/>
          </w:tcPr>
          <w:p w14:paraId="273E479C" w14:textId="1D7C16FC" w:rsidR="003916C4" w:rsidRPr="00100F63" w:rsidRDefault="003916C4"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21.6%</w:t>
            </w:r>
          </w:p>
        </w:tc>
        <w:tc>
          <w:tcPr>
            <w:tcW w:w="1552" w:type="dxa"/>
          </w:tcPr>
          <w:p w14:paraId="1B4DF8ED" w14:textId="0F7BAF8B" w:rsidR="003916C4" w:rsidRPr="00100F63" w:rsidRDefault="003916C4"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21.6%</w:t>
            </w:r>
          </w:p>
        </w:tc>
        <w:tc>
          <w:tcPr>
            <w:tcW w:w="1243" w:type="dxa"/>
          </w:tcPr>
          <w:p w14:paraId="0792E4C5" w14:textId="33ECB8E3" w:rsidR="003916C4" w:rsidRPr="00100F63" w:rsidRDefault="00D935ED"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22</w:t>
            </w:r>
            <w:r w:rsidR="003916C4" w:rsidRPr="00100F63">
              <w:rPr>
                <w:sz w:val="18"/>
                <w:szCs w:val="18"/>
              </w:rPr>
              <w:t>.</w:t>
            </w:r>
            <w:r w:rsidRPr="00100F63">
              <w:rPr>
                <w:sz w:val="18"/>
                <w:szCs w:val="18"/>
              </w:rPr>
              <w:t>0</w:t>
            </w:r>
            <w:r w:rsidR="003916C4" w:rsidRPr="00100F63">
              <w:rPr>
                <w:sz w:val="18"/>
                <w:szCs w:val="18"/>
              </w:rPr>
              <w:t>%</w:t>
            </w:r>
          </w:p>
        </w:tc>
      </w:tr>
      <w:tr w:rsidR="003916C4" w:rsidRPr="00100F63" w14:paraId="25409326" w14:textId="295F20D3" w:rsidTr="00526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DB01A19" w14:textId="77777777" w:rsidR="003916C4" w:rsidRPr="00100F63" w:rsidRDefault="003916C4" w:rsidP="003916C4">
            <w:pPr>
              <w:rPr>
                <w:b w:val="0"/>
                <w:bCs w:val="0"/>
                <w:sz w:val="18"/>
                <w:szCs w:val="18"/>
              </w:rPr>
            </w:pPr>
            <w:r w:rsidRPr="00100F63">
              <w:rPr>
                <w:b w:val="0"/>
                <w:bCs w:val="0"/>
                <w:sz w:val="18"/>
                <w:szCs w:val="18"/>
              </w:rPr>
              <w:t>IMD3</w:t>
            </w:r>
          </w:p>
        </w:tc>
        <w:tc>
          <w:tcPr>
            <w:tcW w:w="1301" w:type="dxa"/>
          </w:tcPr>
          <w:p w14:paraId="57E60D18" w14:textId="351BD1DF" w:rsidR="003916C4" w:rsidRPr="00100F63" w:rsidRDefault="003916C4"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1466</w:t>
            </w:r>
          </w:p>
        </w:tc>
        <w:tc>
          <w:tcPr>
            <w:tcW w:w="1421" w:type="dxa"/>
          </w:tcPr>
          <w:p w14:paraId="2F912DA8" w14:textId="55D53572" w:rsidR="003916C4" w:rsidRPr="00100F63" w:rsidRDefault="003916C4"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21.2%</w:t>
            </w:r>
          </w:p>
        </w:tc>
        <w:tc>
          <w:tcPr>
            <w:tcW w:w="1582" w:type="dxa"/>
          </w:tcPr>
          <w:p w14:paraId="6F915AFF" w14:textId="2A9ACC1B" w:rsidR="003916C4" w:rsidRPr="00100F63" w:rsidRDefault="003916C4"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21.2%</w:t>
            </w:r>
          </w:p>
        </w:tc>
        <w:tc>
          <w:tcPr>
            <w:tcW w:w="1552" w:type="dxa"/>
          </w:tcPr>
          <w:p w14:paraId="365CE817" w14:textId="78AE4027" w:rsidR="003916C4" w:rsidRPr="00100F63" w:rsidRDefault="003916C4"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21.2%</w:t>
            </w:r>
          </w:p>
        </w:tc>
        <w:tc>
          <w:tcPr>
            <w:tcW w:w="1243" w:type="dxa"/>
          </w:tcPr>
          <w:p w14:paraId="417B0E87" w14:textId="24F9A01B" w:rsidR="003916C4" w:rsidRPr="00100F63" w:rsidRDefault="00D935ED"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17.2</w:t>
            </w:r>
            <w:r w:rsidR="003916C4" w:rsidRPr="00100F63">
              <w:rPr>
                <w:sz w:val="18"/>
                <w:szCs w:val="18"/>
              </w:rPr>
              <w:t>%</w:t>
            </w:r>
          </w:p>
        </w:tc>
      </w:tr>
      <w:tr w:rsidR="003916C4" w:rsidRPr="00100F63" w14:paraId="62619EF7" w14:textId="28E91CA6" w:rsidTr="0052602D">
        <w:tc>
          <w:tcPr>
            <w:cnfStyle w:val="001000000000" w:firstRow="0" w:lastRow="0" w:firstColumn="1" w:lastColumn="0" w:oddVBand="0" w:evenVBand="0" w:oddHBand="0" w:evenHBand="0" w:firstRowFirstColumn="0" w:firstRowLastColumn="0" w:lastRowFirstColumn="0" w:lastRowLastColumn="0"/>
            <w:tcW w:w="1917" w:type="dxa"/>
          </w:tcPr>
          <w:p w14:paraId="3959D5A6" w14:textId="77777777" w:rsidR="003916C4" w:rsidRPr="00100F63" w:rsidRDefault="003916C4" w:rsidP="003916C4">
            <w:pPr>
              <w:rPr>
                <w:b w:val="0"/>
                <w:bCs w:val="0"/>
                <w:sz w:val="18"/>
                <w:szCs w:val="18"/>
              </w:rPr>
            </w:pPr>
            <w:r w:rsidRPr="00100F63">
              <w:rPr>
                <w:b w:val="0"/>
                <w:bCs w:val="0"/>
                <w:sz w:val="18"/>
                <w:szCs w:val="18"/>
              </w:rPr>
              <w:t>IMD4</w:t>
            </w:r>
          </w:p>
        </w:tc>
        <w:tc>
          <w:tcPr>
            <w:tcW w:w="1301" w:type="dxa"/>
          </w:tcPr>
          <w:p w14:paraId="466607AA" w14:textId="6FA7F980" w:rsidR="003916C4" w:rsidRPr="00100F63" w:rsidRDefault="003916C4"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1398</w:t>
            </w:r>
          </w:p>
        </w:tc>
        <w:tc>
          <w:tcPr>
            <w:tcW w:w="1421" w:type="dxa"/>
          </w:tcPr>
          <w:p w14:paraId="5340CDBD" w14:textId="58E93C9F" w:rsidR="003916C4" w:rsidRPr="00100F63" w:rsidRDefault="003916C4"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20.2%</w:t>
            </w:r>
          </w:p>
        </w:tc>
        <w:tc>
          <w:tcPr>
            <w:tcW w:w="1582" w:type="dxa"/>
          </w:tcPr>
          <w:p w14:paraId="7821A259" w14:textId="61649ADF" w:rsidR="003916C4" w:rsidRPr="00100F63" w:rsidRDefault="003916C4"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20.2%</w:t>
            </w:r>
          </w:p>
        </w:tc>
        <w:tc>
          <w:tcPr>
            <w:tcW w:w="1552" w:type="dxa"/>
          </w:tcPr>
          <w:p w14:paraId="3D5E369B" w14:textId="62F4279B" w:rsidR="003916C4" w:rsidRPr="00100F63" w:rsidRDefault="003916C4"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20.2%</w:t>
            </w:r>
          </w:p>
        </w:tc>
        <w:tc>
          <w:tcPr>
            <w:tcW w:w="1243" w:type="dxa"/>
          </w:tcPr>
          <w:p w14:paraId="11FCCA59" w14:textId="6F7A00C4" w:rsidR="003916C4" w:rsidRPr="00100F63" w:rsidRDefault="00D935ED" w:rsidP="003916C4">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20.7</w:t>
            </w:r>
            <w:r w:rsidR="003916C4" w:rsidRPr="00100F63">
              <w:rPr>
                <w:sz w:val="18"/>
                <w:szCs w:val="18"/>
              </w:rPr>
              <w:t>%</w:t>
            </w:r>
          </w:p>
        </w:tc>
      </w:tr>
      <w:tr w:rsidR="003916C4" w:rsidRPr="00100F63" w14:paraId="691A266A" w14:textId="29EB7B18" w:rsidTr="00526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61C4E95" w14:textId="77777777" w:rsidR="003916C4" w:rsidRPr="00100F63" w:rsidRDefault="003916C4" w:rsidP="003916C4">
            <w:pPr>
              <w:rPr>
                <w:b w:val="0"/>
                <w:bCs w:val="0"/>
                <w:sz w:val="18"/>
                <w:szCs w:val="18"/>
              </w:rPr>
            </w:pPr>
            <w:r w:rsidRPr="00100F63">
              <w:rPr>
                <w:b w:val="0"/>
                <w:bCs w:val="0"/>
                <w:sz w:val="18"/>
                <w:szCs w:val="18"/>
              </w:rPr>
              <w:t>IMD5</w:t>
            </w:r>
          </w:p>
        </w:tc>
        <w:tc>
          <w:tcPr>
            <w:tcW w:w="1301" w:type="dxa"/>
          </w:tcPr>
          <w:p w14:paraId="16FF96B4" w14:textId="3DAA207C" w:rsidR="003916C4" w:rsidRPr="00100F63" w:rsidRDefault="003916C4"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1205</w:t>
            </w:r>
          </w:p>
        </w:tc>
        <w:tc>
          <w:tcPr>
            <w:tcW w:w="1421" w:type="dxa"/>
          </w:tcPr>
          <w:p w14:paraId="6645326F" w14:textId="74AE0F3A" w:rsidR="003916C4" w:rsidRPr="00100F63" w:rsidRDefault="003916C4"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17.4%</w:t>
            </w:r>
          </w:p>
        </w:tc>
        <w:tc>
          <w:tcPr>
            <w:tcW w:w="1582" w:type="dxa"/>
          </w:tcPr>
          <w:p w14:paraId="07ACAB43" w14:textId="01C52131" w:rsidR="003916C4" w:rsidRPr="00100F63" w:rsidRDefault="003916C4"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17.4%</w:t>
            </w:r>
          </w:p>
        </w:tc>
        <w:tc>
          <w:tcPr>
            <w:tcW w:w="1552" w:type="dxa"/>
          </w:tcPr>
          <w:p w14:paraId="0632E224" w14:textId="5E9D7B39" w:rsidR="003916C4" w:rsidRPr="00100F63" w:rsidRDefault="003916C4"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17.4%</w:t>
            </w:r>
          </w:p>
        </w:tc>
        <w:tc>
          <w:tcPr>
            <w:tcW w:w="1243" w:type="dxa"/>
          </w:tcPr>
          <w:p w14:paraId="49DE1B7D" w14:textId="384C6DA2" w:rsidR="003916C4" w:rsidRPr="00100F63" w:rsidRDefault="00D935ED" w:rsidP="003916C4">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29.2</w:t>
            </w:r>
            <w:r w:rsidR="003916C4" w:rsidRPr="00100F63">
              <w:rPr>
                <w:sz w:val="18"/>
                <w:szCs w:val="18"/>
              </w:rPr>
              <w:t>%</w:t>
            </w:r>
          </w:p>
        </w:tc>
      </w:tr>
      <w:tr w:rsidR="00980972" w:rsidRPr="00100F63" w14:paraId="4119BF17" w14:textId="68D16718" w:rsidTr="0052602D">
        <w:tc>
          <w:tcPr>
            <w:cnfStyle w:val="001000000000" w:firstRow="0" w:lastRow="0" w:firstColumn="1" w:lastColumn="0" w:oddVBand="0" w:evenVBand="0" w:oddHBand="0" w:evenHBand="0" w:firstRowFirstColumn="0" w:firstRowLastColumn="0" w:lastRowFirstColumn="0" w:lastRowLastColumn="0"/>
            <w:tcW w:w="1917" w:type="dxa"/>
          </w:tcPr>
          <w:p w14:paraId="2B409836" w14:textId="77777777" w:rsidR="00980972" w:rsidRPr="00100F63" w:rsidRDefault="00980972" w:rsidP="00980972">
            <w:pPr>
              <w:rPr>
                <w:b w:val="0"/>
                <w:bCs w:val="0"/>
                <w:sz w:val="18"/>
                <w:szCs w:val="18"/>
              </w:rPr>
            </w:pPr>
            <w:r w:rsidRPr="00100F63">
              <w:rPr>
                <w:b w:val="0"/>
                <w:bCs w:val="0"/>
                <w:sz w:val="18"/>
                <w:szCs w:val="18"/>
              </w:rPr>
              <w:t>Current Smoker</w:t>
            </w:r>
          </w:p>
        </w:tc>
        <w:tc>
          <w:tcPr>
            <w:tcW w:w="1301" w:type="dxa"/>
          </w:tcPr>
          <w:p w14:paraId="681C1214" w14:textId="104AF021" w:rsidR="00980972" w:rsidRPr="00100F63" w:rsidRDefault="00980972" w:rsidP="00980972">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1034</w:t>
            </w:r>
          </w:p>
        </w:tc>
        <w:tc>
          <w:tcPr>
            <w:tcW w:w="1421" w:type="dxa"/>
          </w:tcPr>
          <w:p w14:paraId="17EE6787" w14:textId="3440CCB9" w:rsidR="00980972" w:rsidRPr="00100F63" w:rsidRDefault="00980972" w:rsidP="00980972">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14.9%</w:t>
            </w:r>
          </w:p>
        </w:tc>
        <w:tc>
          <w:tcPr>
            <w:tcW w:w="1582" w:type="dxa"/>
          </w:tcPr>
          <w:p w14:paraId="30066CDA" w14:textId="498B95A9" w:rsidR="00980972" w:rsidRPr="00100F63" w:rsidRDefault="00980972" w:rsidP="00980972">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14.9%</w:t>
            </w:r>
          </w:p>
        </w:tc>
        <w:tc>
          <w:tcPr>
            <w:tcW w:w="1552" w:type="dxa"/>
          </w:tcPr>
          <w:p w14:paraId="018AB3A0" w14:textId="3EC4FD77" w:rsidR="00980972" w:rsidRPr="00100F63" w:rsidRDefault="00980972" w:rsidP="00980972">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14.9%</w:t>
            </w:r>
          </w:p>
        </w:tc>
        <w:tc>
          <w:tcPr>
            <w:tcW w:w="1243" w:type="dxa"/>
          </w:tcPr>
          <w:p w14:paraId="446CF802" w14:textId="17349D50" w:rsidR="00980972" w:rsidRPr="00100F63" w:rsidRDefault="00980972" w:rsidP="00980972">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15.9%</w:t>
            </w:r>
          </w:p>
        </w:tc>
      </w:tr>
      <w:tr w:rsidR="00980972" w:rsidRPr="00100F63" w14:paraId="29D50242" w14:textId="23733AF9" w:rsidTr="00526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3C4B784" w14:textId="77777777" w:rsidR="00980972" w:rsidRPr="00100F63" w:rsidRDefault="00980972" w:rsidP="00980972">
            <w:pPr>
              <w:rPr>
                <w:b w:val="0"/>
                <w:bCs w:val="0"/>
                <w:sz w:val="18"/>
                <w:szCs w:val="18"/>
              </w:rPr>
            </w:pPr>
            <w:r w:rsidRPr="00100F63">
              <w:rPr>
                <w:b w:val="0"/>
                <w:bCs w:val="0"/>
                <w:sz w:val="18"/>
                <w:szCs w:val="18"/>
              </w:rPr>
              <w:t>Former Smoker</w:t>
            </w:r>
          </w:p>
        </w:tc>
        <w:tc>
          <w:tcPr>
            <w:tcW w:w="1301" w:type="dxa"/>
          </w:tcPr>
          <w:p w14:paraId="7CC0FFF1" w14:textId="5CE7042E" w:rsidR="00980972" w:rsidRPr="00100F63" w:rsidRDefault="00980972" w:rsidP="00980972">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2126</w:t>
            </w:r>
          </w:p>
        </w:tc>
        <w:tc>
          <w:tcPr>
            <w:tcW w:w="1421" w:type="dxa"/>
          </w:tcPr>
          <w:p w14:paraId="1327BB36" w14:textId="388AF3B6" w:rsidR="00980972" w:rsidRPr="00100F63" w:rsidRDefault="00980972" w:rsidP="00980972">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30.7%</w:t>
            </w:r>
          </w:p>
        </w:tc>
        <w:tc>
          <w:tcPr>
            <w:tcW w:w="1582" w:type="dxa"/>
          </w:tcPr>
          <w:p w14:paraId="7645C76D" w14:textId="172A3D44" w:rsidR="00980972" w:rsidRPr="00100F63" w:rsidRDefault="00980972" w:rsidP="00980972">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30.7%</w:t>
            </w:r>
          </w:p>
        </w:tc>
        <w:tc>
          <w:tcPr>
            <w:tcW w:w="1552" w:type="dxa"/>
          </w:tcPr>
          <w:p w14:paraId="6E00A55E" w14:textId="7AE55BC3" w:rsidR="00980972" w:rsidRPr="00100F63" w:rsidRDefault="00980972" w:rsidP="00980972">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30.7%</w:t>
            </w:r>
          </w:p>
        </w:tc>
        <w:tc>
          <w:tcPr>
            <w:tcW w:w="1243" w:type="dxa"/>
          </w:tcPr>
          <w:p w14:paraId="16AA188F" w14:textId="6DAECC7E" w:rsidR="00980972" w:rsidRPr="00100F63" w:rsidRDefault="00980972" w:rsidP="00980972">
            <w:pPr>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29.0%</w:t>
            </w:r>
          </w:p>
        </w:tc>
      </w:tr>
      <w:tr w:rsidR="00197C11" w:rsidRPr="00100F63" w14:paraId="216AEDDF" w14:textId="77777777" w:rsidTr="0052602D">
        <w:tc>
          <w:tcPr>
            <w:cnfStyle w:val="001000000000" w:firstRow="0" w:lastRow="0" w:firstColumn="1" w:lastColumn="0" w:oddVBand="0" w:evenVBand="0" w:oddHBand="0" w:evenHBand="0" w:firstRowFirstColumn="0" w:firstRowLastColumn="0" w:lastRowFirstColumn="0" w:lastRowLastColumn="0"/>
            <w:tcW w:w="1917" w:type="dxa"/>
          </w:tcPr>
          <w:p w14:paraId="4D605B29" w14:textId="7CAD4045" w:rsidR="00197C11" w:rsidRPr="00100F63" w:rsidRDefault="00197C11" w:rsidP="00D256D7">
            <w:pPr>
              <w:rPr>
                <w:b w:val="0"/>
                <w:bCs w:val="0"/>
                <w:sz w:val="18"/>
                <w:szCs w:val="18"/>
              </w:rPr>
            </w:pPr>
            <w:r w:rsidRPr="00100F63">
              <w:rPr>
                <w:b w:val="0"/>
                <w:bCs w:val="0"/>
                <w:sz w:val="18"/>
                <w:szCs w:val="18"/>
              </w:rPr>
              <w:t>Manufacture workers</w:t>
            </w:r>
          </w:p>
        </w:tc>
        <w:tc>
          <w:tcPr>
            <w:tcW w:w="1301" w:type="dxa"/>
          </w:tcPr>
          <w:p w14:paraId="04960379" w14:textId="22F14D3B" w:rsidR="00197C11" w:rsidRPr="00100F63" w:rsidRDefault="00197C11" w:rsidP="00D256D7">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9</w:t>
            </w:r>
            <w:r w:rsidR="00980972" w:rsidRPr="00100F63">
              <w:rPr>
                <w:sz w:val="18"/>
                <w:szCs w:val="18"/>
              </w:rPr>
              <w:t>98</w:t>
            </w:r>
          </w:p>
        </w:tc>
        <w:tc>
          <w:tcPr>
            <w:tcW w:w="1421" w:type="dxa"/>
          </w:tcPr>
          <w:p w14:paraId="0A0FE8B1" w14:textId="39DB219F" w:rsidR="00197C11" w:rsidRPr="00100F63" w:rsidRDefault="00980972" w:rsidP="00D256D7">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14.4</w:t>
            </w:r>
            <w:r w:rsidR="00197C11" w:rsidRPr="00100F63">
              <w:rPr>
                <w:sz w:val="18"/>
                <w:szCs w:val="18"/>
              </w:rPr>
              <w:t>%</w:t>
            </w:r>
          </w:p>
        </w:tc>
        <w:tc>
          <w:tcPr>
            <w:tcW w:w="1582" w:type="dxa"/>
          </w:tcPr>
          <w:p w14:paraId="1F5E7677" w14:textId="51E024AF" w:rsidR="00197C11" w:rsidRPr="00100F63" w:rsidRDefault="00197C11" w:rsidP="00D256D7">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13.1%</w:t>
            </w:r>
          </w:p>
        </w:tc>
        <w:tc>
          <w:tcPr>
            <w:tcW w:w="1552" w:type="dxa"/>
          </w:tcPr>
          <w:p w14:paraId="05F3747F" w14:textId="65437895" w:rsidR="00197C11" w:rsidRPr="00100F63" w:rsidRDefault="00197C11" w:rsidP="00D256D7">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13.1%</w:t>
            </w:r>
          </w:p>
        </w:tc>
        <w:tc>
          <w:tcPr>
            <w:tcW w:w="1243" w:type="dxa"/>
          </w:tcPr>
          <w:p w14:paraId="67C8E7A1" w14:textId="0883FD62" w:rsidR="00197C11" w:rsidRPr="00100F63" w:rsidRDefault="00980972" w:rsidP="00D256D7">
            <w:pPr>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16.5</w:t>
            </w:r>
            <w:r w:rsidR="00197C11" w:rsidRPr="00100F63">
              <w:rPr>
                <w:sz w:val="18"/>
                <w:szCs w:val="18"/>
              </w:rPr>
              <w:t>%</w:t>
            </w:r>
          </w:p>
        </w:tc>
      </w:tr>
    </w:tbl>
    <w:p w14:paraId="5FB01DBA" w14:textId="77777777" w:rsidR="00100F63" w:rsidRDefault="00100F63" w:rsidP="00100F63">
      <w:bookmarkStart w:id="59" w:name="_Toc108616592"/>
    </w:p>
    <w:p w14:paraId="01BC36B7" w14:textId="638E2862" w:rsidR="001539C5" w:rsidRDefault="001539C5" w:rsidP="001539C5">
      <w:pPr>
        <w:pStyle w:val="Heading2"/>
      </w:pPr>
      <w:r>
        <w:t>Model population size</w:t>
      </w:r>
      <w:bookmarkEnd w:id="59"/>
    </w:p>
    <w:p w14:paraId="10A019CA" w14:textId="68A3E27B" w:rsidR="00A176BF" w:rsidRDefault="001539C5" w:rsidP="00933893">
      <w:r>
        <w:t>The size of population to model was defined by the standard error around the predicted mortality by age and sex</w:t>
      </w:r>
      <w:r w:rsidR="00CF0074">
        <w:t xml:space="preserve"> (not to exceed 5% for each 5-year age group)</w:t>
      </w:r>
      <w:r>
        <w:t xml:space="preserve">. </w:t>
      </w:r>
      <w:r w:rsidR="00461F51">
        <w:t xml:space="preserve">The calculated minimum model population size is 1.3 </w:t>
      </w:r>
      <w:proofErr w:type="spellStart"/>
      <w:r w:rsidR="00461F51">
        <w:t>mln</w:t>
      </w:r>
      <w:proofErr w:type="spellEnd"/>
      <w:ins w:id="60" w:author="Olena Mandrik" w:date="2023-04-21T15:41:00Z">
        <w:r w:rsidR="00E556B4">
          <w:t>.</w:t>
        </w:r>
      </w:ins>
      <w:r w:rsidR="00461F51">
        <w:t xml:space="preserve"> people (if general population is simulated). </w:t>
      </w:r>
    </w:p>
    <w:p w14:paraId="23376C17" w14:textId="1CC8EB90" w:rsidR="00A176BF" w:rsidRDefault="00A176BF" w:rsidP="00A176BF">
      <w:pPr>
        <w:pStyle w:val="Heading1"/>
      </w:pPr>
      <w:bookmarkStart w:id="61" w:name="_Toc108616593"/>
      <w:r>
        <w:t>Natural History of Bladder Cancer</w:t>
      </w:r>
      <w:bookmarkEnd w:id="61"/>
    </w:p>
    <w:p w14:paraId="6301B28D" w14:textId="70D5A8D1" w:rsidR="00A176BF" w:rsidRDefault="0062492B" w:rsidP="00737FC0">
      <w:r>
        <w:t>The natural history module of the model (Figure 1) relies upon</w:t>
      </w:r>
      <w:r w:rsidR="00AE09BC">
        <w:t>: (a)</w:t>
      </w:r>
      <w:r>
        <w:t xml:space="preserve"> the cancer onset, </w:t>
      </w:r>
      <w:r w:rsidR="00AE09BC">
        <w:t xml:space="preserve">(b) </w:t>
      </w:r>
      <w:r>
        <w:t xml:space="preserve">cancer growth, and </w:t>
      </w:r>
      <w:r w:rsidR="00AE09BC">
        <w:t xml:space="preserve">(c) </w:t>
      </w:r>
      <w:r>
        <w:t>the probability distributions to be in each health state based on a tumour size.</w:t>
      </w:r>
    </w:p>
    <w:p w14:paraId="1C8802BF" w14:textId="72CE23D1" w:rsidR="0057363F" w:rsidRDefault="0057363F" w:rsidP="0057363F">
      <w:pPr>
        <w:pStyle w:val="Heading2"/>
      </w:pPr>
      <w:bookmarkStart w:id="62" w:name="_Toc108616594"/>
      <w:r>
        <w:t>Probability of cancer onset</w:t>
      </w:r>
      <w:bookmarkEnd w:id="62"/>
    </w:p>
    <w:p w14:paraId="56EBE2BC" w14:textId="0978C835" w:rsidR="002A0D06" w:rsidRDefault="00D80FD8" w:rsidP="005917B6">
      <w:r>
        <w:t xml:space="preserve">The cancer onset </w:t>
      </w:r>
      <w:r w:rsidR="00FB3E5C">
        <w:t>is</w:t>
      </w:r>
      <w:r>
        <w:t xml:space="preserve"> dependent on age, sex, occupation, and smoking status. </w:t>
      </w:r>
      <w:r w:rsidR="00E2706D">
        <w:t xml:space="preserve">For binary </w:t>
      </w:r>
      <w:r w:rsidR="00EC2C2F">
        <w:t>characteristics</w:t>
      </w:r>
      <w:r w:rsidR="00E2706D">
        <w:t xml:space="preserve"> (</w:t>
      </w:r>
      <w:r w:rsidR="00EC2C2F">
        <w:t>current smokers, former smokers, and manufacture workers</w:t>
      </w:r>
      <w:r w:rsidR="00E2706D">
        <w:t xml:space="preserve">), the individual value </w:t>
      </w:r>
      <w:proofErr w:type="gramStart"/>
      <w:r w:rsidR="00E2706D">
        <w:t>was considered to be</w:t>
      </w:r>
      <w:proofErr w:type="gramEnd"/>
      <w:r w:rsidR="00E2706D">
        <w:t xml:space="preserve"> 1 for an individual possessing </w:t>
      </w:r>
      <w:r w:rsidR="00212AB0">
        <w:t>those characteristics</w:t>
      </w:r>
      <w:r w:rsidR="00E2706D">
        <w:t xml:space="preserve">, and 0 for an individual not </w:t>
      </w:r>
      <w:r w:rsidR="00E2706D">
        <w:lastRenderedPageBreak/>
        <w:t>possessing th</w:t>
      </w:r>
      <w:r w:rsidR="00212AB0">
        <w:t>e</w:t>
      </w:r>
      <w:r w:rsidR="00E2706D">
        <w:t xml:space="preserve"> characteristics, with the population mean value representing the proportion of current smokers in the population. </w:t>
      </w:r>
    </w:p>
    <w:p w14:paraId="73829D5C" w14:textId="34F0B5FA" w:rsidR="005F602E" w:rsidRDefault="00D80FD8" w:rsidP="007B2E09">
      <w:r>
        <w:t xml:space="preserve">Considering non-linear relationship between the age and the incidence of BC (Figure </w:t>
      </w:r>
      <w:r w:rsidR="00D94ABB">
        <w:t>4</w:t>
      </w:r>
      <w:r>
        <w:t>), the relationship between the</w:t>
      </w:r>
      <w:r w:rsidR="005F602E">
        <w:t xml:space="preserve"> parameters and the risk of cancer onset will be </w:t>
      </w:r>
      <w:r w:rsidR="000E0E52">
        <w:t>modelled</w:t>
      </w:r>
      <w:r w:rsidR="005F602E">
        <w:t xml:space="preserve"> using the </w:t>
      </w:r>
      <w:r w:rsidR="008731F5">
        <w:t>multiplications of the RR</w:t>
      </w:r>
      <w:r w:rsidR="005F602E">
        <w:t xml:space="preserve"> (where smoking and manufacture workers</w:t>
      </w:r>
      <w:r w:rsidR="008731F5">
        <w:t xml:space="preserve"> statuses</w:t>
      </w:r>
      <w:r w:rsidR="005F602E">
        <w:t xml:space="preserve"> </w:t>
      </w:r>
      <w:r w:rsidR="00FB3E5C">
        <w:t>are</w:t>
      </w:r>
      <w:r w:rsidR="005F602E">
        <w:t xml:space="preserve"> based on published data </w:t>
      </w:r>
      <w:r w:rsidR="005376E7">
        <w:t>while</w:t>
      </w:r>
      <w:r w:rsidR="008731F5">
        <w:t xml:space="preserve"> risks for</w:t>
      </w:r>
      <w:r w:rsidR="005F602E">
        <w:t xml:space="preserve"> age</w:t>
      </w:r>
      <w:r w:rsidR="005376E7">
        <w:t xml:space="preserve"> and sex</w:t>
      </w:r>
      <w:r w:rsidR="008731F5">
        <w:t xml:space="preserve"> parameters</w:t>
      </w:r>
      <w:r w:rsidR="005376E7">
        <w:t xml:space="preserve"> </w:t>
      </w:r>
      <w:r w:rsidR="00FB3E5C">
        <w:t>are</w:t>
      </w:r>
      <w:r w:rsidR="005376E7">
        <w:t xml:space="preserve"> calibrated)</w:t>
      </w:r>
      <w:r w:rsidR="00FB3E5C">
        <w:t>.</w:t>
      </w:r>
      <w:r w:rsidR="00467AA7">
        <w:t xml:space="preserve"> The risk by age is accessed as:</w:t>
      </w:r>
    </w:p>
    <w:p w14:paraId="3B8FB388" w14:textId="1EF6484A" w:rsidR="00C04174" w:rsidRDefault="008731F5" w:rsidP="00BC0A32">
      <w:pPr>
        <w:rPr>
          <w:i/>
        </w:rPr>
      </w:pPr>
      <m:oMathPara>
        <m:oMath>
          <m:r>
            <w:rPr>
              <w:rFonts w:ascii="Cambria Math" w:hAnsi="Cambria Math"/>
            </w:rPr>
            <m:t>risk at age x=</m:t>
          </m:r>
          <m:sSup>
            <m:sSupPr>
              <m:ctrlPr>
                <w:rPr>
                  <w:rFonts w:ascii="Cambria Math" w:hAnsi="Cambria Math"/>
                  <w:i/>
                </w:rPr>
              </m:ctrlPr>
            </m:sSupPr>
            <m:e>
              <m:r>
                <w:rPr>
                  <w:rFonts w:ascii="Cambria Math" w:hAnsi="Cambria Math"/>
                </w:rPr>
                <m:t>age_30y(</m:t>
              </m:r>
            </m:e>
            <m:sup>
              <m:r>
                <w:rPr>
                  <w:rFonts w:ascii="Cambria Math" w:hAnsi="Cambria Math"/>
                </w:rPr>
                <m:t>Age x-Age 30</m:t>
              </m:r>
            </m:sup>
          </m:sSup>
          <m:r>
            <w:rPr>
              <w:rFonts w:ascii="Cambria Math" w:hAnsi="Cambria Math"/>
            </w:rPr>
            <m:t xml:space="preserve"> )</m:t>
          </m:r>
        </m:oMath>
      </m:oMathPara>
    </w:p>
    <w:p w14:paraId="5BAFE46F" w14:textId="76DCA4DD" w:rsidR="00C04174" w:rsidRDefault="00C04174" w:rsidP="00737FC0">
      <w:r>
        <w:t xml:space="preserve">where </w:t>
      </w:r>
      <w:r w:rsidR="00467AA7">
        <w:t>age_30y – risk of BC onset for 30 years old.</w:t>
      </w:r>
    </w:p>
    <w:p w14:paraId="53BB9DB0" w14:textId="6A018B1F" w:rsidR="006474CB" w:rsidRPr="00467AA7" w:rsidRDefault="00467AA7" w:rsidP="00737FC0">
      <w:pPr>
        <w:rPr>
          <w:iCs/>
        </w:rPr>
      </w:pPr>
      <w:r w:rsidRPr="00467AA7">
        <w:rPr>
          <w:iCs/>
        </w:rPr>
        <w:t xml:space="preserve">The </w:t>
      </w:r>
      <w:r>
        <w:rPr>
          <w:iCs/>
        </w:rPr>
        <w:t xml:space="preserve">relative risks impacting disease onset by demographic factors will be multiplied to a probability of BC onset for </w:t>
      </w:r>
      <w:r w:rsidR="005D73A6">
        <w:rPr>
          <w:iCs/>
        </w:rPr>
        <w:t>30-year-old</w:t>
      </w:r>
      <w:r>
        <w:rPr>
          <w:iCs/>
        </w:rPr>
        <w:t xml:space="preserve"> non-smoking non-manufacture worker female. </w:t>
      </w:r>
    </w:p>
    <w:p w14:paraId="5F8D5737" w14:textId="60225D08" w:rsidR="00D80FD8" w:rsidRDefault="00D80FD8" w:rsidP="00737FC0">
      <w:r>
        <w:rPr>
          <w:noProof/>
        </w:rPr>
        <w:drawing>
          <wp:inline distT="0" distB="0" distL="0" distR="0" wp14:anchorId="082ABD04" wp14:editId="3EC2E360">
            <wp:extent cx="4572000" cy="2748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0757" cy="2753530"/>
                    </a:xfrm>
                    <a:prstGeom prst="rect">
                      <a:avLst/>
                    </a:prstGeom>
                    <a:noFill/>
                  </pic:spPr>
                </pic:pic>
              </a:graphicData>
            </a:graphic>
          </wp:inline>
        </w:drawing>
      </w:r>
    </w:p>
    <w:p w14:paraId="2157E2C9" w14:textId="1042AD32" w:rsidR="00C7780A" w:rsidRPr="00C7780A" w:rsidRDefault="00C7780A" w:rsidP="00100F63">
      <w:pPr>
        <w:pStyle w:val="Heading4"/>
        <w:rPr>
          <w:lang w:val="uk-UA"/>
        </w:rPr>
      </w:pPr>
      <w:r w:rsidRPr="00D80FD8">
        <w:t xml:space="preserve">Figure </w:t>
      </w:r>
      <w:r>
        <w:t>4</w:t>
      </w:r>
      <w:r w:rsidRPr="00D80FD8">
        <w:t xml:space="preserve">: </w:t>
      </w:r>
      <w:r w:rsidR="00FB3E5C">
        <w:t>CRUK</w:t>
      </w:r>
      <w:r>
        <w:t xml:space="preserve"> data on i</w:t>
      </w:r>
      <w:r w:rsidRPr="00D80FD8">
        <w:t>ncidence of BC per 100,000 population for males and females</w:t>
      </w:r>
      <w:r>
        <w:t xml:space="preserve"> (2016-2018)</w:t>
      </w:r>
      <w:r w:rsidR="00FB3E5C">
        <w:fldChar w:fldCharType="begin"/>
      </w:r>
      <w:r w:rsidR="00FB3E5C">
        <w:instrText xml:space="preserve"> ADDIN EN.CITE &lt;EndNote&gt;&lt;Cite&gt;&lt;Year&gt;2019&lt;/Year&gt;&lt;RecNum&gt;9&lt;/RecNum&gt;&lt;DisplayText&gt;&lt;style face="superscript"&gt;10&lt;/style&gt;&lt;/DisplayText&gt;&lt;record&gt;&lt;rec-number&gt;9&lt;/rec-number&gt;&lt;foreign-keys&gt;&lt;key app="EN" db-id="v9wz0a0x75vsr9e05ztvvv2bpwwars2x0dwa" timestamp="1642776440"&gt;9&lt;/key&gt;&lt;/foreign-keys&gt;&lt;ref-type name="Dataset"&gt;59&lt;/ref-type&gt;&lt;contributors&gt;&lt;secondary-authors&gt;&lt;author&gt;Cancer Research UK&lt;/author&gt;&lt;/secondary-authors&gt;&lt;/contributors&gt;&lt;titles&gt;&lt;title&gt;Bladder Cancer (C67): 2016-2018. Average Number of New Cases Per Year and Age-Specific Incidence Rates per 100,000 Population, UK&lt;/title&gt;&lt;/titles&gt;&lt;dates&gt;&lt;year&gt;2019&lt;/year&gt;&lt;/dates&gt;&lt;urls&gt;&lt;/urls&gt;&lt;/record&gt;&lt;/Cite&gt;&lt;/EndNote&gt;</w:instrText>
      </w:r>
      <w:r w:rsidR="00FB3E5C">
        <w:fldChar w:fldCharType="separate"/>
      </w:r>
      <w:r w:rsidR="00FB3E5C" w:rsidRPr="00FB3E5C">
        <w:rPr>
          <w:noProof/>
          <w:vertAlign w:val="superscript"/>
        </w:rPr>
        <w:t>10</w:t>
      </w:r>
      <w:r w:rsidR="00FB3E5C">
        <w:fldChar w:fldCharType="end"/>
      </w:r>
    </w:p>
    <w:p w14:paraId="4F97EEED" w14:textId="3B67E907" w:rsidR="005767F5" w:rsidRDefault="005767F5" w:rsidP="005767F5">
      <w:pPr>
        <w:pStyle w:val="Heading2"/>
      </w:pPr>
      <w:bookmarkStart w:id="63" w:name="_Toc108616595"/>
      <w:r>
        <w:t xml:space="preserve">Probability of disease </w:t>
      </w:r>
      <w:r w:rsidR="008B50EE">
        <w:t>progression</w:t>
      </w:r>
      <w:bookmarkEnd w:id="63"/>
    </w:p>
    <w:p w14:paraId="2776D46F" w14:textId="70CB7F3E" w:rsidR="00467AA7" w:rsidRPr="00C06928" w:rsidRDefault="00C23013" w:rsidP="00390FBB">
      <w:pPr>
        <w:rPr>
          <w:lang w:val="uk-UA"/>
        </w:rPr>
      </w:pPr>
      <w:r>
        <w:t>For</w:t>
      </w:r>
      <w:r w:rsidR="00FB3E5C">
        <w:t xml:space="preserve"> any</w:t>
      </w:r>
      <w:r>
        <w:t xml:space="preserve"> patients who had a BC onset, a type of the disease pathway </w:t>
      </w:r>
      <w:r w:rsidR="00FB3E5C">
        <w:t>is</w:t>
      </w:r>
      <w:r>
        <w:t xml:space="preserve"> sampled. For those who follow a low-</w:t>
      </w:r>
      <w:r w:rsidR="00FB3E5C">
        <w:t>risk</w:t>
      </w:r>
      <w:r>
        <w:t xml:space="preserve"> pathway, a probability to transit to the high-</w:t>
      </w:r>
      <w:r w:rsidR="00FB3E5C">
        <w:t>risk</w:t>
      </w:r>
      <w:r>
        <w:t xml:space="preserve"> pathway </w:t>
      </w:r>
      <w:r w:rsidR="00FB3E5C">
        <w:t>is</w:t>
      </w:r>
      <w:r>
        <w:t xml:space="preserve"> </w:t>
      </w:r>
      <w:r w:rsidR="00626E3A">
        <w:t xml:space="preserve">calibrated. The prior for this parameter </w:t>
      </w:r>
      <w:proofErr w:type="gramStart"/>
      <w:r w:rsidR="00FB3E5C">
        <w:t>is</w:t>
      </w:r>
      <w:r w:rsidR="00626E3A">
        <w:t xml:space="preserve"> </w:t>
      </w:r>
      <w:r w:rsidR="00467AA7">
        <w:t>based on the assumption</w:t>
      </w:r>
      <w:proofErr w:type="gramEnd"/>
      <w:r w:rsidR="00467AA7">
        <w:t xml:space="preserve"> considering the inputs from clinical experts and published sources, since no direct evidence informing this probability is available.</w:t>
      </w:r>
      <w:r w:rsidR="00467AA7" w:rsidRPr="00467AA7">
        <w:t xml:space="preserve"> </w:t>
      </w:r>
      <w:r w:rsidR="00626E3A" w:rsidRPr="00626E3A">
        <w:t>Linton et al (2013)</w:t>
      </w:r>
      <w:r w:rsidR="00626E3A">
        <w:t xml:space="preserve"> in a study on low-risk</w:t>
      </w:r>
      <w:r w:rsidR="00467AA7" w:rsidRPr="00467AA7">
        <w:t xml:space="preserve"> patients with the median follow</w:t>
      </w:r>
      <w:r w:rsidR="00626E3A">
        <w:t>-</w:t>
      </w:r>
      <w:r w:rsidR="00467AA7" w:rsidRPr="00467AA7">
        <w:t xml:space="preserve">up </w:t>
      </w:r>
      <w:r w:rsidR="00626E3A">
        <w:t>of</w:t>
      </w:r>
      <w:r w:rsidR="00467AA7" w:rsidRPr="00467AA7">
        <w:t xml:space="preserve"> 61 months (IQR 24–105)</w:t>
      </w:r>
      <w:r w:rsidR="00626E3A">
        <w:t xml:space="preserve"> recorded progression and then death of 2.4% of </w:t>
      </w:r>
      <w:r w:rsidR="00626E3A" w:rsidRPr="008F1C0E">
        <w:t xml:space="preserve">patients. If uniform distribution for the progression rate over 5 years is assumed, it would mean that at least 2.4% of patients progress over five years or 0.48% annually.  </w:t>
      </w:r>
      <w:r w:rsidR="008F1C0E">
        <w:t>C</w:t>
      </w:r>
      <w:r w:rsidR="00626E3A">
        <w:t xml:space="preserve">onsidering the uncertainty </w:t>
      </w:r>
      <w:r w:rsidR="008F1C0E">
        <w:t>in this value, it was</w:t>
      </w:r>
      <w:r w:rsidR="00626E3A">
        <w:t xml:space="preserve"> used as a prior in the </w:t>
      </w:r>
      <w:r w:rsidR="00C06928">
        <w:t xml:space="preserve">model </w:t>
      </w:r>
      <w:r w:rsidR="00626E3A" w:rsidRPr="00C06928">
        <w:t>calibration</w:t>
      </w:r>
      <w:r w:rsidR="008F1C0E">
        <w:t xml:space="preserve"> and did not parameterise the model directly.</w:t>
      </w:r>
      <w:r w:rsidR="00626E3A" w:rsidRPr="00C06928">
        <w:t xml:space="preserve"> </w:t>
      </w:r>
      <w:r w:rsidR="000E3237">
        <w:t xml:space="preserve">It </w:t>
      </w:r>
      <w:r w:rsidR="008F1C0E">
        <w:t>was</w:t>
      </w:r>
      <w:r w:rsidR="000E3237">
        <w:t xml:space="preserve"> assumed that patients with diagnosed </w:t>
      </w:r>
      <w:r w:rsidR="008F1C0E">
        <w:t>low-risk</w:t>
      </w:r>
      <w:r w:rsidR="000E3237">
        <w:t xml:space="preserve"> BC do not </w:t>
      </w:r>
      <w:r w:rsidR="000E3237">
        <w:lastRenderedPageBreak/>
        <w:t xml:space="preserve">progress during the surveillance (the first year after diagnosis). Their probability to progress to after-surveillance period is equal to the joint probability of cancer recurrence and a probability of progression from </w:t>
      </w:r>
      <w:r w:rsidR="008F1C0E">
        <w:t>low-to high-risk cancers</w:t>
      </w:r>
      <w:r w:rsidR="000E3237">
        <w:t>.</w:t>
      </w:r>
    </w:p>
    <w:p w14:paraId="13D1BB1E" w14:textId="47535D0C" w:rsidR="007D6A83" w:rsidRDefault="00CA24CD" w:rsidP="004752AF">
      <w:r>
        <w:t xml:space="preserve">For the </w:t>
      </w:r>
      <w:r w:rsidR="00904DF2">
        <w:t>high-risk</w:t>
      </w:r>
      <w:r>
        <w:t xml:space="preserve"> pathway, t</w:t>
      </w:r>
      <w:r w:rsidR="004A5409">
        <w:t xml:space="preserve">he stage allocation </w:t>
      </w:r>
      <w:r w:rsidR="002047EF">
        <w:t xml:space="preserve">was </w:t>
      </w:r>
      <w:r w:rsidR="004A5409">
        <w:t xml:space="preserve">conducted probabilistically </w:t>
      </w:r>
      <w:r w:rsidR="007D6A83">
        <w:t xml:space="preserve">by sampling the </w:t>
      </w:r>
      <w:r w:rsidR="008233F9">
        <w:t>time till reaching each Stage</w:t>
      </w:r>
      <w:r w:rsidR="007D6A83">
        <w:t xml:space="preserve"> from a distribution with the fixed</w:t>
      </w:r>
      <w:r w:rsidR="00304594">
        <w:t xml:space="preserve"> mean</w:t>
      </w:r>
      <w:r w:rsidR="007D6A83">
        <w:t xml:space="preserve">. </w:t>
      </w:r>
      <w:r w:rsidR="004752AF">
        <w:t>The time will be randomly drawn from a</w:t>
      </w:r>
      <w:r w:rsidR="00234FE1" w:rsidRPr="00234FE1">
        <w:t xml:space="preserve"> </w:t>
      </w:r>
      <w:r w:rsidR="00234FE1">
        <w:t>Weibull</w:t>
      </w:r>
      <w:r w:rsidR="004752AF">
        <w:t xml:space="preserve"> distribution, with considerations for </w:t>
      </w:r>
      <w:r w:rsidR="00234FE1">
        <w:t xml:space="preserve">the </w:t>
      </w:r>
      <w:commentRangeStart w:id="64"/>
      <w:commentRangeStart w:id="65"/>
      <w:r w:rsidR="00234FE1">
        <w:t>defined mean</w:t>
      </w:r>
      <w:r w:rsidR="00151ECC">
        <w:t xml:space="preserve"> (</w:t>
      </w:r>
      <m:oMath>
        <m:r>
          <w:rPr>
            <w:rFonts w:ascii="Cambria Math" w:hAnsi="Cambria Math"/>
          </w:rPr>
          <m:t>μ)</m:t>
        </m:r>
      </m:oMath>
      <w:r w:rsidR="00234FE1">
        <w:t>, calibrated shape</w:t>
      </w:r>
      <w:r w:rsidR="00151ECC">
        <w:t xml:space="preserve"> (k)</w:t>
      </w:r>
      <w:r w:rsidR="00234FE1">
        <w:t xml:space="preserve">, </w:t>
      </w:r>
      <w:commentRangeEnd w:id="64"/>
      <w:r w:rsidR="00137CF1">
        <w:rPr>
          <w:rStyle w:val="CommentReference"/>
        </w:rPr>
        <w:commentReference w:id="64"/>
      </w:r>
      <w:commentRangeEnd w:id="65"/>
      <w:r w:rsidR="00E556B4">
        <w:rPr>
          <w:rStyle w:val="CommentReference"/>
        </w:rPr>
        <w:commentReference w:id="65"/>
      </w:r>
      <w:r w:rsidR="00234FE1">
        <w:t>and calculated scale</w:t>
      </w:r>
      <w:r w:rsidR="00151ECC">
        <w:t xml:space="preserve"> (lambda)</w:t>
      </w:r>
      <w:r w:rsidR="00234FE1">
        <w:t xml:space="preserve">. </w:t>
      </w:r>
    </w:p>
    <w:p w14:paraId="25144E72" w14:textId="227DE712" w:rsidR="00234FE1" w:rsidRDefault="00934778" w:rsidP="004752AF">
      <m:oMathPara>
        <m:oMath>
          <m:r>
            <w:rPr>
              <w:rFonts w:ascii="Cambria Math" w:hAnsi="Cambria Math"/>
            </w:rPr>
            <m:t xml:space="preserve">Lambda = </m:t>
          </m:r>
          <m:f>
            <m:fPr>
              <m:ctrlPr>
                <w:rPr>
                  <w:rFonts w:ascii="Cambria Math" w:hAnsi="Cambria Math"/>
                  <w:i/>
                </w:rPr>
              </m:ctrlPr>
            </m:fPr>
            <m:num>
              <m:r>
                <w:rPr>
                  <w:rFonts w:ascii="Cambria Math" w:hAnsi="Cambria Math"/>
                </w:rPr>
                <m:t>μ</m:t>
              </m:r>
            </m:num>
            <m:den>
              <m:r>
                <w:rPr>
                  <w:rFonts w:ascii="Cambria Math" w:hAnsi="Cambria Math"/>
                </w:rPr>
                <m:t xml:space="preserve">Gamma(1+ </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den>
          </m:f>
        </m:oMath>
      </m:oMathPara>
    </w:p>
    <w:p w14:paraId="557779F6" w14:textId="440E665C" w:rsidR="004E311D" w:rsidRDefault="00D95C17" w:rsidP="00D95C17">
      <w:r>
        <w:t xml:space="preserve">The mean time from cancer onset to the disease state will be </w:t>
      </w:r>
      <w:r w:rsidR="004A5409">
        <w:t xml:space="preserve">based on the </w:t>
      </w:r>
      <w:r w:rsidR="007D6A83">
        <w:t>median time</w:t>
      </w:r>
      <w:r>
        <w:t xml:space="preserve"> retrieved</w:t>
      </w:r>
      <w:r w:rsidR="004A5409">
        <w:t xml:space="preserve"> from the literature</w:t>
      </w:r>
      <w:r>
        <w:t xml:space="preserve"> </w:t>
      </w:r>
      <w:r w:rsidR="007D6A83">
        <w:t>based on the</w:t>
      </w:r>
      <w:r>
        <w:t xml:space="preserve"> clinical experts</w:t>
      </w:r>
      <w:r w:rsidR="00A74619">
        <w:t>’</w:t>
      </w:r>
      <w:r>
        <w:t xml:space="preserve"> elicitation </w:t>
      </w:r>
      <w:r w:rsidR="001D119E">
        <w:t>(i.e. assuming equality of the mean and the median)</w:t>
      </w:r>
      <w:r w:rsidR="00804071">
        <w:fldChar w:fldCharType="begin"/>
      </w:r>
      <w:r w:rsidR="00C7780A">
        <w:instrText xml:space="preserve"> ADDIN EN.CITE &lt;EndNote&gt;&lt;Cite&gt;&lt;Author&gt;Broder&lt;/Author&gt;&lt;Year&gt;2021&lt;/Year&gt;&lt;RecNum&gt;20&lt;/RecNum&gt;&lt;DisplayText&gt;&lt;style face="superscript"&gt;11&lt;/style&gt;&lt;/DisplayText&gt;&lt;record&gt;&lt;rec-number&gt;20&lt;/rec-number&gt;&lt;foreign-keys&gt;&lt;key app="EN" db-id="v9wz0a0x75vsr9e05ztvvv2bpwwars2x0dwa" timestamp="1643995044"&gt;20&lt;/key&gt;&lt;/foreign-keys&gt;&lt;ref-type name="Journal Article"&gt;17&lt;/ref-type&gt;&lt;contributors&gt;&lt;authors&gt;&lt;author&gt;Michael S. Broder&lt;/author&gt;&lt;author&gt;Sikander Ailawadhi&lt;/author&gt;&lt;author&gt;Himisha Beltran&lt;/author&gt;&lt;author&gt;L. Johnetta Blakely&lt;/author&gt;&lt;author&gt;George Thomas Budd&lt;/author&gt;&lt;author&gt;Laurie Carr&lt;/author&gt;&lt;author&gt;Michael Cecchini&lt;/author&gt;&lt;author&gt;Patrick Wayne Cobb&lt;/author&gt;&lt;author&gt;Sarah N. Gibbs&lt;/author&gt;&lt;author&gt;Anuraag Kansal&lt;/author&gt;&lt;author&gt;Ashley Kim&lt;/author&gt;&lt;author&gt;Bradley J. Monk&lt;/author&gt;&lt;author&gt;Lee S. Schwartzberg&lt;/author&gt;&lt;author&gt;Deborah J.L. Wong&lt;/author&gt;&lt;author&gt;Irina Yermilov&lt;/author&gt;&lt;/authors&gt;&lt;/contributors&gt;&lt;titles&gt;&lt;title&gt;Estimates of stage-specific preclinical sojourn time across 21 cancer types&lt;/title&gt;&lt;secondary-title&gt;Journal of Clinical Oncology&lt;/secondary-title&gt;&lt;/titles&gt;&lt;periodical&gt;&lt;full-title&gt;Journal of Clinical Oncology&lt;/full-title&gt;&lt;/periodical&gt;&lt;pages&gt;e18584-e18584&lt;/pages&gt;&lt;volume&gt;39&lt;/volume&gt;&lt;number&gt;15_suppl&lt;/number&gt;&lt;keywords&gt;&lt;keyword&gt;281-318-5774,283-3888,281-318-430,261-492-5651-5482-9130,283-237-2581-144,283-147,613-135-4642-282-153-212,5,4,4,3,3,3,2&lt;/keyword&gt;&lt;/keywords&gt;&lt;dates&gt;&lt;year&gt;2021&lt;/year&gt;&lt;/dates&gt;&lt;urls&gt;&lt;related-urls&gt;&lt;url&gt;https://ascopubs.org/doi/abs/10.1200/JCO.2021.39.15_suppl.e18584&lt;/url&gt;&lt;/related-urls&gt;&lt;/urls&gt;&lt;electronic-resource-num&gt;10.1200/JCO.2021.39.15_suppl.e18584&lt;/electronic-resource-num&gt;&lt;/record&gt;&lt;/Cite&gt;&lt;/EndNote&gt;</w:instrText>
      </w:r>
      <w:r w:rsidR="00804071">
        <w:fldChar w:fldCharType="separate"/>
      </w:r>
      <w:r w:rsidR="00C7780A" w:rsidRPr="00C7780A">
        <w:rPr>
          <w:noProof/>
          <w:vertAlign w:val="superscript"/>
        </w:rPr>
        <w:t>11</w:t>
      </w:r>
      <w:r w:rsidR="00804071">
        <w:fldChar w:fldCharType="end"/>
      </w:r>
      <w:r>
        <w:t xml:space="preserve">, Table </w:t>
      </w:r>
      <w:r w:rsidR="009F064A">
        <w:t>4</w:t>
      </w:r>
      <w:r>
        <w:t>.</w:t>
      </w:r>
      <w:r w:rsidR="009C5D71">
        <w:t xml:space="preserve"> </w:t>
      </w:r>
      <w:r w:rsidR="009F064A">
        <w:t xml:space="preserve">The abstract reporting the </w:t>
      </w:r>
      <w:r w:rsidR="00A44126">
        <w:t>time of progression between different stages</w:t>
      </w:r>
      <w:r w:rsidR="009F064A">
        <w:t xml:space="preserve"> across different cancers based on c</w:t>
      </w:r>
      <w:r w:rsidR="009F064A" w:rsidRPr="009F064A">
        <w:t>onsensus methodology (RAND/UCLA modified Delphi panel method)</w:t>
      </w:r>
      <w:r w:rsidR="009F064A">
        <w:t xml:space="preserve"> was the only source found to inform the progression of undiagnosed BC. </w:t>
      </w:r>
    </w:p>
    <w:p w14:paraId="2753C80D" w14:textId="43E715FD" w:rsidR="00D95C17" w:rsidRPr="00050CC9" w:rsidRDefault="00D95C17" w:rsidP="00B0627A">
      <w:pPr>
        <w:pStyle w:val="Heading4"/>
      </w:pPr>
      <w:r w:rsidRPr="00050CC9">
        <w:t>Table</w:t>
      </w:r>
      <w:r w:rsidR="005E0EDD" w:rsidRPr="00050CC9">
        <w:t xml:space="preserve"> 4:</w:t>
      </w:r>
      <w:r w:rsidRPr="00050CC9">
        <w:t xml:space="preserve"> </w:t>
      </w:r>
      <w:r w:rsidR="009F064A">
        <w:t>Median</w:t>
      </w:r>
      <w:r w:rsidRPr="00050CC9">
        <w:t xml:space="preserve"> time</w:t>
      </w:r>
      <w:r w:rsidR="000F7175" w:rsidRPr="00050CC9">
        <w:t xml:space="preserve"> of BC </w:t>
      </w:r>
      <w:r w:rsidR="00B9714D">
        <w:t>progression</w:t>
      </w:r>
      <w:r w:rsidR="00914BFF">
        <w:t xml:space="preserve"> reported by </w:t>
      </w:r>
      <w:r w:rsidR="00914BFF" w:rsidRPr="00914BFF">
        <w:t>Broder</w:t>
      </w:r>
      <w:r w:rsidR="00B0627A">
        <w:t xml:space="preserve"> et al</w:t>
      </w:r>
      <w:r w:rsidR="00914BFF">
        <w:t xml:space="preserve"> (</w:t>
      </w:r>
      <w:r w:rsidR="00914BFF" w:rsidRPr="00914BFF">
        <w:t>2021</w:t>
      </w:r>
      <w:r w:rsidR="00914BFF">
        <w:t>)</w:t>
      </w:r>
    </w:p>
    <w:tbl>
      <w:tblPr>
        <w:tblStyle w:val="PlainTable2"/>
        <w:tblW w:w="5000" w:type="pct"/>
        <w:tblLook w:val="04A0" w:firstRow="1" w:lastRow="0" w:firstColumn="1" w:lastColumn="0" w:noHBand="0" w:noVBand="1"/>
      </w:tblPr>
      <w:tblGrid>
        <w:gridCol w:w="6663"/>
        <w:gridCol w:w="478"/>
        <w:gridCol w:w="1885"/>
      </w:tblGrid>
      <w:tr w:rsidR="00D95C17" w:rsidRPr="00100F63" w14:paraId="37CD41EF" w14:textId="77777777" w:rsidTr="00100F63">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3691" w:type="pct"/>
          </w:tcPr>
          <w:p w14:paraId="65077BE8" w14:textId="1446CCBE" w:rsidR="00D95C17" w:rsidRPr="00100F63" w:rsidRDefault="00914BFF" w:rsidP="00D95C17">
            <w:pPr>
              <w:spacing w:line="259" w:lineRule="auto"/>
              <w:rPr>
                <w:iCs/>
                <w:sz w:val="18"/>
                <w:szCs w:val="18"/>
              </w:rPr>
            </w:pPr>
            <w:r w:rsidRPr="00100F63">
              <w:rPr>
                <w:iCs/>
                <w:sz w:val="18"/>
                <w:szCs w:val="18"/>
              </w:rPr>
              <w:t xml:space="preserve">Median </w:t>
            </w:r>
            <w:r w:rsidR="00D95C17" w:rsidRPr="00100F63">
              <w:rPr>
                <w:iCs/>
                <w:sz w:val="18"/>
                <w:szCs w:val="18"/>
              </w:rPr>
              <w:t xml:space="preserve">time of BC </w:t>
            </w:r>
            <w:r w:rsidR="00481F4F" w:rsidRPr="00100F63">
              <w:rPr>
                <w:iCs/>
                <w:sz w:val="18"/>
                <w:szCs w:val="18"/>
              </w:rPr>
              <w:t>progression:</w:t>
            </w:r>
          </w:p>
        </w:tc>
        <w:tc>
          <w:tcPr>
            <w:tcW w:w="1309" w:type="pct"/>
            <w:gridSpan w:val="2"/>
            <w:noWrap/>
          </w:tcPr>
          <w:p w14:paraId="2B0D4999" w14:textId="51FBB25C" w:rsidR="00D95C17" w:rsidRPr="00100F63" w:rsidRDefault="00914BFF" w:rsidP="00D95C17">
            <w:pPr>
              <w:spacing w:line="259" w:lineRule="auto"/>
              <w:cnfStyle w:val="100000000000" w:firstRow="1" w:lastRow="0" w:firstColumn="0" w:lastColumn="0" w:oddVBand="0" w:evenVBand="0" w:oddHBand="0" w:evenHBand="0" w:firstRowFirstColumn="0" w:firstRowLastColumn="0" w:lastRowFirstColumn="0" w:lastRowLastColumn="0"/>
              <w:rPr>
                <w:iCs/>
                <w:sz w:val="18"/>
                <w:szCs w:val="18"/>
              </w:rPr>
            </w:pPr>
            <w:r w:rsidRPr="00100F63">
              <w:rPr>
                <w:iCs/>
                <w:sz w:val="18"/>
                <w:szCs w:val="18"/>
              </w:rPr>
              <w:t>Median</w:t>
            </w:r>
            <w:r w:rsidR="00D95C17" w:rsidRPr="00100F63">
              <w:rPr>
                <w:iCs/>
                <w:sz w:val="18"/>
                <w:szCs w:val="18"/>
              </w:rPr>
              <w:t xml:space="preserve"> and </w:t>
            </w:r>
            <w:r w:rsidR="001901C1" w:rsidRPr="00100F63">
              <w:rPr>
                <w:iCs/>
                <w:sz w:val="18"/>
                <w:szCs w:val="18"/>
              </w:rPr>
              <w:t>range</w:t>
            </w:r>
          </w:p>
        </w:tc>
      </w:tr>
      <w:tr w:rsidR="00D95C17" w:rsidRPr="00100F63" w14:paraId="5623947D" w14:textId="77777777" w:rsidTr="00100F63">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3956" w:type="pct"/>
            <w:gridSpan w:val="2"/>
            <w:hideMark/>
          </w:tcPr>
          <w:p w14:paraId="099D5B79" w14:textId="057CCB5F" w:rsidR="00D95C17" w:rsidRPr="00100F63" w:rsidRDefault="009F064A" w:rsidP="00D95C17">
            <w:pPr>
              <w:spacing w:line="259" w:lineRule="auto"/>
              <w:rPr>
                <w:b w:val="0"/>
                <w:bCs w:val="0"/>
                <w:iCs/>
                <w:sz w:val="18"/>
                <w:szCs w:val="18"/>
              </w:rPr>
            </w:pPr>
            <w:r w:rsidRPr="00100F63">
              <w:rPr>
                <w:b w:val="0"/>
                <w:bCs w:val="0"/>
                <w:iCs/>
                <w:sz w:val="18"/>
                <w:szCs w:val="18"/>
              </w:rPr>
              <w:t>Stage I</w:t>
            </w:r>
            <w:r w:rsidR="00B9714D" w:rsidRPr="00100F63">
              <w:rPr>
                <w:b w:val="0"/>
                <w:bCs w:val="0"/>
                <w:iCs/>
                <w:sz w:val="18"/>
                <w:szCs w:val="18"/>
              </w:rPr>
              <w:t xml:space="preserve"> to Stage II</w:t>
            </w:r>
          </w:p>
        </w:tc>
        <w:tc>
          <w:tcPr>
            <w:tcW w:w="1044" w:type="pct"/>
            <w:noWrap/>
            <w:hideMark/>
          </w:tcPr>
          <w:p w14:paraId="28455581" w14:textId="3D9EFDC8" w:rsidR="00D95C17" w:rsidRPr="00100F63" w:rsidRDefault="00D95C17" w:rsidP="00D95C17">
            <w:pPr>
              <w:spacing w:line="259" w:lineRule="auto"/>
              <w:cnfStyle w:val="000000100000" w:firstRow="0" w:lastRow="0" w:firstColumn="0" w:lastColumn="0" w:oddVBand="0" w:evenVBand="0" w:oddHBand="1" w:evenHBand="0" w:firstRowFirstColumn="0" w:firstRowLastColumn="0" w:lastRowFirstColumn="0" w:lastRowLastColumn="0"/>
              <w:rPr>
                <w:iCs/>
                <w:sz w:val="18"/>
                <w:szCs w:val="18"/>
              </w:rPr>
            </w:pPr>
            <w:r w:rsidRPr="00100F63">
              <w:rPr>
                <w:iCs/>
                <w:sz w:val="18"/>
                <w:szCs w:val="18"/>
              </w:rPr>
              <w:t>3 (1-7)</w:t>
            </w:r>
          </w:p>
        </w:tc>
      </w:tr>
      <w:tr w:rsidR="00D95C17" w:rsidRPr="00100F63" w14:paraId="5D6D83F5" w14:textId="77777777" w:rsidTr="00100F63">
        <w:trPr>
          <w:trHeight w:val="279"/>
        </w:trPr>
        <w:tc>
          <w:tcPr>
            <w:cnfStyle w:val="001000000000" w:firstRow="0" w:lastRow="0" w:firstColumn="1" w:lastColumn="0" w:oddVBand="0" w:evenVBand="0" w:oddHBand="0" w:evenHBand="0" w:firstRowFirstColumn="0" w:firstRowLastColumn="0" w:lastRowFirstColumn="0" w:lastRowLastColumn="0"/>
            <w:tcW w:w="3956" w:type="pct"/>
            <w:gridSpan w:val="2"/>
            <w:hideMark/>
          </w:tcPr>
          <w:p w14:paraId="2E04502F" w14:textId="553146B5" w:rsidR="00D95C17" w:rsidRPr="00100F63" w:rsidRDefault="009F064A" w:rsidP="00D95C17">
            <w:pPr>
              <w:spacing w:line="259" w:lineRule="auto"/>
              <w:rPr>
                <w:b w:val="0"/>
                <w:bCs w:val="0"/>
                <w:iCs/>
                <w:sz w:val="18"/>
                <w:szCs w:val="18"/>
              </w:rPr>
            </w:pPr>
            <w:r w:rsidRPr="00100F63">
              <w:rPr>
                <w:b w:val="0"/>
                <w:bCs w:val="0"/>
                <w:iCs/>
                <w:sz w:val="18"/>
                <w:szCs w:val="18"/>
              </w:rPr>
              <w:t>Stage II</w:t>
            </w:r>
            <w:r w:rsidR="00B9714D" w:rsidRPr="00100F63">
              <w:rPr>
                <w:b w:val="0"/>
                <w:bCs w:val="0"/>
                <w:iCs/>
                <w:sz w:val="18"/>
                <w:szCs w:val="18"/>
              </w:rPr>
              <w:t xml:space="preserve"> to Stage III</w:t>
            </w:r>
          </w:p>
        </w:tc>
        <w:tc>
          <w:tcPr>
            <w:tcW w:w="1044" w:type="pct"/>
            <w:noWrap/>
            <w:hideMark/>
          </w:tcPr>
          <w:p w14:paraId="649AD35A" w14:textId="4D949612" w:rsidR="00D95C17" w:rsidRPr="00100F63" w:rsidRDefault="00DF4D07" w:rsidP="00D95C17">
            <w:pPr>
              <w:spacing w:line="259" w:lineRule="auto"/>
              <w:cnfStyle w:val="000000000000" w:firstRow="0" w:lastRow="0" w:firstColumn="0" w:lastColumn="0" w:oddVBand="0" w:evenVBand="0" w:oddHBand="0" w:evenHBand="0" w:firstRowFirstColumn="0" w:firstRowLastColumn="0" w:lastRowFirstColumn="0" w:lastRowLastColumn="0"/>
              <w:rPr>
                <w:iCs/>
                <w:sz w:val="18"/>
                <w:szCs w:val="18"/>
              </w:rPr>
            </w:pPr>
            <w:r w:rsidRPr="00100F63">
              <w:rPr>
                <w:iCs/>
                <w:sz w:val="18"/>
                <w:szCs w:val="18"/>
              </w:rPr>
              <w:t>2</w:t>
            </w:r>
            <w:r w:rsidR="00D95C17" w:rsidRPr="00100F63">
              <w:rPr>
                <w:iCs/>
                <w:sz w:val="18"/>
                <w:szCs w:val="18"/>
              </w:rPr>
              <w:t xml:space="preserve"> (</w:t>
            </w:r>
            <w:r w:rsidRPr="00100F63">
              <w:rPr>
                <w:iCs/>
                <w:sz w:val="18"/>
                <w:szCs w:val="18"/>
              </w:rPr>
              <w:t>1</w:t>
            </w:r>
            <w:r w:rsidR="00D95C17" w:rsidRPr="00100F63">
              <w:rPr>
                <w:iCs/>
                <w:sz w:val="18"/>
                <w:szCs w:val="18"/>
              </w:rPr>
              <w:t>-</w:t>
            </w:r>
            <w:r w:rsidRPr="00100F63">
              <w:rPr>
                <w:iCs/>
                <w:sz w:val="18"/>
                <w:szCs w:val="18"/>
              </w:rPr>
              <w:t>5</w:t>
            </w:r>
            <w:r w:rsidR="00D95C17" w:rsidRPr="00100F63">
              <w:rPr>
                <w:iCs/>
                <w:sz w:val="18"/>
                <w:szCs w:val="18"/>
              </w:rPr>
              <w:t>)</w:t>
            </w:r>
          </w:p>
        </w:tc>
      </w:tr>
      <w:tr w:rsidR="00D95C17" w:rsidRPr="00100F63" w14:paraId="777F3BFB" w14:textId="77777777" w:rsidTr="00100F63">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956" w:type="pct"/>
            <w:gridSpan w:val="2"/>
            <w:hideMark/>
          </w:tcPr>
          <w:p w14:paraId="4D6C4823" w14:textId="726120D6" w:rsidR="00D95C17" w:rsidRPr="00100F63" w:rsidRDefault="009F064A" w:rsidP="00D95C17">
            <w:pPr>
              <w:spacing w:line="259" w:lineRule="auto"/>
              <w:rPr>
                <w:b w:val="0"/>
                <w:bCs w:val="0"/>
                <w:iCs/>
                <w:sz w:val="18"/>
                <w:szCs w:val="18"/>
              </w:rPr>
            </w:pPr>
            <w:r w:rsidRPr="00100F63">
              <w:rPr>
                <w:b w:val="0"/>
                <w:bCs w:val="0"/>
                <w:iCs/>
                <w:sz w:val="18"/>
                <w:szCs w:val="18"/>
              </w:rPr>
              <w:t>Stage III</w:t>
            </w:r>
            <w:r w:rsidR="00B9714D" w:rsidRPr="00100F63">
              <w:rPr>
                <w:b w:val="0"/>
                <w:bCs w:val="0"/>
                <w:iCs/>
                <w:sz w:val="18"/>
                <w:szCs w:val="18"/>
              </w:rPr>
              <w:t xml:space="preserve"> to Stage IV</w:t>
            </w:r>
          </w:p>
        </w:tc>
        <w:tc>
          <w:tcPr>
            <w:tcW w:w="1044" w:type="pct"/>
            <w:noWrap/>
            <w:hideMark/>
          </w:tcPr>
          <w:p w14:paraId="13DE9459" w14:textId="4EEA55EF" w:rsidR="00D95C17" w:rsidRPr="00100F63" w:rsidRDefault="00DF4D07" w:rsidP="00D95C17">
            <w:pPr>
              <w:spacing w:line="259" w:lineRule="auto"/>
              <w:cnfStyle w:val="000000100000" w:firstRow="0" w:lastRow="0" w:firstColumn="0" w:lastColumn="0" w:oddVBand="0" w:evenVBand="0" w:oddHBand="1" w:evenHBand="0" w:firstRowFirstColumn="0" w:firstRowLastColumn="0" w:lastRowFirstColumn="0" w:lastRowLastColumn="0"/>
              <w:rPr>
                <w:iCs/>
                <w:sz w:val="18"/>
                <w:szCs w:val="18"/>
              </w:rPr>
            </w:pPr>
            <w:r w:rsidRPr="00100F63">
              <w:rPr>
                <w:iCs/>
                <w:sz w:val="18"/>
                <w:szCs w:val="18"/>
              </w:rPr>
              <w:t>&lt;1</w:t>
            </w:r>
            <w:r w:rsidR="00D95C17" w:rsidRPr="00100F63">
              <w:rPr>
                <w:iCs/>
                <w:sz w:val="18"/>
                <w:szCs w:val="18"/>
              </w:rPr>
              <w:t>(</w:t>
            </w:r>
            <w:r w:rsidRPr="00100F63">
              <w:rPr>
                <w:iCs/>
                <w:sz w:val="18"/>
                <w:szCs w:val="18"/>
              </w:rPr>
              <w:t>&lt;1</w:t>
            </w:r>
            <w:r w:rsidR="00D95C17" w:rsidRPr="00100F63">
              <w:rPr>
                <w:iCs/>
                <w:sz w:val="18"/>
                <w:szCs w:val="18"/>
              </w:rPr>
              <w:t>-</w:t>
            </w:r>
            <w:r w:rsidRPr="00100F63">
              <w:rPr>
                <w:iCs/>
                <w:sz w:val="18"/>
                <w:szCs w:val="18"/>
              </w:rPr>
              <w:t>4</w:t>
            </w:r>
            <w:r w:rsidR="00D95C17" w:rsidRPr="00100F63">
              <w:rPr>
                <w:iCs/>
                <w:sz w:val="18"/>
                <w:szCs w:val="18"/>
              </w:rPr>
              <w:t>)</w:t>
            </w:r>
          </w:p>
        </w:tc>
      </w:tr>
    </w:tbl>
    <w:p w14:paraId="136261C3" w14:textId="6BACD11D" w:rsidR="00D7505B" w:rsidRDefault="00D7505B" w:rsidP="007D6A83">
      <w:pPr>
        <w:rPr>
          <w:i/>
        </w:rPr>
      </w:pPr>
    </w:p>
    <w:p w14:paraId="1C973D9D" w14:textId="77777777" w:rsidR="00BE6D7C" w:rsidRDefault="00BE6D7C" w:rsidP="00BE6D7C">
      <w:pPr>
        <w:pStyle w:val="Heading2"/>
      </w:pPr>
      <w:r>
        <w:t>Recurrence</w:t>
      </w:r>
    </w:p>
    <w:p w14:paraId="5FDF4117" w14:textId="4064D1EC" w:rsidR="00BE6D7C" w:rsidRDefault="00507BDD" w:rsidP="00BE6D7C">
      <w:r w:rsidRPr="00C06928">
        <w:t>According to the same study</w:t>
      </w:r>
      <w:r>
        <w:t xml:space="preserve"> and the clinical experts, low </w:t>
      </w:r>
      <w:r w:rsidR="002047EF">
        <w:t>risk</w:t>
      </w:r>
      <w:r>
        <w:t xml:space="preserve"> BC has a high recurrence rate</w:t>
      </w:r>
      <w:commentRangeStart w:id="66"/>
      <w:commentRangeStart w:id="67"/>
      <w:r>
        <w:t xml:space="preserve">. </w:t>
      </w:r>
      <w:r w:rsidRPr="00C06928">
        <w:t xml:space="preserve"> Linton et al (2013)</w:t>
      </w:r>
      <w:r>
        <w:t xml:space="preserve"> informed that </w:t>
      </w:r>
      <w:commentRangeEnd w:id="66"/>
      <w:r w:rsidR="00137CF1">
        <w:rPr>
          <w:rStyle w:val="CommentReference"/>
        </w:rPr>
        <w:commentReference w:id="66"/>
      </w:r>
      <w:commentRangeEnd w:id="67"/>
      <w:r w:rsidR="00E556B4">
        <w:rPr>
          <w:rStyle w:val="CommentReference"/>
        </w:rPr>
        <w:commentReference w:id="67"/>
      </w:r>
      <w:r>
        <w:t xml:space="preserve">during 13.5 months of the follow up </w:t>
      </w:r>
      <w:r w:rsidRPr="00C06928">
        <w:t xml:space="preserve">28.5%, 95% CI(25.3–31.9) </w:t>
      </w:r>
      <w:r>
        <w:t xml:space="preserve">patients had a recurrence </w:t>
      </w:r>
      <w:r w:rsidRPr="00C0623A">
        <w:t>of low risk cancer</w:t>
      </w:r>
      <w:r w:rsidR="00C0623A">
        <w:fldChar w:fldCharType="begin"/>
      </w:r>
      <w:r w:rsidR="00C0623A">
        <w:instrText xml:space="preserve"> ADDIN EN.CITE &lt;EndNote&gt;&lt;Cite&gt;&lt;Author&gt;Linton&lt;/Author&gt;&lt;Year&gt;2013&lt;/Year&gt;&lt;RecNum&gt;119&lt;/RecNum&gt;&lt;DisplayText&gt;&lt;style face="superscript"&gt;12&lt;/style&gt;&lt;/DisplayText&gt;&lt;record&gt;&lt;rec-number&gt;119&lt;/rec-number&gt;&lt;foreign-keys&gt;&lt;key app="EN" db-id="v9wz0a0x75vsr9e05ztvvv2bpwwars2x0dwa" timestamp="1681987657"&gt;119&lt;/key&gt;&lt;/foreign-keys&gt;&lt;ref-type name="Journal Article"&gt;17&lt;/ref-type&gt;&lt;contributors&gt;&lt;authors&gt;&lt;author&gt;Linton, K. D.&lt;/author&gt;&lt;author&gt;Rosario, D. J.&lt;/author&gt;&lt;author&gt;Thomas, F.&lt;/author&gt;&lt;author&gt;Rubin, N.&lt;/author&gt;&lt;author&gt;Goepel, J. R.&lt;/author&gt;&lt;author&gt;Abbod, M. F.&lt;/author&gt;&lt;author&gt;Catto, J. W.&lt;/author&gt;&lt;/authors&gt;&lt;/contributors&gt;&lt;auth-address&gt;Academic Urology Unit and Institute for Cancer Studies, University of Sheffield, Sheffield, United Kingdom.&lt;/auth-address&gt;&lt;titles&gt;&lt;title&gt;Disease specific mortality in patients with low risk bladder cancer and the impact of cystoscopic surveillance&lt;/title&gt;&lt;secondary-title&gt;J Urol&lt;/secondary-title&gt;&lt;/titles&gt;&lt;periodical&gt;&lt;full-title&gt;J Urol&lt;/full-title&gt;&lt;/periodical&gt;&lt;pages&gt;828-33&lt;/pages&gt;&lt;volume&gt;189&lt;/volume&gt;&lt;number&gt;3&lt;/number&gt;&lt;edition&gt;2012/09/29&lt;/edition&gt;&lt;keywords&gt;&lt;keyword&gt;Aged&lt;/keyword&gt;&lt;keyword&gt;Carcinoma, Transitional Cell/diagnosis/*mortality/surgery&lt;/keyword&gt;&lt;keyword&gt;*Cystectomy&lt;/keyword&gt;&lt;keyword&gt;Cystoscopy/*methods&lt;/keyword&gt;&lt;keyword&gt;Disease Progression&lt;/keyword&gt;&lt;keyword&gt;Female&lt;/keyword&gt;&lt;keyword&gt;Follow-Up Studies&lt;/keyword&gt;&lt;keyword&gt;Humans&lt;/keyword&gt;&lt;keyword&gt;Male&lt;/keyword&gt;&lt;keyword&gt;*Registries&lt;/keyword&gt;&lt;keyword&gt;Retrospective Studies&lt;/keyword&gt;&lt;keyword&gt;Risk Factors&lt;/keyword&gt;&lt;keyword&gt;Survival Rate/trends&lt;/keyword&gt;&lt;keyword&gt;United Kingdom/epidemiology&lt;/keyword&gt;&lt;keyword&gt;Urinary Bladder Neoplasms/diagnosis/*mortality/surgery&lt;/keyword&gt;&lt;/keywords&gt;&lt;dates&gt;&lt;year&gt;2013&lt;/year&gt;&lt;pub-dates&gt;&lt;date&gt;Mar&lt;/date&gt;&lt;/pub-dates&gt;&lt;/dates&gt;&lt;isbn&gt;0022-5347&lt;/isbn&gt;&lt;accession-num&gt;23017513&lt;/accession-num&gt;&lt;urls&gt;&lt;/urls&gt;&lt;electronic-resource-num&gt;10.1016/j.juro.2012.09.084&lt;/electronic-resource-num&gt;&lt;remote-database-provider&gt;NLM&lt;/remote-database-provider&gt;&lt;language&gt;eng&lt;/language&gt;&lt;/record&gt;&lt;/Cite&gt;&lt;/EndNote&gt;</w:instrText>
      </w:r>
      <w:r w:rsidR="00C0623A">
        <w:fldChar w:fldCharType="separate"/>
      </w:r>
      <w:r w:rsidR="00C0623A" w:rsidRPr="00C0623A">
        <w:rPr>
          <w:noProof/>
          <w:vertAlign w:val="superscript"/>
        </w:rPr>
        <w:t>12</w:t>
      </w:r>
      <w:r w:rsidR="00C0623A">
        <w:fldChar w:fldCharType="end"/>
      </w:r>
      <w:r w:rsidRPr="00C0623A">
        <w:t xml:space="preserve">. </w:t>
      </w:r>
      <w:r w:rsidR="00BE6D7C" w:rsidRPr="00C0623A">
        <w:t>In the BOXIT trial</w:t>
      </w:r>
      <w:r w:rsidR="00C0623A">
        <w:fldChar w:fldCharType="begin"/>
      </w:r>
      <w:r w:rsidR="00C0623A">
        <w:instrText xml:space="preserve"> ADDIN EN.CITE &lt;EndNote&gt;&lt;Cite&gt;&lt;Author&gt;Cox&lt;/Author&gt;&lt;Year&gt;2020&lt;/Year&gt;&lt;RecNum&gt;121&lt;/RecNum&gt;&lt;DisplayText&gt;&lt;style face="superscript"&gt;13&lt;/style&gt;&lt;/DisplayText&gt;&lt;record&gt;&lt;rec-number&gt;121&lt;/rec-number&gt;&lt;foreign-keys&gt;&lt;key app="EN" db-id="v9wz0a0x75vsr9e05ztvvv2bpwwars2x0dwa" timestamp="1681987755"&gt;121&lt;/key&gt;&lt;/foreign-keys&gt;&lt;ref-type name="Journal Article"&gt;17&lt;/ref-type&gt;&lt;contributors&gt;&lt;authors&gt;&lt;author&gt;Cox, Edward&lt;/author&gt;&lt;author&gt;Saramago, Pedro&lt;/author&gt;&lt;author&gt;Kelly, John&lt;/author&gt;&lt;author&gt;Porta, Nuria&lt;/author&gt;&lt;author&gt;Hall, Emma&lt;/author&gt;&lt;author&gt;Tan, Wei Shen&lt;/author&gt;&lt;author&gt;Sculpher, Mark&lt;/author&gt;&lt;author&gt;Soares, Marta&lt;/author&gt;&lt;/authors&gt;&lt;/contributors&gt;&lt;titles&gt;&lt;title&gt;Effects of Bladder Cancer on UK Healthcare Costs and Patient Health-Related Quality of Life: Evidence From the BOXIT Trial&lt;/title&gt;&lt;secondary-title&gt;Clinical Genitourinary Cancer&lt;/secondary-title&gt;&lt;/titles&gt;&lt;periodical&gt;&lt;full-title&gt;Clinical Genitourinary Cancer&lt;/full-title&gt;&lt;/periodical&gt;&lt;pages&gt;e418-e442&lt;/pages&gt;&lt;volume&gt;18&lt;/volume&gt;&lt;number&gt;4&lt;/number&gt;&lt;keywords&gt;&lt;keyword&gt;Cost&lt;/keyword&gt;&lt;keyword&gt;HRQoL&lt;/keyword&gt;&lt;keyword&gt;NMIBC&lt;/keyword&gt;&lt;keyword&gt;RCT&lt;/keyword&gt;&lt;keyword&gt;QALY&lt;/keyword&gt;&lt;/keywords&gt;&lt;dates&gt;&lt;year&gt;2020&lt;/year&gt;&lt;pub-dates&gt;&lt;date&gt;2020/08/01/&lt;/date&gt;&lt;/pub-dates&gt;&lt;/dates&gt;&lt;isbn&gt;1558-7673&lt;/isbn&gt;&lt;urls&gt;&lt;related-urls&gt;&lt;url&gt;https://www.sciencedirect.com/science/article/pii/S1558767319303775&lt;/url&gt;&lt;/related-urls&gt;&lt;/urls&gt;&lt;electronic-resource-num&gt;https://doi.org/10.1016/j.clgc.2019.12.004&lt;/electronic-resource-num&gt;&lt;/record&gt;&lt;/Cite&gt;&lt;/EndNote&gt;</w:instrText>
      </w:r>
      <w:r w:rsidR="00C0623A">
        <w:fldChar w:fldCharType="separate"/>
      </w:r>
      <w:r w:rsidR="00C0623A" w:rsidRPr="00C0623A">
        <w:rPr>
          <w:noProof/>
          <w:vertAlign w:val="superscript"/>
        </w:rPr>
        <w:t>13</w:t>
      </w:r>
      <w:r w:rsidR="00C0623A">
        <w:fldChar w:fldCharType="end"/>
      </w:r>
      <w:r w:rsidR="00BE6D7C" w:rsidRPr="00C0623A">
        <w:t xml:space="preserve"> the recurrence rate of NMIBC was &gt; 8 times more common than was progression to MIBC. Linton et al (2013)</w:t>
      </w:r>
      <w:r w:rsidR="00C0623A" w:rsidRPr="00C0623A">
        <w:fldChar w:fldCharType="begin"/>
      </w:r>
      <w:r w:rsidR="00C0623A" w:rsidRPr="00C0623A">
        <w:instrText xml:space="preserve"> ADDIN EN.CITE &lt;EndNote&gt;&lt;Cite&gt;&lt;Author&gt;Linton&lt;/Author&gt;&lt;Year&gt;2013&lt;/Year&gt;&lt;RecNum&gt;119&lt;/RecNum&gt;&lt;DisplayText&gt;&lt;style face="superscript"&gt;12&lt;/style&gt;&lt;/DisplayText&gt;&lt;record&gt;&lt;rec-number&gt;119&lt;/rec-number&gt;&lt;foreign-keys&gt;&lt;key app="EN" db-id="v9wz0a0x75vsr9e05ztvvv2bpwwars2x0dwa" timestamp="1681987657"&gt;119&lt;/key&gt;&lt;/foreign-keys&gt;&lt;ref-type name="Journal Article"&gt;17&lt;/ref-type&gt;&lt;contributors&gt;&lt;authors&gt;&lt;author&gt;Linton, K. D.&lt;/author&gt;&lt;author&gt;Rosario, D. J.&lt;/author&gt;&lt;author&gt;Thomas, F.&lt;/author&gt;&lt;author&gt;Rubin, N.&lt;/author&gt;&lt;author&gt;Goepel, J. R.&lt;/author&gt;&lt;author&gt;Abbod, M. F.&lt;/author&gt;&lt;author&gt;Catto, J. W.&lt;/author&gt;&lt;/authors&gt;&lt;/contributors&gt;&lt;auth-address&gt;Academic Urology Unit and Institute for Cancer Studies, University of Sheffield, Sheffield, United Kingdom.&lt;/auth-address&gt;&lt;titles&gt;&lt;title&gt;Disease specific mortality in patients with low risk bladder cancer and the impact of cystoscopic surveillance&lt;/title&gt;&lt;secondary-title&gt;J Urol&lt;/secondary-title&gt;&lt;/titles&gt;&lt;periodical&gt;&lt;full-title&gt;J Urol&lt;/full-title&gt;&lt;/periodical&gt;&lt;pages&gt;828-33&lt;/pages&gt;&lt;volume&gt;189&lt;/volume&gt;&lt;number&gt;3&lt;/number&gt;&lt;edition&gt;2012/09/29&lt;/edition&gt;&lt;keywords&gt;&lt;keyword&gt;Aged&lt;/keyword&gt;&lt;keyword&gt;Carcinoma, Transitional Cell/diagnosis/*mortality/surgery&lt;/keyword&gt;&lt;keyword&gt;*Cystectomy&lt;/keyword&gt;&lt;keyword&gt;Cystoscopy/*methods&lt;/keyword&gt;&lt;keyword&gt;Disease Progression&lt;/keyword&gt;&lt;keyword&gt;Female&lt;/keyword&gt;&lt;keyword&gt;Follow-Up Studies&lt;/keyword&gt;&lt;keyword&gt;Humans&lt;/keyword&gt;&lt;keyword&gt;Male&lt;/keyword&gt;&lt;keyword&gt;*Registries&lt;/keyword&gt;&lt;keyword&gt;Retrospective Studies&lt;/keyword&gt;&lt;keyword&gt;Risk Factors&lt;/keyword&gt;&lt;keyword&gt;Survival Rate/trends&lt;/keyword&gt;&lt;keyword&gt;United Kingdom/epidemiology&lt;/keyword&gt;&lt;keyword&gt;Urinary Bladder Neoplasms/diagnosis/*mortality/surgery&lt;/keyword&gt;&lt;/keywords&gt;&lt;dates&gt;&lt;year&gt;2013&lt;/year&gt;&lt;pub-dates&gt;&lt;date&gt;Mar&lt;/date&gt;&lt;/pub-dates&gt;&lt;/dates&gt;&lt;isbn&gt;0022-5347&lt;/isbn&gt;&lt;accession-num&gt;23017513&lt;/accession-num&gt;&lt;urls&gt;&lt;/urls&gt;&lt;electronic-resource-num&gt;10.1016/j.juro.2012.09.084&lt;/electronic-resource-num&gt;&lt;remote-database-provider&gt;NLM&lt;/remote-database-provider&gt;&lt;language&gt;eng&lt;/language&gt;&lt;/record&gt;&lt;/Cite&gt;&lt;/EndNote&gt;</w:instrText>
      </w:r>
      <w:r w:rsidR="00C0623A" w:rsidRPr="00C0623A">
        <w:fldChar w:fldCharType="separate"/>
      </w:r>
      <w:r w:rsidR="00C0623A" w:rsidRPr="00C0623A">
        <w:rPr>
          <w:noProof/>
          <w:vertAlign w:val="superscript"/>
        </w:rPr>
        <w:t>12</w:t>
      </w:r>
      <w:r w:rsidR="00C0623A" w:rsidRPr="00C0623A">
        <w:fldChar w:fldCharType="end"/>
      </w:r>
      <w:r w:rsidR="00BE6D7C" w:rsidRPr="00C0623A">
        <w:t xml:space="preserve"> </w:t>
      </w:r>
      <w:r w:rsidR="00C0623A">
        <w:t xml:space="preserve">also </w:t>
      </w:r>
      <w:r w:rsidR="00BE6D7C" w:rsidRPr="00C0623A">
        <w:t xml:space="preserve">report that the probability of developing recurrence with low-risk BC was 0.285 with 13 months of the follow up. </w:t>
      </w:r>
      <w:r w:rsidR="007A2C10">
        <w:t>In the base-case model</w:t>
      </w:r>
      <w:r w:rsidR="00B866F6">
        <w:t xml:space="preserve"> </w:t>
      </w:r>
      <w:r w:rsidR="007A2C10">
        <w:t xml:space="preserve">the cancer recurrence is not modelled since the incidence reflects only the primary cancers. </w:t>
      </w:r>
    </w:p>
    <w:p w14:paraId="6FB212C6" w14:textId="27EFE206" w:rsidR="00507BDD" w:rsidRPr="00EC0E66" w:rsidRDefault="00507BDD" w:rsidP="00BE6D7C">
      <w:pPr>
        <w:rPr>
          <w:iCs/>
        </w:rPr>
      </w:pPr>
      <w:r>
        <w:t xml:space="preserve">The scenario analysis will consider additional costs and utility decrements related to recurrence of </w:t>
      </w:r>
      <w:r w:rsidR="002047EF">
        <w:t>low-risk BC</w:t>
      </w:r>
      <w:r>
        <w:t xml:space="preserve"> when screening is modelled, since screening is going to identify cancers that are not going to progress to </w:t>
      </w:r>
      <w:r w:rsidR="002047EF">
        <w:t>high-risk BC</w:t>
      </w:r>
      <w:r>
        <w:t>. Thus, the annual probability of recurrence will be used as a direct parameter in the model (0.285 (0.253-0.319))</w:t>
      </w:r>
      <w:r w:rsidR="00C0623A">
        <w:fldChar w:fldCharType="begin"/>
      </w:r>
      <w:r w:rsidR="00C0623A">
        <w:instrText xml:space="preserve"> ADDIN EN.CITE &lt;EndNote&gt;&lt;Cite&gt;&lt;Author&gt;Linton&lt;/Author&gt;&lt;Year&gt;2013&lt;/Year&gt;&lt;RecNum&gt;119&lt;/RecNum&gt;&lt;DisplayText&gt;&lt;style face="superscript"&gt;12&lt;/style&gt;&lt;/DisplayText&gt;&lt;record&gt;&lt;rec-number&gt;119&lt;/rec-number&gt;&lt;foreign-keys&gt;&lt;key app="EN" db-id="v9wz0a0x75vsr9e05ztvvv2bpwwars2x0dwa" timestamp="1681987657"&gt;119&lt;/key&gt;&lt;/foreign-keys&gt;&lt;ref-type name="Journal Article"&gt;17&lt;/ref-type&gt;&lt;contributors&gt;&lt;authors&gt;&lt;author&gt;Linton, K. D.&lt;/author&gt;&lt;author&gt;Rosario, D. J.&lt;/author&gt;&lt;author&gt;Thomas, F.&lt;/author&gt;&lt;author&gt;Rubin, N.&lt;/author&gt;&lt;author&gt;Goepel, J. R.&lt;/author&gt;&lt;author&gt;Abbod, M. F.&lt;/author&gt;&lt;author&gt;Catto, J. W.&lt;/author&gt;&lt;/authors&gt;&lt;/contributors&gt;&lt;auth-address&gt;Academic Urology Unit and Institute for Cancer Studies, University of Sheffield, Sheffield, United Kingdom.&lt;/auth-address&gt;&lt;titles&gt;&lt;title&gt;Disease specific mortality in patients with low risk bladder cancer and the impact of cystoscopic surveillance&lt;/title&gt;&lt;secondary-title&gt;J Urol&lt;/secondary-title&gt;&lt;/titles&gt;&lt;periodical&gt;&lt;full-title&gt;J Urol&lt;/full-title&gt;&lt;/periodical&gt;&lt;pages&gt;828-33&lt;/pages&gt;&lt;volume&gt;189&lt;/volume&gt;&lt;number&gt;3&lt;/number&gt;&lt;edition&gt;2012/09/29&lt;/edition&gt;&lt;keywords&gt;&lt;keyword&gt;Aged&lt;/keyword&gt;&lt;keyword&gt;Carcinoma, Transitional Cell/diagnosis/*mortality/surgery&lt;/keyword&gt;&lt;keyword&gt;*Cystectomy&lt;/keyword&gt;&lt;keyword&gt;Cystoscopy/*methods&lt;/keyword&gt;&lt;keyword&gt;Disease Progression&lt;/keyword&gt;&lt;keyword&gt;Female&lt;/keyword&gt;&lt;keyword&gt;Follow-Up Studies&lt;/keyword&gt;&lt;keyword&gt;Humans&lt;/keyword&gt;&lt;keyword&gt;Male&lt;/keyword&gt;&lt;keyword&gt;*Registries&lt;/keyword&gt;&lt;keyword&gt;Retrospective Studies&lt;/keyword&gt;&lt;keyword&gt;Risk Factors&lt;/keyword&gt;&lt;keyword&gt;Survival Rate/trends&lt;/keyword&gt;&lt;keyword&gt;United Kingdom/epidemiology&lt;/keyword&gt;&lt;keyword&gt;Urinary Bladder Neoplasms/diagnosis/*mortality/surgery&lt;/keyword&gt;&lt;/keywords&gt;&lt;dates&gt;&lt;year&gt;2013&lt;/year&gt;&lt;pub-dates&gt;&lt;date&gt;Mar&lt;/date&gt;&lt;/pub-dates&gt;&lt;/dates&gt;&lt;isbn&gt;0022-5347&lt;/isbn&gt;&lt;accession-num&gt;23017513&lt;/accession-num&gt;&lt;urls&gt;&lt;/urls&gt;&lt;electronic-resource-num&gt;10.1016/j.juro.2012.09.084&lt;/electronic-resource-num&gt;&lt;remote-database-provider&gt;NLM&lt;/remote-database-provider&gt;&lt;language&gt;eng&lt;/language&gt;&lt;/record&gt;&lt;/Cite&gt;&lt;/EndNote&gt;</w:instrText>
      </w:r>
      <w:r w:rsidR="00C0623A">
        <w:fldChar w:fldCharType="separate"/>
      </w:r>
      <w:r w:rsidR="00C0623A" w:rsidRPr="00C0623A">
        <w:rPr>
          <w:noProof/>
          <w:vertAlign w:val="superscript"/>
        </w:rPr>
        <w:t>12</w:t>
      </w:r>
      <w:r w:rsidR="00C0623A">
        <w:fldChar w:fldCharType="end"/>
      </w:r>
      <w:r>
        <w:t xml:space="preserve"> to define a proportion of patients bearing higher costs and lower utilities due to repeated condition. </w:t>
      </w:r>
    </w:p>
    <w:p w14:paraId="2D15D16F" w14:textId="1C84E52E" w:rsidR="00771330" w:rsidRDefault="00507BDD" w:rsidP="00507BDD">
      <w:pPr>
        <w:pStyle w:val="Heading1"/>
      </w:pPr>
      <w:r>
        <w:lastRenderedPageBreak/>
        <w:t>Calibration</w:t>
      </w:r>
    </w:p>
    <w:p w14:paraId="6BCE5303" w14:textId="7C97AB18" w:rsidR="00507BDD" w:rsidRDefault="00507BDD" w:rsidP="00507BDD">
      <w:r>
        <w:t xml:space="preserve">Calibration is necessary to inform the unobserved parameters or transitions. In this model calibration was applied for some of the RR and for the natural history disease parameters. The RR of cancer for manufacture workers resulted in a </w:t>
      </w:r>
      <w:proofErr w:type="gramStart"/>
      <w:r>
        <w:t>similar predictions of risk</w:t>
      </w:r>
      <w:proofErr w:type="gramEnd"/>
      <w:r>
        <w:t xml:space="preserve"> in the population over their lifetime</w:t>
      </w:r>
      <w:r w:rsidR="0076301F">
        <w:t xml:space="preserve"> (</w:t>
      </w:r>
      <w:r w:rsidR="00571F27">
        <w:t xml:space="preserve">the mean predicted risk was </w:t>
      </w:r>
      <w:r w:rsidR="0076301F">
        <w:t>1.96 vs 1.99 in the published sources)</w:t>
      </w:r>
      <w:r>
        <w:t xml:space="preserve">. Though, for </w:t>
      </w:r>
      <w:r w:rsidR="009C4C07">
        <w:t xml:space="preserve">the smoking status, the used RR (see the section “Risk factors included in the model”) resulted in different lifetime risk prediction. This means that an </w:t>
      </w:r>
      <w:r w:rsidRPr="00507BDD">
        <w:t xml:space="preserve">application of </w:t>
      </w:r>
      <w:r w:rsidR="009C4C07">
        <w:t>the RR</w:t>
      </w:r>
      <w:r w:rsidRPr="00507BDD">
        <w:t xml:space="preserve"> at the level of the transitions from </w:t>
      </w:r>
      <w:r w:rsidR="009C4C07">
        <w:t xml:space="preserve">no </w:t>
      </w:r>
      <w:proofErr w:type="gramStart"/>
      <w:r w:rsidR="009C4C07">
        <w:t>cancer to cancer</w:t>
      </w:r>
      <w:proofErr w:type="gramEnd"/>
      <w:r w:rsidR="009C4C07">
        <w:t xml:space="preserve"> onset did</w:t>
      </w:r>
      <w:r w:rsidRPr="00507BDD">
        <w:t xml:space="preserve"> not translate into equivalent relative risk of </w:t>
      </w:r>
      <w:r w:rsidR="009C4C07">
        <w:t>BC because of cross-interaction among the parameters</w:t>
      </w:r>
      <w:r w:rsidRPr="00507BDD">
        <w:t>, so values had to be adjusted through calibration.</w:t>
      </w:r>
    </w:p>
    <w:p w14:paraId="3399B601" w14:textId="72A293CB" w:rsidR="009C4C07" w:rsidRDefault="009C4C07" w:rsidP="009C4C07">
      <w:pPr>
        <w:pStyle w:val="Heading2"/>
      </w:pPr>
      <w:r>
        <w:t>Relative risk calibration</w:t>
      </w:r>
    </w:p>
    <w:p w14:paraId="23DAFE57" w14:textId="7BB1D2A3" w:rsidR="009C4C07" w:rsidRDefault="009C4C07" w:rsidP="009C4C07">
      <w:r>
        <w:t>A simple iterative process to calibrate the RR for current and former smokers was chosen which incorporated the following steps:</w:t>
      </w:r>
    </w:p>
    <w:p w14:paraId="1B716234" w14:textId="34026EF6" w:rsidR="009C4C07" w:rsidRDefault="009C4C07" w:rsidP="009C4C07">
      <w:r>
        <w:t>1.</w:t>
      </w:r>
      <w:r>
        <w:tab/>
        <w:t>The smoking cessation rate was set to zero in the model.</w:t>
      </w:r>
    </w:p>
    <w:p w14:paraId="235C137E" w14:textId="6BAB6189" w:rsidR="009C4C07" w:rsidRDefault="009C4C07" w:rsidP="009C4C07">
      <w:r>
        <w:t xml:space="preserve">2.  </w:t>
      </w:r>
      <w:r w:rsidR="0076301F">
        <w:t xml:space="preserve"> </w:t>
      </w:r>
      <w:r>
        <w:t>The model was run for 200 sets of individuals in HSE 2018 population using a starting set of the RR used from the published sources (see the section “Risk factors included in the model”).</w:t>
      </w:r>
    </w:p>
    <w:p w14:paraId="1E6491FB" w14:textId="3B3DF535" w:rsidR="009C4C07" w:rsidRDefault="009C4C07" w:rsidP="009C4C07">
      <w:r>
        <w:t>3.</w:t>
      </w:r>
      <w:r>
        <w:tab/>
        <w:t xml:space="preserve">Following model running, the weighted incidence of BC in individuals with and without each characteristic was calculated and a modelled relative risk of BC calculated. </w:t>
      </w:r>
    </w:p>
    <w:p w14:paraId="13410F6C" w14:textId="15A8167D" w:rsidR="009C4C07" w:rsidRDefault="009C4C07" w:rsidP="009C4C07">
      <w:r>
        <w:t>4.</w:t>
      </w:r>
      <w:r>
        <w:tab/>
        <w:t xml:space="preserve">Modelled relative risk was compared against the target (published) relative risk for each characteristic. Multipliers were calculated as target relative risk/modelled relative risk. </w:t>
      </w:r>
    </w:p>
    <w:p w14:paraId="620CD891" w14:textId="2B340728" w:rsidR="009C4C07" w:rsidRDefault="009C4C07" w:rsidP="009C4C07">
      <w:r>
        <w:t>5.</w:t>
      </w:r>
      <w:r>
        <w:tab/>
        <w:t>Multipliers were applied to the starting set used for the last set of model runs, to create a new starting set of relative risks for each characteristic.</w:t>
      </w:r>
    </w:p>
    <w:p w14:paraId="06034FBE" w14:textId="38BEBCCC" w:rsidR="00732594" w:rsidRPr="00507BDD" w:rsidRDefault="00732594" w:rsidP="009C4C07">
      <w:r>
        <w:t>The mean RR for past smokers was 2.17</w:t>
      </w:r>
      <w:r w:rsidR="004F3E4A">
        <w:t>4497</w:t>
      </w:r>
      <w:r>
        <w:t xml:space="preserve"> instead of 2.04 in published sources; the RR for current smokers was </w:t>
      </w:r>
      <w:commentRangeStart w:id="68"/>
      <w:commentRangeStart w:id="69"/>
      <w:r>
        <w:t xml:space="preserve">5.997746 instead of 3.47 in published </w:t>
      </w:r>
      <w:commentRangeEnd w:id="68"/>
      <w:r w:rsidR="00C97B93">
        <w:rPr>
          <w:rStyle w:val="CommentReference"/>
        </w:rPr>
        <w:commentReference w:id="68"/>
      </w:r>
      <w:commentRangeEnd w:id="69"/>
      <w:r w:rsidR="00E556B4">
        <w:rPr>
          <w:rStyle w:val="CommentReference"/>
        </w:rPr>
        <w:commentReference w:id="69"/>
      </w:r>
      <w:r>
        <w:t>sources</w:t>
      </w:r>
      <w:r w:rsidR="002047EF">
        <w:t>.</w:t>
      </w:r>
    </w:p>
    <w:p w14:paraId="20E87B85" w14:textId="3A0F91BD" w:rsidR="0076301F" w:rsidRDefault="0076301F" w:rsidP="00A202EE">
      <w:pPr>
        <w:pStyle w:val="Heading2"/>
      </w:pPr>
      <w:bookmarkStart w:id="70" w:name="_Toc108616596"/>
      <w:r>
        <w:t>Natural History of bladder cancer calibration</w:t>
      </w:r>
    </w:p>
    <w:p w14:paraId="0256D382" w14:textId="47E074DD" w:rsidR="00A35677" w:rsidRPr="00A35677" w:rsidRDefault="00A35677" w:rsidP="00A35677">
      <w:r>
        <w:t xml:space="preserve">The model was calibrated with the update on the calibration approach based on the outcomes of the first calibration attempt (see the Appendix C). </w:t>
      </w:r>
    </w:p>
    <w:p w14:paraId="72D8E844" w14:textId="5E7DF337" w:rsidR="00CD7939" w:rsidRPr="00A202EE" w:rsidRDefault="00CD7939" w:rsidP="0076301F">
      <w:pPr>
        <w:pStyle w:val="Heading3"/>
        <w:rPr>
          <w:i/>
        </w:rPr>
      </w:pPr>
      <w:r>
        <w:t>Calibration parameters</w:t>
      </w:r>
      <w:bookmarkEnd w:id="70"/>
      <w:r>
        <w:t xml:space="preserve"> </w:t>
      </w:r>
    </w:p>
    <w:p w14:paraId="128EE62D" w14:textId="36C38A33" w:rsidR="00CD7939" w:rsidRDefault="00CD7939" w:rsidP="00584F0A">
      <w:r>
        <w:t>The following</w:t>
      </w:r>
      <w:r w:rsidR="00D2287D">
        <w:t xml:space="preserve"> </w:t>
      </w:r>
      <w:r>
        <w:t xml:space="preserve">parameters </w:t>
      </w:r>
      <w:r w:rsidR="00584F0A">
        <w:t>related to the NHD</w:t>
      </w:r>
      <w:r w:rsidR="00BE1339">
        <w:t xml:space="preserve"> </w:t>
      </w:r>
      <w:r w:rsidR="002047EF">
        <w:t>were</w:t>
      </w:r>
      <w:r>
        <w:t xml:space="preserve"> calibrated:</w:t>
      </w:r>
    </w:p>
    <w:p w14:paraId="0CAE0E38" w14:textId="51D473E7" w:rsidR="008A5A74" w:rsidRDefault="008A5A74" w:rsidP="00383A5E">
      <w:pPr>
        <w:pStyle w:val="ListParagraph"/>
        <w:numPr>
          <w:ilvl w:val="0"/>
          <w:numId w:val="21"/>
        </w:numPr>
      </w:pPr>
      <w:r>
        <w:t>Probability</w:t>
      </w:r>
      <w:r w:rsidRPr="008A5A74">
        <w:t xml:space="preserve"> of </w:t>
      </w:r>
      <w:r w:rsidR="008E338A">
        <w:t>BC</w:t>
      </w:r>
      <w:r w:rsidR="00AC4DCE">
        <w:t xml:space="preserve"> onset</w:t>
      </w:r>
      <w:r w:rsidRPr="008A5A74">
        <w:t xml:space="preserve"> (</w:t>
      </w:r>
      <w:r w:rsidR="002047EF">
        <w:t xml:space="preserve">for </w:t>
      </w:r>
      <w:r w:rsidR="006F1832">
        <w:t>30-year-old</w:t>
      </w:r>
      <w:r w:rsidR="002047EF">
        <w:t xml:space="preserve"> </w:t>
      </w:r>
      <w:r w:rsidR="00A44126">
        <w:t>fe</w:t>
      </w:r>
      <w:r w:rsidRPr="008A5A74">
        <w:t>males</w:t>
      </w:r>
      <w:r w:rsidR="002047EF">
        <w:t xml:space="preserve"> who are </w:t>
      </w:r>
      <w:r w:rsidRPr="008A5A74">
        <w:t>non</w:t>
      </w:r>
      <w:r>
        <w:t>-</w:t>
      </w:r>
      <w:r w:rsidRPr="008A5A74">
        <w:t>smokers</w:t>
      </w:r>
      <w:r w:rsidR="002047EF">
        <w:t xml:space="preserve"> and</w:t>
      </w:r>
      <w:r w:rsidRPr="008A5A74">
        <w:t xml:space="preserve"> not manufacture workers)</w:t>
      </w:r>
      <w:r w:rsidR="0089031C">
        <w:t xml:space="preserve"> </w:t>
      </w:r>
    </w:p>
    <w:p w14:paraId="0FB3803A" w14:textId="3A127563" w:rsidR="00A44126" w:rsidRDefault="00A44126" w:rsidP="00383A5E">
      <w:pPr>
        <w:pStyle w:val="ListParagraph"/>
        <w:numPr>
          <w:ilvl w:val="0"/>
          <w:numId w:val="21"/>
        </w:numPr>
      </w:pPr>
      <w:r>
        <w:lastRenderedPageBreak/>
        <w:t xml:space="preserve">Probability to </w:t>
      </w:r>
      <w:r w:rsidR="002047EF">
        <w:t>have</w:t>
      </w:r>
      <w:r>
        <w:t xml:space="preserve"> a low-grade tumour at the time of </w:t>
      </w:r>
      <w:r w:rsidR="002047EF">
        <w:t xml:space="preserve">BC </w:t>
      </w:r>
      <w:r>
        <w:t>onset</w:t>
      </w:r>
    </w:p>
    <w:p w14:paraId="56F2A01E" w14:textId="5080EB66" w:rsidR="005767F5" w:rsidRPr="005A1D31" w:rsidRDefault="002047EF" w:rsidP="00383A5E">
      <w:pPr>
        <w:pStyle w:val="ListParagraph"/>
        <w:numPr>
          <w:ilvl w:val="0"/>
          <w:numId w:val="21"/>
        </w:numPr>
      </w:pPr>
      <w:r>
        <w:t>C</w:t>
      </w:r>
      <w:r w:rsidR="005767F5" w:rsidRPr="005A1D31">
        <w:t>oefficients of the independent variables</w:t>
      </w:r>
      <w:r>
        <w:t xml:space="preserve"> (male sex vs female sex and age increase compared to age 30 years)</w:t>
      </w:r>
      <w:r w:rsidR="005767F5" w:rsidRPr="005A1D31">
        <w:t xml:space="preserve"> in the equation defining the </w:t>
      </w:r>
      <w:r w:rsidR="00A202EE" w:rsidRPr="005A1D31">
        <w:t xml:space="preserve">individual </w:t>
      </w:r>
      <w:r w:rsidR="005767F5" w:rsidRPr="005A1D31">
        <w:t xml:space="preserve">probability of </w:t>
      </w:r>
      <w:r w:rsidR="00AC4DCE" w:rsidRPr="005A1D31">
        <w:t xml:space="preserve">BC </w:t>
      </w:r>
      <w:r w:rsidR="00A202EE" w:rsidRPr="005A1D31">
        <w:t>onset</w:t>
      </w:r>
      <w:r w:rsidR="005767F5" w:rsidRPr="005A1D31">
        <w:t>:</w:t>
      </w:r>
      <w:r w:rsidR="005767F5" w:rsidRPr="005A1D31">
        <w:rPr>
          <w:rFonts w:cstheme="minorHAnsi"/>
        </w:rPr>
        <w:t xml:space="preserve"> β</w:t>
      </w:r>
      <w:r w:rsidR="005767F5" w:rsidRPr="005A1D31">
        <w:rPr>
          <w:rFonts w:cstheme="minorHAnsi"/>
          <w:vertAlign w:val="subscript"/>
        </w:rPr>
        <w:t>age</w:t>
      </w:r>
      <w:r w:rsidR="005767F5" w:rsidRPr="005A1D31">
        <w:rPr>
          <w:rFonts w:cstheme="minorHAnsi"/>
        </w:rPr>
        <w:t>, β</w:t>
      </w:r>
      <w:r w:rsidR="005767F5" w:rsidRPr="005A1D31">
        <w:rPr>
          <w:rFonts w:cstheme="minorHAnsi"/>
          <w:vertAlign w:val="subscript"/>
        </w:rPr>
        <w:t>sex</w:t>
      </w:r>
      <w:r w:rsidR="0089031C" w:rsidRPr="005A1D31">
        <w:rPr>
          <w:rFonts w:cstheme="minorHAnsi"/>
        </w:rPr>
        <w:t xml:space="preserve"> </w:t>
      </w:r>
    </w:p>
    <w:p w14:paraId="11D26E90" w14:textId="647F546D" w:rsidR="002047EF" w:rsidRDefault="005162AB" w:rsidP="00547E24">
      <w:pPr>
        <w:pStyle w:val="ListParagraph"/>
        <w:numPr>
          <w:ilvl w:val="0"/>
          <w:numId w:val="21"/>
        </w:numPr>
      </w:pPr>
      <w:r>
        <w:t xml:space="preserve">Probability to </w:t>
      </w:r>
      <w:r w:rsidR="005A1D31">
        <w:t>become</w:t>
      </w:r>
      <w:r w:rsidR="005C5230">
        <w:t xml:space="preserve"> a symptomatic patient</w:t>
      </w:r>
      <w:r w:rsidR="002047EF">
        <w:t xml:space="preserve"> at the year of cancer onset and probability to become a symptomatic patient</w:t>
      </w:r>
      <w:r>
        <w:t xml:space="preserve"> </w:t>
      </w:r>
      <w:r w:rsidR="005A1D31">
        <w:t>by time</w:t>
      </w:r>
      <w:r w:rsidR="002047EF">
        <w:t xml:space="preserve"> since onset for high-risk BC</w:t>
      </w:r>
    </w:p>
    <w:p w14:paraId="44A5B29A" w14:textId="095C9C8A" w:rsidR="005A1D31" w:rsidRPr="002047EF" w:rsidRDefault="002047EF" w:rsidP="00547E24">
      <w:pPr>
        <w:pStyle w:val="ListParagraph"/>
        <w:numPr>
          <w:ilvl w:val="0"/>
          <w:numId w:val="21"/>
        </w:numPr>
      </w:pPr>
      <w:r w:rsidRPr="002047EF">
        <w:rPr>
          <w:rStyle w:val="CommentReference"/>
          <w:sz w:val="22"/>
          <w:szCs w:val="22"/>
        </w:rPr>
        <w:t>Annual p</w:t>
      </w:r>
      <w:r w:rsidRPr="002047EF">
        <w:t>robability to become a symptomatic patient</w:t>
      </w:r>
      <w:r>
        <w:t xml:space="preserve"> for low-risk BC</w:t>
      </w:r>
    </w:p>
    <w:p w14:paraId="571B47F3" w14:textId="70BFA74E" w:rsidR="00EA0557" w:rsidRDefault="005A1D31" w:rsidP="00EA0557">
      <w:pPr>
        <w:pStyle w:val="ListParagraph"/>
        <w:numPr>
          <w:ilvl w:val="0"/>
          <w:numId w:val="21"/>
        </w:numPr>
      </w:pPr>
      <w:r>
        <w:t>An</w:t>
      </w:r>
      <w:r w:rsidR="00D2287D">
        <w:t xml:space="preserve"> </w:t>
      </w:r>
      <w:proofErr w:type="gramStart"/>
      <w:r w:rsidR="00D2287D">
        <w:t>annual decrement</w:t>
      </w:r>
      <w:r w:rsidR="002047EF">
        <w:t>s</w:t>
      </w:r>
      <w:proofErr w:type="gramEnd"/>
      <w:r w:rsidR="00D2287D">
        <w:t xml:space="preserve"> in symptomatic diagnosis </w:t>
      </w:r>
      <w:r w:rsidR="002047EF">
        <w:t>for low-risk and high-risk elderly</w:t>
      </w:r>
      <w:r w:rsidR="00D2287D">
        <w:t xml:space="preserve"> population group (older than </w:t>
      </w:r>
      <w:r w:rsidR="002047EF">
        <w:t>67</w:t>
      </w:r>
      <w:r w:rsidR="00D2287D">
        <w:t xml:space="preserve"> years old)</w:t>
      </w:r>
    </w:p>
    <w:p w14:paraId="16AFC159" w14:textId="2E784949" w:rsidR="00A44126" w:rsidRDefault="002047EF" w:rsidP="004C01CB">
      <w:pPr>
        <w:pStyle w:val="ListParagraph"/>
        <w:numPr>
          <w:ilvl w:val="0"/>
          <w:numId w:val="21"/>
        </w:numPr>
      </w:pPr>
      <w:commentRangeStart w:id="71"/>
      <w:commentRangeStart w:id="72"/>
      <w:r>
        <w:t>Shape p</w:t>
      </w:r>
      <w:commentRangeEnd w:id="71"/>
      <w:r w:rsidR="00C97B93">
        <w:rPr>
          <w:rStyle w:val="CommentReference"/>
        </w:rPr>
        <w:commentReference w:id="71"/>
      </w:r>
      <w:commentRangeEnd w:id="72"/>
      <w:r w:rsidR="00E556B4">
        <w:rPr>
          <w:rStyle w:val="CommentReference"/>
        </w:rPr>
        <w:commentReference w:id="72"/>
      </w:r>
      <w:r w:rsidR="00304594" w:rsidRPr="002047EF">
        <w:t xml:space="preserve">arameters of tumour progression for the Weibull distributions </w:t>
      </w:r>
      <w:r w:rsidR="000B3DD4" w:rsidRPr="002047EF">
        <w:t>(</w:t>
      </w:r>
      <w:r w:rsidR="00A44126" w:rsidRPr="002047EF">
        <w:t>3</w:t>
      </w:r>
      <w:r w:rsidR="000B3DD4" w:rsidRPr="002047EF">
        <w:t xml:space="preserve"> parameters)</w:t>
      </w:r>
      <w:r>
        <w:t>.</w:t>
      </w:r>
    </w:p>
    <w:p w14:paraId="194918C4" w14:textId="03147EBF" w:rsidR="00A44126" w:rsidRDefault="00A44126" w:rsidP="00A44126">
      <w:r>
        <w:t>Second stage of the calibration:</w:t>
      </w:r>
    </w:p>
    <w:p w14:paraId="444F0562" w14:textId="346343EB" w:rsidR="00A44126" w:rsidRDefault="00A44126" w:rsidP="004C01CB">
      <w:pPr>
        <w:pStyle w:val="ListParagraph"/>
        <w:numPr>
          <w:ilvl w:val="0"/>
          <w:numId w:val="33"/>
        </w:numPr>
      </w:pPr>
      <w:r>
        <w:t>A</w:t>
      </w:r>
      <w:r w:rsidRPr="00304594">
        <w:t xml:space="preserve"> probability to transit </w:t>
      </w:r>
      <w:r>
        <w:t xml:space="preserve">from low-grade </w:t>
      </w:r>
      <w:r w:rsidRPr="00304594">
        <w:t>to the high-grade pathway</w:t>
      </w:r>
      <w:r>
        <w:t xml:space="preserve"> within 1 year</w:t>
      </w:r>
      <w:r w:rsidRPr="00571129">
        <w:t xml:space="preserve"> </w:t>
      </w:r>
      <w:r>
        <w:t xml:space="preserve">[prior </w:t>
      </w:r>
      <w:r w:rsidR="002047EF">
        <w:t>is</w:t>
      </w:r>
      <w:r>
        <w:t xml:space="preserve"> used</w:t>
      </w:r>
      <w:r w:rsidR="002047EF">
        <w:t xml:space="preserve"> in the first step of the calibration</w:t>
      </w:r>
      <w:r>
        <w:t>]</w:t>
      </w:r>
      <w:r w:rsidR="002047EF">
        <w:t>.</w:t>
      </w:r>
    </w:p>
    <w:p w14:paraId="59021A5A" w14:textId="77777777" w:rsidR="00BE1339" w:rsidRDefault="00BE1339" w:rsidP="0076301F">
      <w:pPr>
        <w:pStyle w:val="Heading3"/>
      </w:pPr>
      <w:bookmarkStart w:id="73" w:name="_Toc108616597"/>
      <w:r>
        <w:t>Calibration targets</w:t>
      </w:r>
      <w:bookmarkEnd w:id="73"/>
    </w:p>
    <w:p w14:paraId="7154F779" w14:textId="0477AF98" w:rsidR="001E1AE3" w:rsidRDefault="00E41956" w:rsidP="00E41956">
      <w:r>
        <w:t xml:space="preserve">Considering that there is currently no BC screening in England, the model </w:t>
      </w:r>
      <w:r w:rsidR="004E6EB8">
        <w:t>was</w:t>
      </w:r>
      <w:r>
        <w:t xml:space="preserve"> calibrate</w:t>
      </w:r>
      <w:r w:rsidR="00F27686">
        <w:t>d</w:t>
      </w:r>
      <w:r>
        <w:t xml:space="preserve"> to the current epidemiological data</w:t>
      </w:r>
      <w:r w:rsidR="001F5CBC">
        <w:t>:</w:t>
      </w:r>
    </w:p>
    <w:p w14:paraId="0402817D" w14:textId="001D6A45" w:rsidR="001E1AE3" w:rsidRDefault="001E1AE3" w:rsidP="001E1AE3">
      <w:pPr>
        <w:pStyle w:val="ListParagraph"/>
        <w:numPr>
          <w:ilvl w:val="0"/>
          <w:numId w:val="22"/>
        </w:numPr>
      </w:pPr>
      <w:r>
        <w:t>I</w:t>
      </w:r>
      <w:r w:rsidR="00E41956">
        <w:t xml:space="preserve">ncidence of </w:t>
      </w:r>
      <w:r w:rsidR="001F5CBC">
        <w:t>high</w:t>
      </w:r>
      <w:r w:rsidR="004E6EB8">
        <w:t>-risk</w:t>
      </w:r>
      <w:r w:rsidR="001F5CBC">
        <w:t xml:space="preserve"> </w:t>
      </w:r>
      <w:r w:rsidR="00E41956">
        <w:t>BC</w:t>
      </w:r>
      <w:r w:rsidRPr="001E1AE3">
        <w:t xml:space="preserve"> </w:t>
      </w:r>
      <w:r>
        <w:t xml:space="preserve">in England by age and sex in 2016-2018 </w:t>
      </w:r>
      <w:r w:rsidR="00E41956">
        <w:t xml:space="preserve">(Figure 8) </w:t>
      </w:r>
    </w:p>
    <w:p w14:paraId="59FEBD6A" w14:textId="20035DB3" w:rsidR="001E1AE3" w:rsidRDefault="00B77355" w:rsidP="001E1AE3">
      <w:pPr>
        <w:pStyle w:val="ListParagraph"/>
        <w:numPr>
          <w:ilvl w:val="0"/>
          <w:numId w:val="22"/>
        </w:numPr>
      </w:pPr>
      <w:r>
        <w:t xml:space="preserve">Incidence </w:t>
      </w:r>
      <w:r w:rsidR="001F5CBC">
        <w:t xml:space="preserve">of </w:t>
      </w:r>
      <w:r w:rsidR="004E6EB8">
        <w:t xml:space="preserve">high-risk </w:t>
      </w:r>
      <w:r w:rsidR="001F5CBC">
        <w:t xml:space="preserve">BC </w:t>
      </w:r>
      <w:r>
        <w:t>by stage (s</w:t>
      </w:r>
      <w:r w:rsidR="001E1AE3">
        <w:t>tage distribution at diagnosis</w:t>
      </w:r>
      <w:r>
        <w:t>)</w:t>
      </w:r>
    </w:p>
    <w:p w14:paraId="2FFB956F" w14:textId="43476888" w:rsidR="001F5CBC" w:rsidRDefault="001F5CBC" w:rsidP="001E1AE3">
      <w:pPr>
        <w:pStyle w:val="ListParagraph"/>
        <w:numPr>
          <w:ilvl w:val="0"/>
          <w:numId w:val="22"/>
        </w:numPr>
      </w:pPr>
      <w:r>
        <w:t>Incidence of low-</w:t>
      </w:r>
      <w:r w:rsidR="004E6EB8">
        <w:t>risk</w:t>
      </w:r>
      <w:r>
        <w:t xml:space="preserve"> BC.</w:t>
      </w:r>
    </w:p>
    <w:p w14:paraId="7707AD00" w14:textId="583E4F0D" w:rsidR="001910B3" w:rsidRPr="001910B3" w:rsidRDefault="001910B3" w:rsidP="00AD608D">
      <w:pPr>
        <w:pStyle w:val="Heading3"/>
      </w:pPr>
      <w:r>
        <w:t>Incidence of high-grade BC: total and by stage</w:t>
      </w:r>
    </w:p>
    <w:p w14:paraId="20F05A6A" w14:textId="248079AC" w:rsidR="00CE7242" w:rsidRDefault="001910B3" w:rsidP="00CE7242">
      <w:r>
        <w:t>Age-specific incidence rates for H</w:t>
      </w:r>
      <w:r w:rsidR="004E6EB8">
        <w:t>R</w:t>
      </w:r>
      <w:r>
        <w:t xml:space="preserve">BC </w:t>
      </w:r>
      <w:r w:rsidRPr="001910B3">
        <w:t xml:space="preserve">for males and females </w:t>
      </w:r>
      <w:r>
        <w:t xml:space="preserve">registered in </w:t>
      </w:r>
      <w:r w:rsidRPr="001910B3">
        <w:t>2016-2018</w:t>
      </w:r>
      <w:r>
        <w:t xml:space="preserve"> is reported by the Cancer Research UK</w:t>
      </w:r>
      <w:r w:rsidR="004E6EB8">
        <w:t xml:space="preserve"> </w:t>
      </w:r>
      <w:r w:rsidR="004E6EB8">
        <w:fldChar w:fldCharType="begin"/>
      </w:r>
      <w:r w:rsidR="004E6EB8">
        <w:instrText xml:space="preserve"> ADDIN EN.CITE &lt;EndNote&gt;&lt;Cite&gt;&lt;Year&gt;2019&lt;/Year&gt;&lt;RecNum&gt;9&lt;/RecNum&gt;&lt;DisplayText&gt;&lt;style face="superscript"&gt;10&lt;/style&gt;&lt;/DisplayText&gt;&lt;record&gt;&lt;rec-number&gt;9&lt;/rec-number&gt;&lt;foreign-keys&gt;&lt;key app="EN" db-id="v9wz0a0x75vsr9e05ztvvv2bpwwars2x0dwa" timestamp="1642776440"&gt;9&lt;/key&gt;&lt;/foreign-keys&gt;&lt;ref-type name="Dataset"&gt;59&lt;/ref-type&gt;&lt;contributors&gt;&lt;secondary-authors&gt;&lt;author&gt;Cancer Research UK&lt;/author&gt;&lt;/secondary-authors&gt;&lt;/contributors&gt;&lt;titles&gt;&lt;title&gt;Bladder Cancer (C67): 2016-2018. Average Number of New Cases Per Year and Age-Specific Incidence Rates per 100,000 Population, UK&lt;/title&gt;&lt;/titles&gt;&lt;dates&gt;&lt;year&gt;2019&lt;/year&gt;&lt;/dates&gt;&lt;urls&gt;&lt;/urls&gt;&lt;/record&gt;&lt;/Cite&gt;&lt;/EndNote&gt;</w:instrText>
      </w:r>
      <w:r w:rsidR="004E6EB8">
        <w:fldChar w:fldCharType="separate"/>
      </w:r>
      <w:r w:rsidR="004E6EB8" w:rsidRPr="004E6EB8">
        <w:rPr>
          <w:noProof/>
          <w:vertAlign w:val="superscript"/>
        </w:rPr>
        <w:t>10</w:t>
      </w:r>
      <w:r w:rsidR="004E6EB8">
        <w:fldChar w:fldCharType="end"/>
      </w:r>
      <w:r>
        <w:t xml:space="preserve">. </w:t>
      </w:r>
      <w:r w:rsidR="00406FC0">
        <w:t xml:space="preserve">Considering that no data on BC stage distribution at diagnosis </w:t>
      </w:r>
      <w:r w:rsidR="00315F04">
        <w:t xml:space="preserve">by age and sex </w:t>
      </w:r>
      <w:r w:rsidR="00406FC0">
        <w:t>is found for England</w:t>
      </w:r>
      <w:ins w:id="74" w:author="Olena Mandrik" w:date="2023-04-21T15:49:00Z">
        <w:r w:rsidR="00E556B4" w:rsidRPr="00E556B4">
          <w:t xml:space="preserve"> </w:t>
        </w:r>
        <w:r w:rsidR="00E556B4" w:rsidRPr="00420BA8">
          <w:t>i</w:t>
        </w:r>
        <w:r w:rsidR="00E556B4">
          <w:rPr>
            <w:rStyle w:val="CommentReference"/>
          </w:rPr>
          <w:annotationRef/>
        </w:r>
        <w:r w:rsidR="00E556B4" w:rsidRPr="00420BA8">
          <w:t>n current publicly available sources</w:t>
        </w:r>
      </w:ins>
      <w:r w:rsidR="00406FC0">
        <w:t xml:space="preserve">, </w:t>
      </w:r>
      <w:r w:rsidR="00997E91">
        <w:t xml:space="preserve">we </w:t>
      </w:r>
      <w:r w:rsidR="00CE7242">
        <w:t xml:space="preserve">will consider that </w:t>
      </w:r>
      <w:r>
        <w:t>incidence of H</w:t>
      </w:r>
      <w:r w:rsidR="004E6EB8">
        <w:t>R</w:t>
      </w:r>
      <w:r>
        <w:t>BC by stage follows the pattern of the age- and sex-specific total incidence rates</w:t>
      </w:r>
      <w:r w:rsidR="00CE7242">
        <w:t>. The international data (Table 6) show some (but not significant) variations in</w:t>
      </w:r>
      <w:r w:rsidR="00120F86">
        <w:t xml:space="preserve"> TNM</w:t>
      </w:r>
      <w:r w:rsidR="00CE7242">
        <w:t xml:space="preserve"> stage distribution by sex (males more frequently diagnosed in  pT4 and less pT3 in the studies included in the </w:t>
      </w:r>
      <w:r w:rsidR="00C465AD">
        <w:t xml:space="preserve">systematic review by </w:t>
      </w:r>
      <w:proofErr w:type="spellStart"/>
      <w:r w:rsidR="00C465AD">
        <w:t>Dobruch</w:t>
      </w:r>
      <w:proofErr w:type="spellEnd"/>
      <w:r w:rsidR="00C465AD">
        <w:t xml:space="preserve"> et al (2016)</w:t>
      </w:r>
      <w:r w:rsidR="00406FC0">
        <w:t>.</w:t>
      </w:r>
      <w:r w:rsidR="00245B05">
        <w:fldChar w:fldCharType="begin">
          <w:fldData xml:space="preserve">PEVuZE5vdGU+PENpdGU+PEF1dGhvcj5Eb2JydWNoPC9BdXRob3I+PFllYXI+MjAxNjwvWWVhcj48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=
</w:fldData>
        </w:fldChar>
      </w:r>
      <w:r w:rsidR="00C0623A">
        <w:instrText xml:space="preserve"> ADDIN EN.CITE </w:instrText>
      </w:r>
      <w:r w:rsidR="00C0623A">
        <w:fldChar w:fldCharType="begin">
          <w:fldData xml:space="preserve">PEVuZE5vdGU+PENpdGU+PEF1dGhvcj5Eb2JydWNoPC9BdXRob3I+PFllYXI+MjAxNjwvWWVhcj48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=
</w:fldData>
        </w:fldChar>
      </w:r>
      <w:r w:rsidR="00C0623A">
        <w:instrText xml:space="preserve"> ADDIN EN.CITE.DATA </w:instrText>
      </w:r>
      <w:r w:rsidR="00C0623A">
        <w:fldChar w:fldCharType="end"/>
      </w:r>
      <w:r w:rsidR="00245B05">
        <w:fldChar w:fldCharType="separate"/>
      </w:r>
      <w:r w:rsidR="00C0623A" w:rsidRPr="00C0623A">
        <w:rPr>
          <w:noProof/>
          <w:vertAlign w:val="superscript"/>
        </w:rPr>
        <w:t>14</w:t>
      </w:r>
      <w:r w:rsidR="00245B05">
        <w:fldChar w:fldCharType="end"/>
      </w:r>
      <w:r w:rsidR="00406FC0">
        <w:t xml:space="preserve"> </w:t>
      </w:r>
      <w:r w:rsidR="00CE7242">
        <w:t xml:space="preserve">Though there is no consistency in the effect of sex on stage distribution at diagnosis and no data on the impact of age on the stage distribution was identified. </w:t>
      </w:r>
      <w:r w:rsidR="00A02FB1">
        <w:t xml:space="preserve">The NHS data report the following proportion of patients diagnosed at different stages: Stage 1- </w:t>
      </w:r>
      <w:r w:rsidR="00A02FB1" w:rsidRPr="00A02FB1">
        <w:t>32.5%</w:t>
      </w:r>
      <w:r w:rsidR="00A02FB1">
        <w:t xml:space="preserve">; Stage 2 - </w:t>
      </w:r>
      <w:r w:rsidR="00A02FB1" w:rsidRPr="00A02FB1">
        <w:t>19.4%</w:t>
      </w:r>
      <w:r w:rsidR="00A02FB1">
        <w:t xml:space="preserve">; Stage 3 - </w:t>
      </w:r>
      <w:r w:rsidR="00A02FB1" w:rsidRPr="00A02FB1">
        <w:t>9.5%</w:t>
      </w:r>
      <w:r w:rsidR="00A02FB1">
        <w:t xml:space="preserve">; Stage 4 - </w:t>
      </w:r>
      <w:r w:rsidR="00A02FB1" w:rsidRPr="00A02FB1">
        <w:t>7.3%</w:t>
      </w:r>
      <w:r w:rsidR="00A02FB1">
        <w:t>; missing stage -</w:t>
      </w:r>
      <w:r w:rsidR="00A02FB1" w:rsidRPr="00A02FB1">
        <w:t>31.3%</w:t>
      </w:r>
      <w:r w:rsidR="00A02FB1">
        <w:t xml:space="preserve">. </w:t>
      </w:r>
      <w:r w:rsidR="009A2018">
        <w:t xml:space="preserve">The comparison of these data to the reporting from the systematic review by </w:t>
      </w:r>
      <w:proofErr w:type="spellStart"/>
      <w:r w:rsidR="009A2018">
        <w:t>Dobruch</w:t>
      </w:r>
      <w:proofErr w:type="spellEnd"/>
      <w:r w:rsidR="009A2018">
        <w:t xml:space="preserve"> et al (2016), leads to the conclusion that patients with missing stage mainly includ</w:t>
      </w:r>
      <w:r w:rsidR="00743649">
        <w:t>e</w:t>
      </w:r>
      <w:r w:rsidR="009A2018">
        <w:t xml:space="preserve"> the patients in the advanced conditions</w:t>
      </w:r>
      <w:r w:rsidR="00B77355">
        <w:t xml:space="preserve"> (43-51% of patients are </w:t>
      </w:r>
      <w:r w:rsidR="00B77355">
        <w:lastRenderedPageBreak/>
        <w:t>classified as pT3 -pT4)</w:t>
      </w:r>
      <w:r w:rsidR="009A2018">
        <w:t>.</w:t>
      </w:r>
      <w:r w:rsidR="009A2018">
        <w:fldChar w:fldCharType="begin">
          <w:fldData xml:space="preserve">PEVuZE5vdGU+PENpdGU+PEF1dGhvcj5Eb2JydWNoPC9BdXRob3I+PFllYXI+MjAxNjwvWWVhcj48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=
</w:fldData>
        </w:fldChar>
      </w:r>
      <w:r w:rsidR="00C0623A">
        <w:instrText xml:space="preserve"> ADDIN EN.CITE </w:instrText>
      </w:r>
      <w:r w:rsidR="00C0623A">
        <w:fldChar w:fldCharType="begin">
          <w:fldData xml:space="preserve">PEVuZE5vdGU+PENpdGU+PEF1dGhvcj5Eb2JydWNoPC9BdXRob3I+PFllYXI+MjAxNjwvWWVhcj48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=
</w:fldData>
        </w:fldChar>
      </w:r>
      <w:r w:rsidR="00C0623A">
        <w:instrText xml:space="preserve"> ADDIN EN.CITE.DATA </w:instrText>
      </w:r>
      <w:r w:rsidR="00C0623A">
        <w:fldChar w:fldCharType="end"/>
      </w:r>
      <w:r w:rsidR="009A2018">
        <w:fldChar w:fldCharType="separate"/>
      </w:r>
      <w:r w:rsidR="00C0623A" w:rsidRPr="00C0623A">
        <w:rPr>
          <w:noProof/>
          <w:vertAlign w:val="superscript"/>
        </w:rPr>
        <w:t>14</w:t>
      </w:r>
      <w:r w:rsidR="009A2018">
        <w:fldChar w:fldCharType="end"/>
      </w:r>
      <w:r w:rsidR="009A2018">
        <w:t xml:space="preserve"> </w:t>
      </w:r>
      <w:del w:id="75" w:author="James Chilcott" w:date="2023-04-21T10:38:00Z">
        <w:r w:rsidR="009A2018" w:rsidDel="00D53CCA">
          <w:delText xml:space="preserve">Similar assumptions were </w:delText>
        </w:r>
        <w:r w:rsidR="0091055F" w:rsidDel="00D53CCA">
          <w:delText>undertaken</w:delText>
        </w:r>
        <w:r w:rsidR="009A2018" w:rsidDel="00D53CCA">
          <w:delText xml:space="preserve"> in the previously developed bowel cancer</w:delText>
        </w:r>
        <w:r w:rsidR="00743649" w:rsidDel="00D53CCA">
          <w:delText xml:space="preserve"> MiMiC-Bowel</w:delText>
        </w:r>
        <w:r w:rsidR="009A2018" w:rsidDel="00D53CCA">
          <w:delText xml:space="preserve"> model. </w:delText>
        </w:r>
      </w:del>
      <w:r w:rsidR="0091055F">
        <w:t xml:space="preserve">Because of </w:t>
      </w:r>
      <w:r w:rsidR="00D40013">
        <w:t>no data on the</w:t>
      </w:r>
      <w:r w:rsidR="0091055F">
        <w:t xml:space="preserve"> distribution of BC cases between Stages 3 and 4,</w:t>
      </w:r>
      <w:r w:rsidR="00BD00DD">
        <w:t xml:space="preserve"> it was assumed that the missing stage is distributed equally between the Stage 3 and 4. While the calibration included the incidence by stage as individual targets, considering uncertainty, the final fit only included the</w:t>
      </w:r>
      <w:r w:rsidR="00D40013">
        <w:t xml:space="preserve"> combined calibration target “advanced BC” (i.e. </w:t>
      </w:r>
      <w:r w:rsidR="0091055F">
        <w:t xml:space="preserve">Stage 3,4 cases, </w:t>
      </w:r>
      <w:r w:rsidR="00D40013">
        <w:t>and</w:t>
      </w:r>
      <w:r w:rsidR="0091055F">
        <w:t xml:space="preserve"> the missing stage cancers</w:t>
      </w:r>
      <w:r w:rsidR="00D40013">
        <w:t>)</w:t>
      </w:r>
      <w:r w:rsidR="0091055F">
        <w:t>.</w:t>
      </w:r>
      <w:r w:rsidR="00D829F2">
        <w:t xml:space="preserve"> The calibration targets BC incidence and BC incidence by stages are reported in the Table 7.</w:t>
      </w:r>
    </w:p>
    <w:p w14:paraId="53DFE6EE" w14:textId="47BBF1FC" w:rsidR="006F01FA" w:rsidRPr="004E4E4A" w:rsidRDefault="004E4E4A" w:rsidP="00EC0E66">
      <w:pPr>
        <w:pStyle w:val="Heading4"/>
        <w:rPr>
          <w:sz w:val="32"/>
          <w:szCs w:val="32"/>
        </w:rPr>
      </w:pPr>
      <w:r w:rsidRPr="004E4E4A">
        <w:t xml:space="preserve">Table </w:t>
      </w:r>
      <w:r w:rsidR="00EC0E66">
        <w:t>5</w:t>
      </w:r>
      <w:r w:rsidRPr="004E4E4A">
        <w:t>: Distribution of bladder cancers by stage at diagnosis</w:t>
      </w:r>
      <w:r w:rsidR="004E14F5">
        <w:t xml:space="preserve"> (percentages)</w:t>
      </w:r>
      <w:r w:rsidR="00E556B4">
        <w:fldChar w:fldCharType="begin">
          <w:fldData xml:space="preserve">PEVuZE5vdGU+PENpdGU+PEF1dGhvcj5Eb2JydWNoPC9BdXRob3I+PFllYXI+MjAxNjwvWWVhcj48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=
</w:fldData>
        </w:fldChar>
      </w:r>
      <w:r w:rsidR="00E556B4">
        <w:instrText xml:space="preserve"> ADDIN EN.CITE </w:instrText>
      </w:r>
      <w:r w:rsidR="00E556B4">
        <w:fldChar w:fldCharType="begin">
          <w:fldData xml:space="preserve">PEVuZE5vdGU+PENpdGU+PEF1dGhvcj5Eb2JydWNoPC9BdXRob3I+PFllYXI+MjAxNjwvWWVhcj48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=
</w:fldData>
        </w:fldChar>
      </w:r>
      <w:r w:rsidR="00E556B4">
        <w:instrText xml:space="preserve"> ADDIN EN.CITE.DATA </w:instrText>
      </w:r>
      <w:r w:rsidR="00E556B4">
        <w:fldChar w:fldCharType="end"/>
      </w:r>
      <w:r w:rsidR="00E556B4">
        <w:fldChar w:fldCharType="separate"/>
      </w:r>
      <w:r w:rsidR="00E556B4" w:rsidRPr="00E556B4">
        <w:rPr>
          <w:noProof/>
          <w:vertAlign w:val="superscript"/>
        </w:rPr>
        <w:t>14</w:t>
      </w:r>
      <w:r w:rsidR="00E556B4">
        <w:fldChar w:fldCharType="end"/>
      </w:r>
    </w:p>
    <w:tbl>
      <w:tblPr>
        <w:tblStyle w:val="PlainTable2"/>
        <w:tblW w:w="5000" w:type="pct"/>
        <w:tblLook w:val="04A0" w:firstRow="1" w:lastRow="0" w:firstColumn="1" w:lastColumn="0" w:noHBand="0" w:noVBand="1"/>
      </w:tblPr>
      <w:tblGrid>
        <w:gridCol w:w="1132"/>
        <w:gridCol w:w="824"/>
        <w:gridCol w:w="848"/>
        <w:gridCol w:w="2122"/>
        <w:gridCol w:w="626"/>
        <w:gridCol w:w="563"/>
        <w:gridCol w:w="545"/>
        <w:gridCol w:w="536"/>
        <w:gridCol w:w="536"/>
        <w:gridCol w:w="536"/>
        <w:gridCol w:w="536"/>
        <w:gridCol w:w="222"/>
      </w:tblGrid>
      <w:tr w:rsidR="00120F86" w:rsidRPr="00100F63" w14:paraId="3D01BA2C" w14:textId="77777777" w:rsidTr="0052602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pct"/>
            <w:noWrap/>
            <w:hideMark/>
          </w:tcPr>
          <w:p w14:paraId="4FAB167F" w14:textId="77777777" w:rsidR="006F01FA" w:rsidRPr="00100F63" w:rsidRDefault="006F01FA" w:rsidP="006F01FA">
            <w:pPr>
              <w:spacing w:line="240" w:lineRule="auto"/>
              <w:rPr>
                <w:rFonts w:ascii="Times New Roman" w:eastAsia="Times New Roman" w:hAnsi="Times New Roman" w:cs="Times New Roman"/>
                <w:sz w:val="18"/>
                <w:szCs w:val="18"/>
              </w:rPr>
            </w:pPr>
          </w:p>
        </w:tc>
        <w:tc>
          <w:tcPr>
            <w:tcW w:w="491" w:type="pct"/>
            <w:noWrap/>
            <w:hideMark/>
          </w:tcPr>
          <w:p w14:paraId="718ADE66" w14:textId="77777777" w:rsidR="006F01FA" w:rsidRPr="00100F63" w:rsidRDefault="006F01FA" w:rsidP="006F01F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490" w:type="pct"/>
            <w:noWrap/>
            <w:hideMark/>
          </w:tcPr>
          <w:p w14:paraId="7782EE34" w14:textId="08DCE2C7" w:rsidR="006F01FA" w:rsidRPr="00100F63" w:rsidRDefault="006F01FA" w:rsidP="006F01F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100F63">
              <w:rPr>
                <w:rFonts w:ascii="Times New Roman" w:eastAsia="Times New Roman" w:hAnsi="Times New Roman" w:cs="Times New Roman"/>
                <w:color w:val="000000"/>
                <w:sz w:val="18"/>
                <w:szCs w:val="18"/>
              </w:rPr>
              <w:t>Sample</w:t>
            </w:r>
          </w:p>
        </w:tc>
        <w:tc>
          <w:tcPr>
            <w:tcW w:w="1051" w:type="pct"/>
            <w:noWrap/>
            <w:hideMark/>
          </w:tcPr>
          <w:p w14:paraId="74F94A88" w14:textId="6EDA62BE" w:rsidR="006F01FA" w:rsidRPr="00100F63" w:rsidRDefault="006F01FA" w:rsidP="006F01F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100F63">
              <w:rPr>
                <w:rFonts w:ascii="Times New Roman" w:eastAsia="Times New Roman" w:hAnsi="Times New Roman" w:cs="Times New Roman"/>
                <w:color w:val="000000"/>
                <w:sz w:val="18"/>
                <w:szCs w:val="18"/>
              </w:rPr>
              <w:t>Country</w:t>
            </w:r>
          </w:p>
        </w:tc>
        <w:tc>
          <w:tcPr>
            <w:tcW w:w="367" w:type="pct"/>
            <w:noWrap/>
            <w:hideMark/>
          </w:tcPr>
          <w:p w14:paraId="1AAD372C" w14:textId="7D7199F7" w:rsidR="006F01FA" w:rsidRPr="00100F63" w:rsidRDefault="006F01FA" w:rsidP="006F01F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2E2E"/>
                <w:sz w:val="18"/>
                <w:szCs w:val="18"/>
              </w:rPr>
            </w:pPr>
            <w:r w:rsidRPr="00100F63">
              <w:rPr>
                <w:rFonts w:ascii="Times New Roman" w:eastAsia="Times New Roman" w:hAnsi="Times New Roman" w:cs="Times New Roman"/>
                <w:color w:val="2E2E2E"/>
                <w:sz w:val="18"/>
                <w:szCs w:val="18"/>
              </w:rPr>
              <w:t>T0</w:t>
            </w:r>
          </w:p>
        </w:tc>
        <w:tc>
          <w:tcPr>
            <w:tcW w:w="304" w:type="pct"/>
            <w:noWrap/>
            <w:hideMark/>
          </w:tcPr>
          <w:p w14:paraId="022A5EE4" w14:textId="0A2C88C1" w:rsidR="006F01FA" w:rsidRPr="00100F63" w:rsidRDefault="006F01FA" w:rsidP="006F01F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100F63">
              <w:rPr>
                <w:rFonts w:ascii="Times New Roman" w:eastAsia="Times New Roman" w:hAnsi="Times New Roman" w:cs="Times New Roman"/>
                <w:color w:val="000000"/>
                <w:sz w:val="18"/>
                <w:szCs w:val="18"/>
              </w:rPr>
              <w:t>Ta</w:t>
            </w:r>
          </w:p>
        </w:tc>
        <w:tc>
          <w:tcPr>
            <w:tcW w:w="322" w:type="pct"/>
            <w:noWrap/>
            <w:hideMark/>
          </w:tcPr>
          <w:p w14:paraId="2E870461" w14:textId="69870D6E" w:rsidR="006F01FA" w:rsidRPr="00100F63" w:rsidRDefault="006F01FA" w:rsidP="006F01F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100F63">
              <w:rPr>
                <w:rFonts w:ascii="Times New Roman" w:eastAsia="Times New Roman" w:hAnsi="Times New Roman" w:cs="Times New Roman"/>
                <w:color w:val="000000"/>
                <w:sz w:val="18"/>
                <w:szCs w:val="18"/>
              </w:rPr>
              <w:t>Tis</w:t>
            </w:r>
          </w:p>
        </w:tc>
        <w:tc>
          <w:tcPr>
            <w:tcW w:w="306" w:type="pct"/>
            <w:noWrap/>
            <w:hideMark/>
          </w:tcPr>
          <w:p w14:paraId="0CBFD5E2" w14:textId="7D1B3370" w:rsidR="006F01FA" w:rsidRPr="00100F63" w:rsidRDefault="006F01FA" w:rsidP="006F01F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100F63">
              <w:rPr>
                <w:rFonts w:ascii="Times New Roman" w:eastAsia="Times New Roman" w:hAnsi="Times New Roman" w:cs="Times New Roman"/>
                <w:color w:val="000000"/>
                <w:sz w:val="18"/>
                <w:szCs w:val="18"/>
              </w:rPr>
              <w:t>T1</w:t>
            </w:r>
          </w:p>
        </w:tc>
        <w:tc>
          <w:tcPr>
            <w:tcW w:w="306" w:type="pct"/>
            <w:noWrap/>
            <w:hideMark/>
          </w:tcPr>
          <w:p w14:paraId="367D0503" w14:textId="179140E8" w:rsidR="006F01FA" w:rsidRPr="00100F63" w:rsidRDefault="006F01FA" w:rsidP="006F01F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100F63">
              <w:rPr>
                <w:rFonts w:ascii="Times New Roman" w:eastAsia="Times New Roman" w:hAnsi="Times New Roman" w:cs="Times New Roman"/>
                <w:color w:val="000000"/>
                <w:sz w:val="18"/>
                <w:szCs w:val="18"/>
              </w:rPr>
              <w:t>T2</w:t>
            </w:r>
          </w:p>
        </w:tc>
        <w:tc>
          <w:tcPr>
            <w:tcW w:w="306" w:type="pct"/>
            <w:noWrap/>
            <w:hideMark/>
          </w:tcPr>
          <w:p w14:paraId="7536099F" w14:textId="3A73C971" w:rsidR="006F01FA" w:rsidRPr="00100F63" w:rsidRDefault="006F01FA" w:rsidP="006F01F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100F63">
              <w:rPr>
                <w:rFonts w:ascii="Times New Roman" w:eastAsia="Times New Roman" w:hAnsi="Times New Roman" w:cs="Times New Roman"/>
                <w:color w:val="000000"/>
                <w:sz w:val="18"/>
                <w:szCs w:val="18"/>
              </w:rPr>
              <w:t>T3</w:t>
            </w:r>
          </w:p>
        </w:tc>
        <w:tc>
          <w:tcPr>
            <w:tcW w:w="306" w:type="pct"/>
            <w:noWrap/>
            <w:hideMark/>
          </w:tcPr>
          <w:p w14:paraId="351C082E" w14:textId="0703C0A2" w:rsidR="006F01FA" w:rsidRPr="00100F63" w:rsidRDefault="006F01FA" w:rsidP="006F01F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100F63">
              <w:rPr>
                <w:rFonts w:ascii="Times New Roman" w:eastAsia="Times New Roman" w:hAnsi="Times New Roman" w:cs="Times New Roman"/>
                <w:color w:val="000000"/>
                <w:sz w:val="18"/>
                <w:szCs w:val="18"/>
              </w:rPr>
              <w:t>T4</w:t>
            </w:r>
          </w:p>
        </w:tc>
        <w:tc>
          <w:tcPr>
            <w:tcW w:w="123" w:type="pct"/>
            <w:noWrap/>
            <w:hideMark/>
          </w:tcPr>
          <w:p w14:paraId="0F72AA73" w14:textId="77777777" w:rsidR="006F01FA" w:rsidRPr="00100F63" w:rsidRDefault="006F01FA" w:rsidP="006F01FA">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r>
      <w:tr w:rsidR="00120F86" w:rsidRPr="00100F63" w14:paraId="61DFC9B0" w14:textId="77777777" w:rsidTr="00526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pct"/>
            <w:noWrap/>
            <w:hideMark/>
          </w:tcPr>
          <w:p w14:paraId="064FECE6" w14:textId="2111DCA6" w:rsidR="006F01FA" w:rsidRPr="00100F63" w:rsidRDefault="00AA03E4" w:rsidP="00245B05">
            <w:pPr>
              <w:spacing w:line="240" w:lineRule="auto"/>
              <w:rPr>
                <w:rFonts w:ascii="Calibri" w:eastAsia="Times New Roman" w:hAnsi="Calibri" w:cs="Calibri"/>
                <w:b w:val="0"/>
                <w:bCs w:val="0"/>
                <w:color w:val="000000"/>
                <w:sz w:val="18"/>
                <w:szCs w:val="18"/>
              </w:rPr>
            </w:pPr>
            <w:proofErr w:type="spellStart"/>
            <w:r w:rsidRPr="00100F63">
              <w:rPr>
                <w:rFonts w:ascii="Calibri" w:eastAsia="Times New Roman" w:hAnsi="Calibri" w:cs="Calibri"/>
                <w:b w:val="0"/>
                <w:bCs w:val="0"/>
                <w:color w:val="000000"/>
                <w:sz w:val="18"/>
                <w:szCs w:val="18"/>
              </w:rPr>
              <w:t>Kluth</w:t>
            </w:r>
            <w:proofErr w:type="spellEnd"/>
            <w:r w:rsidRPr="00100F63">
              <w:rPr>
                <w:rFonts w:ascii="Calibri" w:eastAsia="Times New Roman" w:hAnsi="Calibri" w:cs="Calibri"/>
                <w:b w:val="0"/>
                <w:bCs w:val="0"/>
                <w:color w:val="000000"/>
                <w:sz w:val="18"/>
                <w:szCs w:val="18"/>
              </w:rPr>
              <w:t xml:space="preserve"> et al</w:t>
            </w:r>
            <w:r w:rsidR="00245B05" w:rsidRPr="00100F63">
              <w:rPr>
                <w:rFonts w:ascii="Calibri" w:eastAsia="Times New Roman" w:hAnsi="Calibri" w:cs="Calibri"/>
                <w:color w:val="000000"/>
                <w:sz w:val="18"/>
                <w:szCs w:val="18"/>
              </w:rPr>
              <w:fldChar w:fldCharType="begin">
                <w:fldData xml:space="preserve">PEVuZE5vdGU+PENpdGU+PEF1dGhvcj5LbHV0aDwvQXV0aG9yPjxZZWFyPjIwMTQ8L1llYXI+PFJl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=
</w:fldData>
              </w:fldChar>
            </w:r>
            <w:r w:rsidR="00C0623A" w:rsidRPr="00100F63">
              <w:rPr>
                <w:rFonts w:ascii="Calibri" w:eastAsia="Times New Roman" w:hAnsi="Calibri" w:cs="Calibri"/>
                <w:b w:val="0"/>
                <w:bCs w:val="0"/>
                <w:color w:val="000000"/>
                <w:sz w:val="18"/>
                <w:szCs w:val="18"/>
              </w:rPr>
              <w:instrText xml:space="preserve"> ADDIN EN.CITE </w:instrText>
            </w:r>
            <w:r w:rsidR="00C0623A" w:rsidRPr="00100F63">
              <w:rPr>
                <w:rFonts w:ascii="Calibri" w:eastAsia="Times New Roman" w:hAnsi="Calibri" w:cs="Calibri"/>
                <w:color w:val="000000"/>
                <w:sz w:val="18"/>
                <w:szCs w:val="18"/>
              </w:rPr>
              <w:fldChar w:fldCharType="begin">
                <w:fldData xml:space="preserve">PEVuZE5vdGU+PENpdGU+PEF1dGhvcj5LbHV0aDwvQXV0aG9yPjxZZWFyPjIwMTQ8L1llYXI+PFJl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=
</w:fldData>
              </w:fldChar>
            </w:r>
            <w:r w:rsidR="00C0623A" w:rsidRPr="00100F63">
              <w:rPr>
                <w:rFonts w:ascii="Calibri" w:eastAsia="Times New Roman" w:hAnsi="Calibri" w:cs="Calibri"/>
                <w:b w:val="0"/>
                <w:bCs w:val="0"/>
                <w:color w:val="000000"/>
                <w:sz w:val="18"/>
                <w:szCs w:val="18"/>
              </w:rPr>
              <w:instrText xml:space="preserve"> ADDIN EN.CITE.DATA </w:instrText>
            </w:r>
            <w:r w:rsidR="00C0623A" w:rsidRPr="00100F63">
              <w:rPr>
                <w:rFonts w:ascii="Calibri" w:eastAsia="Times New Roman" w:hAnsi="Calibri" w:cs="Calibri"/>
                <w:color w:val="000000"/>
                <w:sz w:val="18"/>
                <w:szCs w:val="18"/>
              </w:rPr>
            </w:r>
            <w:r w:rsidR="00C0623A" w:rsidRPr="00100F63">
              <w:rPr>
                <w:rFonts w:ascii="Calibri" w:eastAsia="Times New Roman" w:hAnsi="Calibri" w:cs="Calibri"/>
                <w:color w:val="000000"/>
                <w:sz w:val="18"/>
                <w:szCs w:val="18"/>
              </w:rPr>
              <w:fldChar w:fldCharType="end"/>
            </w:r>
            <w:r w:rsidR="00245B05" w:rsidRPr="00100F63">
              <w:rPr>
                <w:rFonts w:ascii="Calibri" w:eastAsia="Times New Roman" w:hAnsi="Calibri" w:cs="Calibri"/>
                <w:color w:val="000000"/>
                <w:sz w:val="18"/>
                <w:szCs w:val="18"/>
              </w:rPr>
            </w:r>
            <w:r w:rsidR="00245B05" w:rsidRPr="00100F63">
              <w:rPr>
                <w:rFonts w:ascii="Calibri" w:eastAsia="Times New Roman" w:hAnsi="Calibri" w:cs="Calibri"/>
                <w:color w:val="000000"/>
                <w:sz w:val="18"/>
                <w:szCs w:val="18"/>
              </w:rPr>
              <w:fldChar w:fldCharType="separate"/>
            </w:r>
            <w:r w:rsidR="00C0623A" w:rsidRPr="00100F63">
              <w:rPr>
                <w:rFonts w:ascii="Calibri" w:eastAsia="Times New Roman" w:hAnsi="Calibri" w:cs="Calibri"/>
                <w:b w:val="0"/>
                <w:bCs w:val="0"/>
                <w:noProof/>
                <w:color w:val="000000"/>
                <w:sz w:val="18"/>
                <w:szCs w:val="18"/>
                <w:vertAlign w:val="superscript"/>
              </w:rPr>
              <w:t>15</w:t>
            </w:r>
            <w:r w:rsidR="00245B05" w:rsidRPr="00100F63">
              <w:rPr>
                <w:rFonts w:ascii="Calibri" w:eastAsia="Times New Roman" w:hAnsi="Calibri" w:cs="Calibri"/>
                <w:color w:val="000000"/>
                <w:sz w:val="18"/>
                <w:szCs w:val="18"/>
              </w:rPr>
              <w:fldChar w:fldCharType="end"/>
            </w:r>
          </w:p>
        </w:tc>
        <w:tc>
          <w:tcPr>
            <w:tcW w:w="491" w:type="pct"/>
            <w:noWrap/>
            <w:hideMark/>
          </w:tcPr>
          <w:p w14:paraId="433FEEE6" w14:textId="04DE7A30" w:rsidR="006F01FA" w:rsidRPr="00100F63" w:rsidRDefault="00AA03E4" w:rsidP="006F01FA">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male</w:t>
            </w:r>
          </w:p>
        </w:tc>
        <w:tc>
          <w:tcPr>
            <w:tcW w:w="490" w:type="pct"/>
            <w:noWrap/>
            <w:hideMark/>
          </w:tcPr>
          <w:p w14:paraId="06BCC201" w14:textId="77777777" w:rsidR="006F01FA" w:rsidRPr="00100F63" w:rsidRDefault="006F01FA" w:rsidP="006F01F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6497</w:t>
            </w:r>
          </w:p>
        </w:tc>
        <w:tc>
          <w:tcPr>
            <w:tcW w:w="1051" w:type="pct"/>
            <w:noWrap/>
            <w:hideMark/>
          </w:tcPr>
          <w:p w14:paraId="126B48AE" w14:textId="0C83BF68" w:rsidR="006F01FA" w:rsidRPr="00100F63" w:rsidRDefault="006F01FA" w:rsidP="006F01FA">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Multi-country multicentre</w:t>
            </w:r>
          </w:p>
        </w:tc>
        <w:tc>
          <w:tcPr>
            <w:tcW w:w="367" w:type="pct"/>
            <w:noWrap/>
            <w:hideMark/>
          </w:tcPr>
          <w:p w14:paraId="38CFE40C" w14:textId="77777777" w:rsidR="006F01FA" w:rsidRPr="00100F63" w:rsidRDefault="006F01FA" w:rsidP="006F01F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5.6</w:t>
            </w:r>
          </w:p>
        </w:tc>
        <w:tc>
          <w:tcPr>
            <w:tcW w:w="304" w:type="pct"/>
            <w:noWrap/>
            <w:hideMark/>
          </w:tcPr>
          <w:p w14:paraId="1A6C79FA" w14:textId="77777777" w:rsidR="006F01FA" w:rsidRPr="00100F63" w:rsidRDefault="006F01FA" w:rsidP="006F01F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4.3</w:t>
            </w:r>
          </w:p>
        </w:tc>
        <w:tc>
          <w:tcPr>
            <w:tcW w:w="322" w:type="pct"/>
            <w:noWrap/>
            <w:hideMark/>
          </w:tcPr>
          <w:p w14:paraId="4E902896" w14:textId="77777777" w:rsidR="006F01FA" w:rsidRPr="00100F63" w:rsidRDefault="006F01FA" w:rsidP="006F01F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8.2</w:t>
            </w:r>
          </w:p>
        </w:tc>
        <w:tc>
          <w:tcPr>
            <w:tcW w:w="306" w:type="pct"/>
            <w:noWrap/>
            <w:hideMark/>
          </w:tcPr>
          <w:p w14:paraId="0B71E840" w14:textId="77777777" w:rsidR="006F01FA" w:rsidRPr="00100F63" w:rsidRDefault="006F01FA" w:rsidP="006F01F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15</w:t>
            </w:r>
          </w:p>
        </w:tc>
        <w:tc>
          <w:tcPr>
            <w:tcW w:w="306" w:type="pct"/>
            <w:noWrap/>
            <w:hideMark/>
          </w:tcPr>
          <w:p w14:paraId="2BE785FD" w14:textId="77777777" w:rsidR="006F01FA" w:rsidRPr="00100F63" w:rsidRDefault="006F01FA" w:rsidP="006F01F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24</w:t>
            </w:r>
          </w:p>
        </w:tc>
        <w:tc>
          <w:tcPr>
            <w:tcW w:w="306" w:type="pct"/>
            <w:noWrap/>
            <w:hideMark/>
          </w:tcPr>
          <w:p w14:paraId="6C0C113A" w14:textId="77777777" w:rsidR="006F01FA" w:rsidRPr="00100F63" w:rsidRDefault="006F01FA" w:rsidP="006F01F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31</w:t>
            </w:r>
          </w:p>
        </w:tc>
        <w:tc>
          <w:tcPr>
            <w:tcW w:w="306" w:type="pct"/>
            <w:noWrap/>
            <w:hideMark/>
          </w:tcPr>
          <w:p w14:paraId="25FDC181" w14:textId="77777777" w:rsidR="006F01FA" w:rsidRPr="00100F63" w:rsidRDefault="006F01FA" w:rsidP="006F01F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12</w:t>
            </w:r>
          </w:p>
        </w:tc>
        <w:tc>
          <w:tcPr>
            <w:tcW w:w="123" w:type="pct"/>
            <w:noWrap/>
            <w:hideMark/>
          </w:tcPr>
          <w:p w14:paraId="12F526D7" w14:textId="77777777" w:rsidR="006F01FA" w:rsidRPr="00100F63" w:rsidRDefault="006F01FA" w:rsidP="006F01F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
        </w:tc>
      </w:tr>
      <w:tr w:rsidR="00120F86" w:rsidRPr="00100F63" w14:paraId="7F28C867" w14:textId="77777777" w:rsidTr="0052602D">
        <w:trPr>
          <w:trHeight w:val="300"/>
        </w:trPr>
        <w:tc>
          <w:tcPr>
            <w:cnfStyle w:val="001000000000" w:firstRow="0" w:lastRow="0" w:firstColumn="1" w:lastColumn="0" w:oddVBand="0" w:evenVBand="0" w:oddHBand="0" w:evenHBand="0" w:firstRowFirstColumn="0" w:firstRowLastColumn="0" w:lastRowFirstColumn="0" w:lastRowLastColumn="0"/>
            <w:tcW w:w="628" w:type="pct"/>
            <w:noWrap/>
            <w:hideMark/>
          </w:tcPr>
          <w:p w14:paraId="61495EFE" w14:textId="77777777" w:rsidR="006F01FA" w:rsidRPr="00100F63" w:rsidRDefault="006F01FA" w:rsidP="006F01FA">
            <w:pPr>
              <w:spacing w:line="240" w:lineRule="auto"/>
              <w:rPr>
                <w:rFonts w:ascii="Times New Roman" w:eastAsia="Times New Roman" w:hAnsi="Times New Roman" w:cs="Times New Roman"/>
                <w:b w:val="0"/>
                <w:bCs w:val="0"/>
                <w:sz w:val="18"/>
                <w:szCs w:val="18"/>
              </w:rPr>
            </w:pPr>
          </w:p>
        </w:tc>
        <w:tc>
          <w:tcPr>
            <w:tcW w:w="491" w:type="pct"/>
            <w:noWrap/>
            <w:hideMark/>
          </w:tcPr>
          <w:p w14:paraId="56CE325B" w14:textId="008B2375" w:rsidR="006F01FA" w:rsidRPr="00100F63" w:rsidRDefault="00AA03E4" w:rsidP="006F01F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female</w:t>
            </w:r>
          </w:p>
        </w:tc>
        <w:tc>
          <w:tcPr>
            <w:tcW w:w="490" w:type="pct"/>
            <w:noWrap/>
            <w:hideMark/>
          </w:tcPr>
          <w:p w14:paraId="3F6E9F1B" w14:textId="77777777" w:rsidR="006F01FA" w:rsidRPr="00100F63" w:rsidRDefault="006F01FA" w:rsidP="006F01F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1605</w:t>
            </w:r>
          </w:p>
        </w:tc>
        <w:tc>
          <w:tcPr>
            <w:tcW w:w="1051" w:type="pct"/>
            <w:noWrap/>
            <w:hideMark/>
          </w:tcPr>
          <w:p w14:paraId="11DAA4AE" w14:textId="77777777" w:rsidR="006F01FA" w:rsidRPr="00100F63" w:rsidRDefault="006F01FA" w:rsidP="006F01F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367" w:type="pct"/>
            <w:noWrap/>
            <w:hideMark/>
          </w:tcPr>
          <w:p w14:paraId="0BEC60D6" w14:textId="77777777" w:rsidR="006F01FA" w:rsidRPr="00100F63" w:rsidRDefault="006F01FA" w:rsidP="006F01F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5.3</w:t>
            </w:r>
          </w:p>
        </w:tc>
        <w:tc>
          <w:tcPr>
            <w:tcW w:w="304" w:type="pct"/>
            <w:noWrap/>
            <w:hideMark/>
          </w:tcPr>
          <w:p w14:paraId="064B9902" w14:textId="77777777" w:rsidR="006F01FA" w:rsidRPr="00100F63" w:rsidRDefault="006F01FA" w:rsidP="006F01F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4.5</w:t>
            </w:r>
          </w:p>
        </w:tc>
        <w:tc>
          <w:tcPr>
            <w:tcW w:w="322" w:type="pct"/>
            <w:noWrap/>
            <w:hideMark/>
          </w:tcPr>
          <w:p w14:paraId="1D399C19" w14:textId="77777777" w:rsidR="006F01FA" w:rsidRPr="00100F63" w:rsidRDefault="006F01FA" w:rsidP="006F01F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7.4</w:t>
            </w:r>
          </w:p>
        </w:tc>
        <w:tc>
          <w:tcPr>
            <w:tcW w:w="306" w:type="pct"/>
            <w:noWrap/>
            <w:hideMark/>
          </w:tcPr>
          <w:p w14:paraId="462631AA" w14:textId="77777777" w:rsidR="006F01FA" w:rsidRPr="00100F63" w:rsidRDefault="006F01FA" w:rsidP="006F01F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11</w:t>
            </w:r>
          </w:p>
        </w:tc>
        <w:tc>
          <w:tcPr>
            <w:tcW w:w="306" w:type="pct"/>
            <w:noWrap/>
            <w:hideMark/>
          </w:tcPr>
          <w:p w14:paraId="424C24A5" w14:textId="77777777" w:rsidR="006F01FA" w:rsidRPr="00100F63" w:rsidRDefault="006F01FA" w:rsidP="006F01F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25</w:t>
            </w:r>
          </w:p>
        </w:tc>
        <w:tc>
          <w:tcPr>
            <w:tcW w:w="306" w:type="pct"/>
            <w:noWrap/>
            <w:hideMark/>
          </w:tcPr>
          <w:p w14:paraId="7E269844" w14:textId="77777777" w:rsidR="006F01FA" w:rsidRPr="00100F63" w:rsidRDefault="006F01FA" w:rsidP="006F01F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37</w:t>
            </w:r>
          </w:p>
        </w:tc>
        <w:tc>
          <w:tcPr>
            <w:tcW w:w="306" w:type="pct"/>
            <w:noWrap/>
            <w:hideMark/>
          </w:tcPr>
          <w:p w14:paraId="29AC701A" w14:textId="77777777" w:rsidR="006F01FA" w:rsidRPr="00100F63" w:rsidRDefault="006F01FA" w:rsidP="006F01F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9.5</w:t>
            </w:r>
          </w:p>
        </w:tc>
        <w:tc>
          <w:tcPr>
            <w:tcW w:w="123" w:type="pct"/>
            <w:noWrap/>
            <w:hideMark/>
          </w:tcPr>
          <w:p w14:paraId="5755519D" w14:textId="77777777" w:rsidR="006F01FA" w:rsidRPr="00100F63" w:rsidRDefault="006F01FA" w:rsidP="006F01F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r>
      <w:tr w:rsidR="00120F86" w:rsidRPr="00100F63" w14:paraId="61BA4022" w14:textId="77777777" w:rsidTr="00526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pct"/>
            <w:noWrap/>
            <w:hideMark/>
          </w:tcPr>
          <w:p w14:paraId="645D86CC" w14:textId="6AB4E3F3" w:rsidR="00AA03E4" w:rsidRPr="00100F63" w:rsidRDefault="00AA03E4" w:rsidP="00245B05">
            <w:pPr>
              <w:spacing w:line="240" w:lineRule="auto"/>
              <w:rPr>
                <w:rFonts w:ascii="Calibri" w:eastAsia="Times New Roman" w:hAnsi="Calibri" w:cs="Calibri"/>
                <w:b w:val="0"/>
                <w:bCs w:val="0"/>
                <w:color w:val="000000"/>
                <w:sz w:val="18"/>
                <w:szCs w:val="18"/>
              </w:rPr>
            </w:pPr>
            <w:r w:rsidRPr="00100F63">
              <w:rPr>
                <w:rFonts w:ascii="Calibri" w:eastAsia="Times New Roman" w:hAnsi="Calibri" w:cs="Calibri"/>
                <w:b w:val="0"/>
                <w:bCs w:val="0"/>
                <w:color w:val="000000"/>
                <w:sz w:val="18"/>
                <w:szCs w:val="18"/>
              </w:rPr>
              <w:t>Soave et al</w:t>
            </w:r>
            <w:r w:rsidR="00245B05" w:rsidRPr="00100F63">
              <w:rPr>
                <w:rFonts w:ascii="Calibri" w:eastAsia="Times New Roman" w:hAnsi="Calibri" w:cs="Calibri"/>
                <w:color w:val="000000"/>
                <w:sz w:val="18"/>
                <w:szCs w:val="18"/>
              </w:rPr>
              <w:fldChar w:fldCharType="begin"/>
            </w:r>
            <w:r w:rsidR="00C0623A" w:rsidRPr="00100F63">
              <w:rPr>
                <w:rFonts w:ascii="Calibri" w:eastAsia="Times New Roman" w:hAnsi="Calibri" w:cs="Calibri"/>
                <w:b w:val="0"/>
                <w:bCs w:val="0"/>
                <w:color w:val="000000"/>
                <w:sz w:val="18"/>
                <w:szCs w:val="18"/>
              </w:rPr>
              <w:instrText xml:space="preserve"> ADDIN EN.CITE &lt;EndNote&gt;&lt;Cite&gt;&lt;Author&gt;Soave&lt;/Author&gt;&lt;Year&gt;2015&lt;/Year&gt;&lt;RecNum&gt;16&lt;/RecNum&gt;&lt;DisplayText&gt;&lt;style face="superscript"&gt;16&lt;/style&gt;&lt;/DisplayText&gt;&lt;record&gt;&lt;rec-number&gt;16&lt;/rec-number&gt;&lt;foreign-keys&gt;&lt;key app="EN" db-id="v9wz0a0x75vsr9e05ztvvv2bpwwars2x0dwa" timestamp="1643993145"&gt;16&lt;/key&gt;&lt;/foreign-keys&gt;&lt;ref-type name="Journal Article"&gt;17&lt;/ref-type&gt;&lt;contributors&gt;&lt;authors&gt;&lt;author&gt;Soave, A.&lt;/author&gt;&lt;author&gt;Dahlem, R.&lt;/author&gt;&lt;author&gt;Hansen, J.&lt;/author&gt;&lt;author&gt;Weisbach, L.&lt;/author&gt;&lt;author&gt;Minner, S.&lt;/author&gt;&lt;author&gt;Engel, O.&lt;/author&gt;&lt;author&gt;Kluth, L. A.&lt;/author&gt;&lt;author&gt;Chun, F. K.&lt;/author&gt;&lt;author&gt;Shariat, S. F.&lt;/author&gt;&lt;author&gt;Fisch, M.&lt;/author&gt;&lt;author&gt;Rink, M.&lt;/author&gt;&lt;/authors&gt;&lt;/contributors&gt;&lt;titles&gt;&lt;title&gt;Gender-specific outcomes of bladder cancer patients: A stage-specific analysis in a contemporary, homogenous radical cystectomy cohort&lt;/title&gt;&lt;secondary-title&gt;European Journal of Surgical Oncology (EJSO)&lt;/secondary-title&gt;&lt;/titles&gt;&lt;periodical&gt;&lt;full-title&gt;European Journal of Surgical Oncology (EJSO)&lt;/full-title&gt;&lt;/periodical&gt;&lt;pages&gt;368-377&lt;/pages&gt;&lt;volume&gt;41&lt;/volume&gt;&lt;number&gt;3&lt;/number&gt;&lt;keywords&gt;&lt;keyword&gt;Urinary bladder cancer&lt;/keyword&gt;&lt;keyword&gt;Urothelial carcinoma&lt;/keyword&gt;&lt;keyword&gt;Radical cystectomy&lt;/keyword&gt;&lt;keyword&gt;Gender&lt;/keyword&gt;&lt;keyword&gt;Outcome&lt;/keyword&gt;&lt;keyword&gt;Survival&lt;/keyword&gt;&lt;/keywords&gt;&lt;dates&gt;&lt;year&gt;2015&lt;/year&gt;&lt;pub-dates&gt;&lt;date&gt;2015/03/01/&lt;/date&gt;&lt;/pub-dates&gt;&lt;/dates&gt;&lt;isbn&gt;0748-7983&lt;/isbn&gt;&lt;urls&gt;&lt;related-urls&gt;&lt;url&gt;https://www.sciencedirect.com/science/article/pii/S0748798314003485&lt;/url&gt;&lt;/related-urls&gt;&lt;/urls&gt;&lt;electronic-resource-num&gt;https://doi.org/10.1016/j.ejso.2014.03.003&lt;/electronic-resource-num&gt;&lt;/record&gt;&lt;/Cite&gt;&lt;/EndNote&gt;</w:instrText>
            </w:r>
            <w:r w:rsidR="00245B05" w:rsidRPr="00100F63">
              <w:rPr>
                <w:rFonts w:ascii="Calibri" w:eastAsia="Times New Roman" w:hAnsi="Calibri" w:cs="Calibri"/>
                <w:color w:val="000000"/>
                <w:sz w:val="18"/>
                <w:szCs w:val="18"/>
              </w:rPr>
              <w:fldChar w:fldCharType="separate"/>
            </w:r>
            <w:r w:rsidR="00C0623A" w:rsidRPr="00100F63">
              <w:rPr>
                <w:rFonts w:ascii="Calibri" w:eastAsia="Times New Roman" w:hAnsi="Calibri" w:cs="Calibri"/>
                <w:b w:val="0"/>
                <w:bCs w:val="0"/>
                <w:noProof/>
                <w:color w:val="000000"/>
                <w:sz w:val="18"/>
                <w:szCs w:val="18"/>
                <w:vertAlign w:val="superscript"/>
              </w:rPr>
              <w:t>16</w:t>
            </w:r>
            <w:r w:rsidR="00245B05" w:rsidRPr="00100F63">
              <w:rPr>
                <w:rFonts w:ascii="Calibri" w:eastAsia="Times New Roman" w:hAnsi="Calibri" w:cs="Calibri"/>
                <w:color w:val="000000"/>
                <w:sz w:val="18"/>
                <w:szCs w:val="18"/>
              </w:rPr>
              <w:fldChar w:fldCharType="end"/>
            </w:r>
          </w:p>
        </w:tc>
        <w:tc>
          <w:tcPr>
            <w:tcW w:w="491" w:type="pct"/>
            <w:noWrap/>
            <w:hideMark/>
          </w:tcPr>
          <w:p w14:paraId="7309233D" w14:textId="4DC4E0E3" w:rsidR="00AA03E4" w:rsidRPr="00100F63" w:rsidRDefault="00AA03E4" w:rsidP="00AA03E4">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male</w:t>
            </w:r>
          </w:p>
        </w:tc>
        <w:tc>
          <w:tcPr>
            <w:tcW w:w="490" w:type="pct"/>
            <w:noWrap/>
            <w:hideMark/>
          </w:tcPr>
          <w:p w14:paraId="4099C0EA"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398</w:t>
            </w:r>
          </w:p>
        </w:tc>
        <w:tc>
          <w:tcPr>
            <w:tcW w:w="1051" w:type="pct"/>
            <w:noWrap/>
            <w:hideMark/>
          </w:tcPr>
          <w:p w14:paraId="658A9E42" w14:textId="3EBBF099" w:rsidR="00AA03E4" w:rsidRPr="00100F63" w:rsidRDefault="00AA03E4" w:rsidP="00AA03E4">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Germany, single centre</w:t>
            </w:r>
          </w:p>
        </w:tc>
        <w:tc>
          <w:tcPr>
            <w:tcW w:w="367" w:type="pct"/>
            <w:noWrap/>
            <w:hideMark/>
          </w:tcPr>
          <w:p w14:paraId="11E62E3C"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9.8</w:t>
            </w:r>
          </w:p>
        </w:tc>
        <w:tc>
          <w:tcPr>
            <w:tcW w:w="304" w:type="pct"/>
            <w:noWrap/>
            <w:hideMark/>
          </w:tcPr>
          <w:p w14:paraId="4688689F"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4.8</w:t>
            </w:r>
          </w:p>
        </w:tc>
        <w:tc>
          <w:tcPr>
            <w:tcW w:w="322" w:type="pct"/>
            <w:noWrap/>
            <w:hideMark/>
          </w:tcPr>
          <w:p w14:paraId="7A2277C5"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10.6</w:t>
            </w:r>
          </w:p>
        </w:tc>
        <w:tc>
          <w:tcPr>
            <w:tcW w:w="306" w:type="pct"/>
            <w:noWrap/>
            <w:hideMark/>
          </w:tcPr>
          <w:p w14:paraId="1759C2DF"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14.1</w:t>
            </w:r>
          </w:p>
        </w:tc>
        <w:tc>
          <w:tcPr>
            <w:tcW w:w="306" w:type="pct"/>
            <w:noWrap/>
            <w:hideMark/>
          </w:tcPr>
          <w:p w14:paraId="699593B1"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17.1</w:t>
            </w:r>
          </w:p>
        </w:tc>
        <w:tc>
          <w:tcPr>
            <w:tcW w:w="306" w:type="pct"/>
            <w:noWrap/>
            <w:hideMark/>
          </w:tcPr>
          <w:p w14:paraId="2A4FCD5C"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26.6</w:t>
            </w:r>
          </w:p>
        </w:tc>
        <w:tc>
          <w:tcPr>
            <w:tcW w:w="306" w:type="pct"/>
            <w:noWrap/>
            <w:hideMark/>
          </w:tcPr>
          <w:p w14:paraId="52861704"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17.1</w:t>
            </w:r>
          </w:p>
        </w:tc>
        <w:tc>
          <w:tcPr>
            <w:tcW w:w="123" w:type="pct"/>
            <w:noWrap/>
            <w:hideMark/>
          </w:tcPr>
          <w:p w14:paraId="7D2DD110"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
        </w:tc>
      </w:tr>
      <w:tr w:rsidR="00120F86" w:rsidRPr="00100F63" w14:paraId="5CEFFC9D" w14:textId="77777777" w:rsidTr="0052602D">
        <w:trPr>
          <w:trHeight w:val="300"/>
        </w:trPr>
        <w:tc>
          <w:tcPr>
            <w:cnfStyle w:val="001000000000" w:firstRow="0" w:lastRow="0" w:firstColumn="1" w:lastColumn="0" w:oddVBand="0" w:evenVBand="0" w:oddHBand="0" w:evenHBand="0" w:firstRowFirstColumn="0" w:firstRowLastColumn="0" w:lastRowFirstColumn="0" w:lastRowLastColumn="0"/>
            <w:tcW w:w="628" w:type="pct"/>
            <w:noWrap/>
            <w:hideMark/>
          </w:tcPr>
          <w:p w14:paraId="413B32CA" w14:textId="77777777" w:rsidR="00AA03E4" w:rsidRPr="00100F63" w:rsidRDefault="00AA03E4" w:rsidP="00AA03E4">
            <w:pPr>
              <w:spacing w:line="240" w:lineRule="auto"/>
              <w:rPr>
                <w:rFonts w:ascii="Times New Roman" w:eastAsia="Times New Roman" w:hAnsi="Times New Roman" w:cs="Times New Roman"/>
                <w:b w:val="0"/>
                <w:bCs w:val="0"/>
                <w:sz w:val="18"/>
                <w:szCs w:val="18"/>
              </w:rPr>
            </w:pPr>
          </w:p>
        </w:tc>
        <w:tc>
          <w:tcPr>
            <w:tcW w:w="491" w:type="pct"/>
            <w:noWrap/>
            <w:hideMark/>
          </w:tcPr>
          <w:p w14:paraId="17185271" w14:textId="7740DC70" w:rsidR="00AA03E4" w:rsidRPr="00100F63" w:rsidRDefault="00AA03E4" w:rsidP="00AA03E4">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female</w:t>
            </w:r>
          </w:p>
        </w:tc>
        <w:tc>
          <w:tcPr>
            <w:tcW w:w="490" w:type="pct"/>
            <w:noWrap/>
            <w:hideMark/>
          </w:tcPr>
          <w:p w14:paraId="1B1F7179"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119</w:t>
            </w:r>
          </w:p>
        </w:tc>
        <w:tc>
          <w:tcPr>
            <w:tcW w:w="1051" w:type="pct"/>
            <w:noWrap/>
            <w:hideMark/>
          </w:tcPr>
          <w:p w14:paraId="2051002E"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367" w:type="pct"/>
            <w:noWrap/>
            <w:hideMark/>
          </w:tcPr>
          <w:p w14:paraId="5E80BAA7"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10.1</w:t>
            </w:r>
          </w:p>
        </w:tc>
        <w:tc>
          <w:tcPr>
            <w:tcW w:w="304" w:type="pct"/>
            <w:noWrap/>
            <w:hideMark/>
          </w:tcPr>
          <w:p w14:paraId="0B857F9F"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2E2E2E"/>
                <w:sz w:val="18"/>
                <w:szCs w:val="18"/>
              </w:rPr>
            </w:pPr>
            <w:r w:rsidRPr="00100F63">
              <w:rPr>
                <w:rFonts w:ascii="Georgia" w:eastAsia="Times New Roman" w:hAnsi="Georgia" w:cs="Calibri"/>
                <w:color w:val="2E2E2E"/>
                <w:sz w:val="18"/>
                <w:szCs w:val="18"/>
              </w:rPr>
              <w:t>2.59</w:t>
            </w:r>
          </w:p>
        </w:tc>
        <w:tc>
          <w:tcPr>
            <w:tcW w:w="322" w:type="pct"/>
            <w:noWrap/>
            <w:hideMark/>
          </w:tcPr>
          <w:p w14:paraId="1B7DC045"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4.2</w:t>
            </w:r>
          </w:p>
        </w:tc>
        <w:tc>
          <w:tcPr>
            <w:tcW w:w="306" w:type="pct"/>
            <w:noWrap/>
            <w:hideMark/>
          </w:tcPr>
          <w:p w14:paraId="4245D1CF"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8.4</w:t>
            </w:r>
          </w:p>
        </w:tc>
        <w:tc>
          <w:tcPr>
            <w:tcW w:w="306" w:type="pct"/>
            <w:noWrap/>
            <w:hideMark/>
          </w:tcPr>
          <w:p w14:paraId="0B8EDBA0"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23.5</w:t>
            </w:r>
          </w:p>
        </w:tc>
        <w:tc>
          <w:tcPr>
            <w:tcW w:w="306" w:type="pct"/>
            <w:noWrap/>
            <w:hideMark/>
          </w:tcPr>
          <w:p w14:paraId="028C5269"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34.5</w:t>
            </w:r>
          </w:p>
        </w:tc>
        <w:tc>
          <w:tcPr>
            <w:tcW w:w="306" w:type="pct"/>
            <w:noWrap/>
            <w:hideMark/>
          </w:tcPr>
          <w:p w14:paraId="5C422BFB"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16.8</w:t>
            </w:r>
          </w:p>
        </w:tc>
        <w:tc>
          <w:tcPr>
            <w:tcW w:w="123" w:type="pct"/>
            <w:noWrap/>
            <w:hideMark/>
          </w:tcPr>
          <w:p w14:paraId="719E31F8"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r>
      <w:tr w:rsidR="00120F86" w:rsidRPr="00100F63" w14:paraId="6DA39C4B" w14:textId="77777777" w:rsidTr="00526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pct"/>
            <w:noWrap/>
            <w:hideMark/>
          </w:tcPr>
          <w:p w14:paraId="7DBB073F" w14:textId="7C42AD60" w:rsidR="00AA03E4" w:rsidRPr="00100F63" w:rsidRDefault="00AA03E4" w:rsidP="00245B05">
            <w:pPr>
              <w:spacing w:line="240" w:lineRule="auto"/>
              <w:rPr>
                <w:rFonts w:ascii="Calibri" w:eastAsia="Times New Roman" w:hAnsi="Calibri" w:cs="Calibri"/>
                <w:b w:val="0"/>
                <w:bCs w:val="0"/>
                <w:color w:val="000000"/>
                <w:sz w:val="18"/>
                <w:szCs w:val="18"/>
              </w:rPr>
            </w:pPr>
            <w:r w:rsidRPr="00100F63">
              <w:rPr>
                <w:rFonts w:ascii="Calibri" w:eastAsia="Times New Roman" w:hAnsi="Calibri" w:cs="Calibri"/>
                <w:b w:val="0"/>
                <w:bCs w:val="0"/>
                <w:color w:val="000000"/>
                <w:sz w:val="18"/>
                <w:szCs w:val="18"/>
              </w:rPr>
              <w:t xml:space="preserve">Otto et al </w:t>
            </w:r>
            <w:r w:rsidR="00245B05" w:rsidRPr="00100F63">
              <w:rPr>
                <w:rFonts w:ascii="Calibri" w:eastAsia="Times New Roman" w:hAnsi="Calibri" w:cs="Calibri"/>
                <w:color w:val="000000"/>
                <w:sz w:val="18"/>
                <w:szCs w:val="18"/>
              </w:rPr>
              <w:fldChar w:fldCharType="begin">
                <w:fldData xml:space="preserve">PEVuZE5vdGU+PENpdGU+PEF1dGhvcj5PdHRvPC9BdXRob3I+PFllYXI+MjAxMjwvWWVhcj48UmVj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</w:fldData>
              </w:fldChar>
            </w:r>
            <w:r w:rsidR="00C0623A" w:rsidRPr="00100F63">
              <w:rPr>
                <w:rFonts w:ascii="Calibri" w:eastAsia="Times New Roman" w:hAnsi="Calibri" w:cs="Calibri"/>
                <w:b w:val="0"/>
                <w:bCs w:val="0"/>
                <w:color w:val="000000"/>
                <w:sz w:val="18"/>
                <w:szCs w:val="18"/>
              </w:rPr>
              <w:instrText xml:space="preserve"> ADDIN EN.CITE </w:instrText>
            </w:r>
            <w:r w:rsidR="00C0623A" w:rsidRPr="00100F63">
              <w:rPr>
                <w:rFonts w:ascii="Calibri" w:eastAsia="Times New Roman" w:hAnsi="Calibri" w:cs="Calibri"/>
                <w:color w:val="000000"/>
                <w:sz w:val="18"/>
                <w:szCs w:val="18"/>
              </w:rPr>
              <w:fldChar w:fldCharType="begin">
                <w:fldData xml:space="preserve">PEVuZE5vdGU+PENpdGU+PEF1dGhvcj5PdHRvPC9BdXRob3I+PFllYXI+MjAxMjwvWWVhcj48UmVj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</w:fldData>
              </w:fldChar>
            </w:r>
            <w:r w:rsidR="00C0623A" w:rsidRPr="00100F63">
              <w:rPr>
                <w:rFonts w:ascii="Calibri" w:eastAsia="Times New Roman" w:hAnsi="Calibri" w:cs="Calibri"/>
                <w:b w:val="0"/>
                <w:bCs w:val="0"/>
                <w:color w:val="000000"/>
                <w:sz w:val="18"/>
                <w:szCs w:val="18"/>
              </w:rPr>
              <w:instrText xml:space="preserve"> ADDIN EN.CITE.DATA </w:instrText>
            </w:r>
            <w:r w:rsidR="00C0623A" w:rsidRPr="00100F63">
              <w:rPr>
                <w:rFonts w:ascii="Calibri" w:eastAsia="Times New Roman" w:hAnsi="Calibri" w:cs="Calibri"/>
                <w:color w:val="000000"/>
                <w:sz w:val="18"/>
                <w:szCs w:val="18"/>
              </w:rPr>
            </w:r>
            <w:r w:rsidR="00C0623A" w:rsidRPr="00100F63">
              <w:rPr>
                <w:rFonts w:ascii="Calibri" w:eastAsia="Times New Roman" w:hAnsi="Calibri" w:cs="Calibri"/>
                <w:color w:val="000000"/>
                <w:sz w:val="18"/>
                <w:szCs w:val="18"/>
              </w:rPr>
              <w:fldChar w:fldCharType="end"/>
            </w:r>
            <w:r w:rsidR="00245B05" w:rsidRPr="00100F63">
              <w:rPr>
                <w:rFonts w:ascii="Calibri" w:eastAsia="Times New Roman" w:hAnsi="Calibri" w:cs="Calibri"/>
                <w:color w:val="000000"/>
                <w:sz w:val="18"/>
                <w:szCs w:val="18"/>
              </w:rPr>
            </w:r>
            <w:r w:rsidR="00245B05" w:rsidRPr="00100F63">
              <w:rPr>
                <w:rFonts w:ascii="Calibri" w:eastAsia="Times New Roman" w:hAnsi="Calibri" w:cs="Calibri"/>
                <w:color w:val="000000"/>
                <w:sz w:val="18"/>
                <w:szCs w:val="18"/>
              </w:rPr>
              <w:fldChar w:fldCharType="separate"/>
            </w:r>
            <w:r w:rsidR="00C0623A" w:rsidRPr="00100F63">
              <w:rPr>
                <w:rFonts w:ascii="Calibri" w:eastAsia="Times New Roman" w:hAnsi="Calibri" w:cs="Calibri"/>
                <w:b w:val="0"/>
                <w:bCs w:val="0"/>
                <w:noProof/>
                <w:color w:val="000000"/>
                <w:sz w:val="18"/>
                <w:szCs w:val="18"/>
                <w:vertAlign w:val="superscript"/>
              </w:rPr>
              <w:t>17</w:t>
            </w:r>
            <w:r w:rsidR="00245B05" w:rsidRPr="00100F63">
              <w:rPr>
                <w:rFonts w:ascii="Calibri" w:eastAsia="Times New Roman" w:hAnsi="Calibri" w:cs="Calibri"/>
                <w:color w:val="000000"/>
                <w:sz w:val="18"/>
                <w:szCs w:val="18"/>
              </w:rPr>
              <w:fldChar w:fldCharType="end"/>
            </w:r>
          </w:p>
        </w:tc>
        <w:tc>
          <w:tcPr>
            <w:tcW w:w="491" w:type="pct"/>
            <w:noWrap/>
            <w:hideMark/>
          </w:tcPr>
          <w:p w14:paraId="0B11F187" w14:textId="616A923C" w:rsidR="00AA03E4" w:rsidRPr="00100F63" w:rsidRDefault="00AA03E4" w:rsidP="00AA03E4">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male</w:t>
            </w:r>
          </w:p>
        </w:tc>
        <w:tc>
          <w:tcPr>
            <w:tcW w:w="490" w:type="pct"/>
            <w:noWrap/>
            <w:hideMark/>
          </w:tcPr>
          <w:p w14:paraId="4A6B8269"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507</w:t>
            </w:r>
          </w:p>
        </w:tc>
        <w:tc>
          <w:tcPr>
            <w:tcW w:w="1051" w:type="pct"/>
            <w:noWrap/>
            <w:hideMark/>
          </w:tcPr>
          <w:p w14:paraId="1976E318"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
        </w:tc>
        <w:tc>
          <w:tcPr>
            <w:tcW w:w="1299" w:type="pct"/>
            <w:gridSpan w:val="4"/>
            <w:noWrap/>
            <w:hideMark/>
          </w:tcPr>
          <w:p w14:paraId="00F2C73F" w14:textId="77777777" w:rsidR="00AA03E4" w:rsidRPr="00100F63" w:rsidRDefault="00AA03E4" w:rsidP="00AA03E4">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29.5</w:t>
            </w:r>
          </w:p>
        </w:tc>
        <w:tc>
          <w:tcPr>
            <w:tcW w:w="306" w:type="pct"/>
            <w:noWrap/>
            <w:hideMark/>
          </w:tcPr>
          <w:p w14:paraId="7CD25FD9"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26.8</w:t>
            </w:r>
          </w:p>
        </w:tc>
        <w:tc>
          <w:tcPr>
            <w:tcW w:w="306" w:type="pct"/>
            <w:noWrap/>
            <w:hideMark/>
          </w:tcPr>
          <w:p w14:paraId="2DB40F3B"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32.6</w:t>
            </w:r>
          </w:p>
        </w:tc>
        <w:tc>
          <w:tcPr>
            <w:tcW w:w="306" w:type="pct"/>
            <w:noWrap/>
            <w:hideMark/>
          </w:tcPr>
          <w:p w14:paraId="6FB91223"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11.1</w:t>
            </w:r>
          </w:p>
        </w:tc>
        <w:tc>
          <w:tcPr>
            <w:tcW w:w="123" w:type="pct"/>
            <w:noWrap/>
            <w:hideMark/>
          </w:tcPr>
          <w:p w14:paraId="29F9C266" w14:textId="77777777" w:rsidR="00AA03E4" w:rsidRPr="00100F63" w:rsidRDefault="00AA03E4" w:rsidP="00AA03E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
        </w:tc>
      </w:tr>
      <w:tr w:rsidR="00AA03E4" w:rsidRPr="00100F63" w14:paraId="74C3074E" w14:textId="77777777" w:rsidTr="0052602D">
        <w:trPr>
          <w:trHeight w:val="300"/>
        </w:trPr>
        <w:tc>
          <w:tcPr>
            <w:cnfStyle w:val="001000000000" w:firstRow="0" w:lastRow="0" w:firstColumn="1" w:lastColumn="0" w:oddVBand="0" w:evenVBand="0" w:oddHBand="0" w:evenHBand="0" w:firstRowFirstColumn="0" w:firstRowLastColumn="0" w:lastRowFirstColumn="0" w:lastRowLastColumn="0"/>
            <w:tcW w:w="628" w:type="pct"/>
            <w:noWrap/>
            <w:hideMark/>
          </w:tcPr>
          <w:p w14:paraId="38AFCFE6" w14:textId="77777777" w:rsidR="00AA03E4" w:rsidRPr="00100F63" w:rsidRDefault="00AA03E4" w:rsidP="00AA03E4">
            <w:pPr>
              <w:spacing w:line="240" w:lineRule="auto"/>
              <w:rPr>
                <w:rFonts w:ascii="Times New Roman" w:eastAsia="Times New Roman" w:hAnsi="Times New Roman" w:cs="Times New Roman"/>
                <w:sz w:val="18"/>
                <w:szCs w:val="18"/>
              </w:rPr>
            </w:pPr>
          </w:p>
        </w:tc>
        <w:tc>
          <w:tcPr>
            <w:tcW w:w="491" w:type="pct"/>
            <w:noWrap/>
            <w:hideMark/>
          </w:tcPr>
          <w:p w14:paraId="4BC77EB3" w14:textId="4CC1EA5B" w:rsidR="00AA03E4" w:rsidRPr="00100F63" w:rsidRDefault="00AA03E4" w:rsidP="00AA03E4">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female</w:t>
            </w:r>
          </w:p>
        </w:tc>
        <w:tc>
          <w:tcPr>
            <w:tcW w:w="490" w:type="pct"/>
            <w:noWrap/>
            <w:hideMark/>
          </w:tcPr>
          <w:p w14:paraId="3F547231"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1976</w:t>
            </w:r>
          </w:p>
        </w:tc>
        <w:tc>
          <w:tcPr>
            <w:tcW w:w="1051" w:type="pct"/>
            <w:noWrap/>
            <w:hideMark/>
          </w:tcPr>
          <w:p w14:paraId="25ADA17C" w14:textId="77777777" w:rsidR="00AA03E4" w:rsidRPr="00100F63" w:rsidRDefault="00AA03E4" w:rsidP="00AA03E4">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Germany, multicentre</w:t>
            </w:r>
          </w:p>
        </w:tc>
        <w:tc>
          <w:tcPr>
            <w:tcW w:w="1299" w:type="pct"/>
            <w:gridSpan w:val="4"/>
            <w:noWrap/>
            <w:hideMark/>
          </w:tcPr>
          <w:p w14:paraId="1118EA2A" w14:textId="77777777" w:rsidR="00AA03E4" w:rsidRPr="00100F63" w:rsidRDefault="00AA03E4" w:rsidP="00AA03E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24.7</w:t>
            </w:r>
          </w:p>
        </w:tc>
        <w:tc>
          <w:tcPr>
            <w:tcW w:w="306" w:type="pct"/>
            <w:noWrap/>
            <w:hideMark/>
          </w:tcPr>
          <w:p w14:paraId="03DC181D"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27.6</w:t>
            </w:r>
          </w:p>
        </w:tc>
        <w:tc>
          <w:tcPr>
            <w:tcW w:w="306" w:type="pct"/>
            <w:noWrap/>
            <w:hideMark/>
          </w:tcPr>
          <w:p w14:paraId="2D95D59F"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38.8</w:t>
            </w:r>
          </w:p>
        </w:tc>
        <w:tc>
          <w:tcPr>
            <w:tcW w:w="306" w:type="pct"/>
            <w:noWrap/>
            <w:hideMark/>
          </w:tcPr>
          <w:p w14:paraId="6830FA5E"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100F63">
              <w:rPr>
                <w:rFonts w:ascii="Calibri" w:eastAsia="Times New Roman" w:hAnsi="Calibri" w:cs="Calibri"/>
                <w:color w:val="000000"/>
                <w:sz w:val="18"/>
                <w:szCs w:val="18"/>
              </w:rPr>
              <w:t>8.9</w:t>
            </w:r>
          </w:p>
        </w:tc>
        <w:tc>
          <w:tcPr>
            <w:tcW w:w="123" w:type="pct"/>
            <w:noWrap/>
            <w:hideMark/>
          </w:tcPr>
          <w:p w14:paraId="3A01DE89" w14:textId="77777777" w:rsidR="00AA03E4" w:rsidRPr="00100F63" w:rsidRDefault="00AA03E4" w:rsidP="00AA03E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r>
    </w:tbl>
    <w:p w14:paraId="567BBE3C" w14:textId="77777777" w:rsidR="008F0A21" w:rsidRDefault="008F0A21">
      <w:pPr>
        <w:spacing w:line="259" w:lineRule="auto"/>
        <w:rPr>
          <w:ins w:id="76" w:author="Olena Mandrik" w:date="2022-07-11T13:46:00Z"/>
          <w:i/>
          <w:iCs/>
        </w:rPr>
      </w:pPr>
    </w:p>
    <w:p w14:paraId="50AD14C1" w14:textId="50701775" w:rsidR="0091055F" w:rsidRDefault="00D829F2" w:rsidP="00EC0E66">
      <w:pPr>
        <w:pStyle w:val="Heading4"/>
        <w:rPr>
          <w:sz w:val="32"/>
          <w:szCs w:val="32"/>
        </w:rPr>
      </w:pPr>
      <w:r w:rsidRPr="004E4E4A">
        <w:t xml:space="preserve">Table </w:t>
      </w:r>
      <w:r w:rsidR="00EC0E66">
        <w:t>6</w:t>
      </w:r>
      <w:r w:rsidRPr="004E4E4A">
        <w:t xml:space="preserve">: </w:t>
      </w:r>
      <w:r>
        <w:t>Incidence</w:t>
      </w:r>
      <w:r w:rsidRPr="004E4E4A">
        <w:t xml:space="preserve"> of </w:t>
      </w:r>
      <w:r w:rsidR="00AD608D">
        <w:t xml:space="preserve">high-grade </w:t>
      </w:r>
      <w:r w:rsidRPr="004E4E4A">
        <w:t>bladder cancers</w:t>
      </w:r>
      <w:r>
        <w:t xml:space="preserve"> by stages</w:t>
      </w:r>
      <w:r w:rsidR="00A158F0">
        <w:t xml:space="preserve"> per population alive</w:t>
      </w:r>
    </w:p>
    <w:tbl>
      <w:tblPr>
        <w:tblStyle w:val="PlainTable2"/>
        <w:tblW w:w="5000" w:type="pct"/>
        <w:tblLayout w:type="fixed"/>
        <w:tblLook w:val="04A0" w:firstRow="1" w:lastRow="0" w:firstColumn="1" w:lastColumn="0" w:noHBand="0" w:noVBand="1"/>
      </w:tblPr>
      <w:tblGrid>
        <w:gridCol w:w="1267"/>
        <w:gridCol w:w="1000"/>
        <w:gridCol w:w="1276"/>
        <w:gridCol w:w="1912"/>
        <w:gridCol w:w="715"/>
        <w:gridCol w:w="715"/>
        <w:gridCol w:w="715"/>
        <w:gridCol w:w="715"/>
        <w:gridCol w:w="711"/>
      </w:tblGrid>
      <w:tr w:rsidR="00AD790F" w:rsidRPr="008D4EB9" w14:paraId="5B893DD1" w14:textId="77777777" w:rsidTr="0052602D">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702" w:type="pct"/>
            <w:vMerge w:val="restart"/>
            <w:noWrap/>
            <w:hideMark/>
          </w:tcPr>
          <w:p w14:paraId="7F03D5B1" w14:textId="44C21F84" w:rsidR="00AD790F" w:rsidRPr="008D4EB9" w:rsidRDefault="00AD790F" w:rsidP="0091055F">
            <w:pPr>
              <w:spacing w:line="240" w:lineRule="auto"/>
              <w:rPr>
                <w:rFonts w:ascii="Calibri" w:eastAsia="Times New Roman" w:hAnsi="Calibri" w:cs="Calibri"/>
                <w:color w:val="000000"/>
                <w:sz w:val="18"/>
                <w:szCs w:val="18"/>
              </w:rPr>
            </w:pPr>
            <w:r w:rsidRPr="008D4EB9">
              <w:rPr>
                <w:rFonts w:ascii="Calibri" w:eastAsia="Times New Roman" w:hAnsi="Calibri" w:cs="Calibri"/>
                <w:color w:val="000000"/>
                <w:sz w:val="18"/>
                <w:szCs w:val="18"/>
              </w:rPr>
              <w:t>Age, lower bond</w:t>
            </w:r>
          </w:p>
        </w:tc>
        <w:tc>
          <w:tcPr>
            <w:tcW w:w="554" w:type="pct"/>
            <w:vMerge w:val="restart"/>
            <w:noWrap/>
            <w:hideMark/>
          </w:tcPr>
          <w:p w14:paraId="5129DFB6" w14:textId="71042DD1" w:rsidR="00AD790F" w:rsidRPr="008D4EB9" w:rsidRDefault="00AD790F" w:rsidP="0091055F">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Incidence rate in females</w:t>
            </w:r>
          </w:p>
        </w:tc>
        <w:tc>
          <w:tcPr>
            <w:tcW w:w="707" w:type="pct"/>
            <w:vMerge w:val="restart"/>
            <w:noWrap/>
            <w:hideMark/>
          </w:tcPr>
          <w:p w14:paraId="4E781F0F" w14:textId="6A1CD5B9" w:rsidR="00AD790F" w:rsidRPr="008D4EB9" w:rsidRDefault="00AD790F" w:rsidP="0091055F">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Incidence rate in males</w:t>
            </w:r>
          </w:p>
        </w:tc>
        <w:tc>
          <w:tcPr>
            <w:tcW w:w="1851" w:type="pct"/>
            <w:gridSpan w:val="3"/>
            <w:noWrap/>
            <w:hideMark/>
          </w:tcPr>
          <w:p w14:paraId="5A4407EA" w14:textId="745DF2D1" w:rsidR="00AD790F" w:rsidRPr="008D4EB9" w:rsidRDefault="00AD790F" w:rsidP="0091055F">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Females</w:t>
            </w:r>
          </w:p>
        </w:tc>
        <w:tc>
          <w:tcPr>
            <w:tcW w:w="1186" w:type="pct"/>
            <w:gridSpan w:val="3"/>
            <w:noWrap/>
          </w:tcPr>
          <w:p w14:paraId="5A53CA6A" w14:textId="31E7108B" w:rsidR="00AD790F" w:rsidRPr="008D4EB9" w:rsidRDefault="00AD790F" w:rsidP="0091055F">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Males</w:t>
            </w:r>
          </w:p>
        </w:tc>
      </w:tr>
      <w:tr w:rsidR="008D4EB9" w:rsidRPr="008D4EB9" w14:paraId="3F6FEB76" w14:textId="77777777" w:rsidTr="005260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702" w:type="pct"/>
            <w:vMerge/>
            <w:noWrap/>
          </w:tcPr>
          <w:p w14:paraId="46D90ECF" w14:textId="77777777" w:rsidR="00AD790F" w:rsidRPr="008D4EB9" w:rsidRDefault="00AD790F" w:rsidP="00AD790F">
            <w:pPr>
              <w:spacing w:line="240" w:lineRule="auto"/>
              <w:rPr>
                <w:rFonts w:ascii="Calibri" w:eastAsia="Times New Roman" w:hAnsi="Calibri" w:cs="Calibri"/>
                <w:color w:val="000000"/>
                <w:sz w:val="18"/>
                <w:szCs w:val="18"/>
              </w:rPr>
            </w:pPr>
          </w:p>
        </w:tc>
        <w:tc>
          <w:tcPr>
            <w:tcW w:w="554" w:type="pct"/>
            <w:vMerge/>
            <w:noWrap/>
          </w:tcPr>
          <w:p w14:paraId="101A04B4" w14:textId="77777777" w:rsidR="00AD790F" w:rsidRPr="008D4EB9" w:rsidRDefault="00AD790F" w:rsidP="00AD790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
        </w:tc>
        <w:tc>
          <w:tcPr>
            <w:tcW w:w="707" w:type="pct"/>
            <w:vMerge/>
            <w:noWrap/>
          </w:tcPr>
          <w:p w14:paraId="51331746" w14:textId="77777777" w:rsidR="00AD790F" w:rsidRPr="008D4EB9" w:rsidRDefault="00AD790F" w:rsidP="00AD790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
        </w:tc>
        <w:tc>
          <w:tcPr>
            <w:tcW w:w="1059" w:type="pct"/>
            <w:noWrap/>
          </w:tcPr>
          <w:p w14:paraId="3010C6E0" w14:textId="44D315AF" w:rsidR="00AD790F" w:rsidRPr="008D4EB9" w:rsidRDefault="00AD790F" w:rsidP="00AD790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Stage 1</w:t>
            </w:r>
          </w:p>
        </w:tc>
        <w:tc>
          <w:tcPr>
            <w:tcW w:w="396" w:type="pct"/>
            <w:noWrap/>
          </w:tcPr>
          <w:p w14:paraId="0EAA4F2D" w14:textId="46CE38B8" w:rsidR="00AD790F" w:rsidRPr="008D4EB9" w:rsidRDefault="00AD790F" w:rsidP="00AD790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Stage 2</w:t>
            </w:r>
          </w:p>
        </w:tc>
        <w:tc>
          <w:tcPr>
            <w:tcW w:w="396" w:type="pct"/>
            <w:noWrap/>
          </w:tcPr>
          <w:p w14:paraId="36AC35FC" w14:textId="59C85A30" w:rsidR="00AD790F" w:rsidRPr="008D4EB9" w:rsidRDefault="00AD790F" w:rsidP="00AD790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Stage 3</w:t>
            </w:r>
            <w:r w:rsidR="00EA0557" w:rsidRPr="008D4EB9">
              <w:rPr>
                <w:rFonts w:ascii="Calibri" w:eastAsia="Times New Roman" w:hAnsi="Calibri" w:cs="Calibri"/>
                <w:color w:val="000000"/>
                <w:sz w:val="18"/>
                <w:szCs w:val="18"/>
              </w:rPr>
              <w:t>,4</w:t>
            </w:r>
          </w:p>
        </w:tc>
        <w:tc>
          <w:tcPr>
            <w:tcW w:w="396" w:type="pct"/>
            <w:noWrap/>
          </w:tcPr>
          <w:p w14:paraId="079FC6B6" w14:textId="6E189000" w:rsidR="00AD790F" w:rsidRPr="008D4EB9" w:rsidRDefault="00AD790F" w:rsidP="00AD790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Stage 1</w:t>
            </w:r>
          </w:p>
        </w:tc>
        <w:tc>
          <w:tcPr>
            <w:tcW w:w="396" w:type="pct"/>
            <w:noWrap/>
          </w:tcPr>
          <w:p w14:paraId="1796F682" w14:textId="6E85009B" w:rsidR="00AD790F" w:rsidRPr="008D4EB9" w:rsidRDefault="00AD790F" w:rsidP="00AD790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Stage 2</w:t>
            </w:r>
          </w:p>
        </w:tc>
        <w:tc>
          <w:tcPr>
            <w:tcW w:w="394" w:type="pct"/>
            <w:noWrap/>
          </w:tcPr>
          <w:p w14:paraId="157B8A28" w14:textId="7D543556" w:rsidR="00AD790F" w:rsidRPr="008D4EB9" w:rsidRDefault="00AD790F" w:rsidP="00AD790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Stage 3</w:t>
            </w:r>
            <w:r w:rsidR="00EA0557" w:rsidRPr="008D4EB9">
              <w:rPr>
                <w:rFonts w:ascii="Calibri" w:eastAsia="Times New Roman" w:hAnsi="Calibri" w:cs="Calibri"/>
                <w:color w:val="000000"/>
                <w:sz w:val="18"/>
                <w:szCs w:val="18"/>
              </w:rPr>
              <w:t>,4</w:t>
            </w:r>
          </w:p>
        </w:tc>
      </w:tr>
      <w:tr w:rsidR="0091055F" w:rsidRPr="008D4EB9" w14:paraId="03C53F13" w14:textId="77777777" w:rsidTr="0052602D">
        <w:trPr>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3B1557B0"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30</w:t>
            </w:r>
          </w:p>
        </w:tc>
        <w:tc>
          <w:tcPr>
            <w:tcW w:w="554" w:type="pct"/>
            <w:noWrap/>
            <w:hideMark/>
          </w:tcPr>
          <w:p w14:paraId="3CD1CFD5"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0.000002</w:t>
            </w:r>
          </w:p>
        </w:tc>
        <w:tc>
          <w:tcPr>
            <w:tcW w:w="707" w:type="pct"/>
            <w:noWrap/>
            <w:hideMark/>
          </w:tcPr>
          <w:p w14:paraId="581EF080"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0.000003</w:t>
            </w:r>
          </w:p>
        </w:tc>
        <w:tc>
          <w:tcPr>
            <w:tcW w:w="1059" w:type="pct"/>
            <w:noWrap/>
            <w:hideMark/>
          </w:tcPr>
          <w:p w14:paraId="35FD3B56"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6.5E-07</w:t>
            </w:r>
          </w:p>
        </w:tc>
        <w:tc>
          <w:tcPr>
            <w:tcW w:w="396" w:type="pct"/>
            <w:noWrap/>
            <w:hideMark/>
          </w:tcPr>
          <w:p w14:paraId="4EDA2E1B"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3.89E-07</w:t>
            </w:r>
          </w:p>
        </w:tc>
        <w:tc>
          <w:tcPr>
            <w:tcW w:w="396" w:type="pct"/>
            <w:noWrap/>
            <w:hideMark/>
          </w:tcPr>
          <w:p w14:paraId="23278FD0"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9.62E-07</w:t>
            </w:r>
          </w:p>
        </w:tc>
        <w:tc>
          <w:tcPr>
            <w:tcW w:w="396" w:type="pct"/>
            <w:noWrap/>
            <w:hideMark/>
          </w:tcPr>
          <w:p w14:paraId="3FC4D569"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9.75E-07</w:t>
            </w:r>
          </w:p>
        </w:tc>
        <w:tc>
          <w:tcPr>
            <w:tcW w:w="396" w:type="pct"/>
            <w:noWrap/>
            <w:hideMark/>
          </w:tcPr>
          <w:p w14:paraId="7D3BF57B"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5.83E-07</w:t>
            </w:r>
          </w:p>
        </w:tc>
        <w:tc>
          <w:tcPr>
            <w:tcW w:w="394" w:type="pct"/>
            <w:noWrap/>
            <w:hideMark/>
          </w:tcPr>
          <w:p w14:paraId="004575CF"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1.44E-06</w:t>
            </w:r>
          </w:p>
        </w:tc>
      </w:tr>
      <w:tr w:rsidR="008D4EB9" w:rsidRPr="008D4EB9" w14:paraId="76A865E0" w14:textId="77777777" w:rsidTr="0052602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41116A36"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35</w:t>
            </w:r>
          </w:p>
        </w:tc>
        <w:tc>
          <w:tcPr>
            <w:tcW w:w="554" w:type="pct"/>
            <w:noWrap/>
            <w:hideMark/>
          </w:tcPr>
          <w:p w14:paraId="54246534"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0.000004</w:t>
            </w:r>
          </w:p>
        </w:tc>
        <w:tc>
          <w:tcPr>
            <w:tcW w:w="707" w:type="pct"/>
            <w:noWrap/>
            <w:hideMark/>
          </w:tcPr>
          <w:p w14:paraId="134B6FCF"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0.000006</w:t>
            </w:r>
          </w:p>
        </w:tc>
        <w:tc>
          <w:tcPr>
            <w:tcW w:w="1059" w:type="pct"/>
            <w:noWrap/>
            <w:hideMark/>
          </w:tcPr>
          <w:p w14:paraId="500D0B99"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1.3E-06</w:t>
            </w:r>
          </w:p>
        </w:tc>
        <w:tc>
          <w:tcPr>
            <w:tcW w:w="396" w:type="pct"/>
            <w:noWrap/>
            <w:hideMark/>
          </w:tcPr>
          <w:p w14:paraId="1F82DDA7"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7.77E-07</w:t>
            </w:r>
          </w:p>
        </w:tc>
        <w:tc>
          <w:tcPr>
            <w:tcW w:w="396" w:type="pct"/>
            <w:noWrap/>
            <w:hideMark/>
          </w:tcPr>
          <w:p w14:paraId="7A7E06D0"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1.92E-06</w:t>
            </w:r>
          </w:p>
        </w:tc>
        <w:tc>
          <w:tcPr>
            <w:tcW w:w="396" w:type="pct"/>
            <w:noWrap/>
            <w:hideMark/>
          </w:tcPr>
          <w:p w14:paraId="4FD84DC7"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1.95E-06</w:t>
            </w:r>
          </w:p>
        </w:tc>
        <w:tc>
          <w:tcPr>
            <w:tcW w:w="396" w:type="pct"/>
            <w:noWrap/>
            <w:hideMark/>
          </w:tcPr>
          <w:p w14:paraId="382C9AA5"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1.17E-06</w:t>
            </w:r>
          </w:p>
        </w:tc>
        <w:tc>
          <w:tcPr>
            <w:tcW w:w="394" w:type="pct"/>
            <w:noWrap/>
            <w:hideMark/>
          </w:tcPr>
          <w:p w14:paraId="22356D22"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2.89E-06</w:t>
            </w:r>
          </w:p>
        </w:tc>
      </w:tr>
      <w:tr w:rsidR="0091055F" w:rsidRPr="008D4EB9" w14:paraId="2B0610E7" w14:textId="77777777" w:rsidTr="0052602D">
        <w:trPr>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355928E1"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40</w:t>
            </w:r>
          </w:p>
        </w:tc>
        <w:tc>
          <w:tcPr>
            <w:tcW w:w="554" w:type="pct"/>
            <w:noWrap/>
            <w:hideMark/>
          </w:tcPr>
          <w:p w14:paraId="388205CC"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0.000010</w:t>
            </w:r>
          </w:p>
        </w:tc>
        <w:tc>
          <w:tcPr>
            <w:tcW w:w="707" w:type="pct"/>
            <w:noWrap/>
            <w:hideMark/>
          </w:tcPr>
          <w:p w14:paraId="6F253694"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0.000017</w:t>
            </w:r>
          </w:p>
        </w:tc>
        <w:tc>
          <w:tcPr>
            <w:tcW w:w="1059" w:type="pct"/>
            <w:noWrap/>
            <w:hideMark/>
          </w:tcPr>
          <w:p w14:paraId="01ABB2F2"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3.25E-06</w:t>
            </w:r>
          </w:p>
        </w:tc>
        <w:tc>
          <w:tcPr>
            <w:tcW w:w="396" w:type="pct"/>
            <w:noWrap/>
            <w:hideMark/>
          </w:tcPr>
          <w:p w14:paraId="32FCA609"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1.94E-06</w:t>
            </w:r>
          </w:p>
        </w:tc>
        <w:tc>
          <w:tcPr>
            <w:tcW w:w="396" w:type="pct"/>
            <w:noWrap/>
            <w:hideMark/>
          </w:tcPr>
          <w:p w14:paraId="217A82FC"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4.81E-06</w:t>
            </w:r>
          </w:p>
        </w:tc>
        <w:tc>
          <w:tcPr>
            <w:tcW w:w="396" w:type="pct"/>
            <w:noWrap/>
            <w:hideMark/>
          </w:tcPr>
          <w:p w14:paraId="73FFD49C"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5.52E-06</w:t>
            </w:r>
          </w:p>
        </w:tc>
        <w:tc>
          <w:tcPr>
            <w:tcW w:w="396" w:type="pct"/>
            <w:noWrap/>
            <w:hideMark/>
          </w:tcPr>
          <w:p w14:paraId="388C676C"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3.3E-06</w:t>
            </w:r>
          </w:p>
        </w:tc>
        <w:tc>
          <w:tcPr>
            <w:tcW w:w="394" w:type="pct"/>
            <w:noWrap/>
            <w:hideMark/>
          </w:tcPr>
          <w:p w14:paraId="7D6872B9"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8.17E-06</w:t>
            </w:r>
          </w:p>
        </w:tc>
      </w:tr>
      <w:tr w:rsidR="008D4EB9" w:rsidRPr="008D4EB9" w14:paraId="18919B64" w14:textId="77777777" w:rsidTr="0052602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22C344C3"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45</w:t>
            </w:r>
          </w:p>
        </w:tc>
        <w:tc>
          <w:tcPr>
            <w:tcW w:w="554" w:type="pct"/>
            <w:noWrap/>
            <w:hideMark/>
          </w:tcPr>
          <w:p w14:paraId="3831B452"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0.000018</w:t>
            </w:r>
          </w:p>
        </w:tc>
        <w:tc>
          <w:tcPr>
            <w:tcW w:w="707" w:type="pct"/>
            <w:noWrap/>
            <w:hideMark/>
          </w:tcPr>
          <w:p w14:paraId="65DF9291"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0.000037</w:t>
            </w:r>
          </w:p>
        </w:tc>
        <w:tc>
          <w:tcPr>
            <w:tcW w:w="1059" w:type="pct"/>
            <w:noWrap/>
            <w:hideMark/>
          </w:tcPr>
          <w:p w14:paraId="4D06AA47"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5.85E-06</w:t>
            </w:r>
          </w:p>
        </w:tc>
        <w:tc>
          <w:tcPr>
            <w:tcW w:w="396" w:type="pct"/>
            <w:noWrap/>
            <w:hideMark/>
          </w:tcPr>
          <w:p w14:paraId="13BF4B53"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3.5E-06</w:t>
            </w:r>
          </w:p>
        </w:tc>
        <w:tc>
          <w:tcPr>
            <w:tcW w:w="396" w:type="pct"/>
            <w:noWrap/>
            <w:hideMark/>
          </w:tcPr>
          <w:p w14:paraId="2CB9675A"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8.66E-06</w:t>
            </w:r>
          </w:p>
        </w:tc>
        <w:tc>
          <w:tcPr>
            <w:tcW w:w="396" w:type="pct"/>
            <w:noWrap/>
            <w:hideMark/>
          </w:tcPr>
          <w:p w14:paraId="5FBEA403"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1.2E-05</w:t>
            </w:r>
          </w:p>
        </w:tc>
        <w:tc>
          <w:tcPr>
            <w:tcW w:w="396" w:type="pct"/>
            <w:noWrap/>
            <w:hideMark/>
          </w:tcPr>
          <w:p w14:paraId="2FA6E966"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7.19E-06</w:t>
            </w:r>
          </w:p>
        </w:tc>
        <w:tc>
          <w:tcPr>
            <w:tcW w:w="394" w:type="pct"/>
            <w:noWrap/>
            <w:hideMark/>
          </w:tcPr>
          <w:p w14:paraId="3154AD85"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1.78E-05</w:t>
            </w:r>
          </w:p>
        </w:tc>
      </w:tr>
      <w:tr w:rsidR="0091055F" w:rsidRPr="008D4EB9" w14:paraId="2806A721" w14:textId="77777777" w:rsidTr="0052602D">
        <w:trPr>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2502F72A"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50</w:t>
            </w:r>
          </w:p>
        </w:tc>
        <w:tc>
          <w:tcPr>
            <w:tcW w:w="554" w:type="pct"/>
            <w:noWrap/>
            <w:hideMark/>
          </w:tcPr>
          <w:p w14:paraId="7DD0C3B2"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0.000030</w:t>
            </w:r>
          </w:p>
        </w:tc>
        <w:tc>
          <w:tcPr>
            <w:tcW w:w="707" w:type="pct"/>
            <w:noWrap/>
            <w:hideMark/>
          </w:tcPr>
          <w:p w14:paraId="4CF081C5"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0.000081</w:t>
            </w:r>
          </w:p>
        </w:tc>
        <w:tc>
          <w:tcPr>
            <w:tcW w:w="1059" w:type="pct"/>
            <w:noWrap/>
            <w:hideMark/>
          </w:tcPr>
          <w:p w14:paraId="41AF3104"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9.75E-06</w:t>
            </w:r>
          </w:p>
        </w:tc>
        <w:tc>
          <w:tcPr>
            <w:tcW w:w="396" w:type="pct"/>
            <w:noWrap/>
            <w:hideMark/>
          </w:tcPr>
          <w:p w14:paraId="78F8471C"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5.83E-06</w:t>
            </w:r>
          </w:p>
        </w:tc>
        <w:tc>
          <w:tcPr>
            <w:tcW w:w="396" w:type="pct"/>
            <w:noWrap/>
            <w:hideMark/>
          </w:tcPr>
          <w:p w14:paraId="67CCE326"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1.44E-05</w:t>
            </w:r>
          </w:p>
        </w:tc>
        <w:tc>
          <w:tcPr>
            <w:tcW w:w="396" w:type="pct"/>
            <w:noWrap/>
            <w:hideMark/>
          </w:tcPr>
          <w:p w14:paraId="3A330AE3"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2.63E-05</w:t>
            </w:r>
          </w:p>
        </w:tc>
        <w:tc>
          <w:tcPr>
            <w:tcW w:w="396" w:type="pct"/>
            <w:noWrap/>
            <w:hideMark/>
          </w:tcPr>
          <w:p w14:paraId="53357763"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1.57E-05</w:t>
            </w:r>
          </w:p>
        </w:tc>
        <w:tc>
          <w:tcPr>
            <w:tcW w:w="394" w:type="pct"/>
            <w:noWrap/>
            <w:hideMark/>
          </w:tcPr>
          <w:p w14:paraId="4531F166"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3.89E-05</w:t>
            </w:r>
          </w:p>
        </w:tc>
      </w:tr>
      <w:tr w:rsidR="008D4EB9" w:rsidRPr="008D4EB9" w14:paraId="4579AAF1" w14:textId="77777777" w:rsidTr="0052602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224664FF"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55</w:t>
            </w:r>
          </w:p>
        </w:tc>
        <w:tc>
          <w:tcPr>
            <w:tcW w:w="554" w:type="pct"/>
            <w:noWrap/>
            <w:hideMark/>
          </w:tcPr>
          <w:p w14:paraId="019D5379"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0.000058</w:t>
            </w:r>
          </w:p>
        </w:tc>
        <w:tc>
          <w:tcPr>
            <w:tcW w:w="707" w:type="pct"/>
            <w:noWrap/>
            <w:hideMark/>
          </w:tcPr>
          <w:p w14:paraId="0B97EB5A"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0.000151</w:t>
            </w:r>
          </w:p>
        </w:tc>
        <w:tc>
          <w:tcPr>
            <w:tcW w:w="1059" w:type="pct"/>
            <w:noWrap/>
            <w:hideMark/>
          </w:tcPr>
          <w:p w14:paraId="5E2C9D7B"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1.88E-05</w:t>
            </w:r>
          </w:p>
        </w:tc>
        <w:tc>
          <w:tcPr>
            <w:tcW w:w="396" w:type="pct"/>
            <w:noWrap/>
            <w:hideMark/>
          </w:tcPr>
          <w:p w14:paraId="70A26F74"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1.13E-05</w:t>
            </w:r>
          </w:p>
        </w:tc>
        <w:tc>
          <w:tcPr>
            <w:tcW w:w="396" w:type="pct"/>
            <w:noWrap/>
            <w:hideMark/>
          </w:tcPr>
          <w:p w14:paraId="229AAFBA"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2.79E-05</w:t>
            </w:r>
          </w:p>
        </w:tc>
        <w:tc>
          <w:tcPr>
            <w:tcW w:w="396" w:type="pct"/>
            <w:noWrap/>
            <w:hideMark/>
          </w:tcPr>
          <w:p w14:paraId="23542C58"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4.91E-05</w:t>
            </w:r>
          </w:p>
        </w:tc>
        <w:tc>
          <w:tcPr>
            <w:tcW w:w="396" w:type="pct"/>
            <w:noWrap/>
            <w:hideMark/>
          </w:tcPr>
          <w:p w14:paraId="6F35E12A"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2.93E-05</w:t>
            </w:r>
          </w:p>
        </w:tc>
        <w:tc>
          <w:tcPr>
            <w:tcW w:w="394" w:type="pct"/>
            <w:noWrap/>
            <w:hideMark/>
          </w:tcPr>
          <w:p w14:paraId="010C071E"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7.26E-05</w:t>
            </w:r>
          </w:p>
        </w:tc>
      </w:tr>
      <w:tr w:rsidR="0091055F" w:rsidRPr="008D4EB9" w14:paraId="5A96A712" w14:textId="77777777" w:rsidTr="0052602D">
        <w:trPr>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679FBD5C"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60</w:t>
            </w:r>
          </w:p>
        </w:tc>
        <w:tc>
          <w:tcPr>
            <w:tcW w:w="554" w:type="pct"/>
            <w:noWrap/>
            <w:hideMark/>
          </w:tcPr>
          <w:p w14:paraId="7630679B"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0.000095</w:t>
            </w:r>
          </w:p>
        </w:tc>
        <w:tc>
          <w:tcPr>
            <w:tcW w:w="707" w:type="pct"/>
            <w:noWrap/>
            <w:hideMark/>
          </w:tcPr>
          <w:p w14:paraId="3A03A8CF"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0.000300</w:t>
            </w:r>
          </w:p>
        </w:tc>
        <w:tc>
          <w:tcPr>
            <w:tcW w:w="1059" w:type="pct"/>
            <w:noWrap/>
            <w:hideMark/>
          </w:tcPr>
          <w:p w14:paraId="396FDEA6"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3.09E-05</w:t>
            </w:r>
          </w:p>
        </w:tc>
        <w:tc>
          <w:tcPr>
            <w:tcW w:w="396" w:type="pct"/>
            <w:noWrap/>
            <w:hideMark/>
          </w:tcPr>
          <w:p w14:paraId="13BD4ACB"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1.85E-05</w:t>
            </w:r>
          </w:p>
        </w:tc>
        <w:tc>
          <w:tcPr>
            <w:tcW w:w="396" w:type="pct"/>
            <w:noWrap/>
            <w:hideMark/>
          </w:tcPr>
          <w:p w14:paraId="5FEB01F8"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4.57E-05</w:t>
            </w:r>
          </w:p>
        </w:tc>
        <w:tc>
          <w:tcPr>
            <w:tcW w:w="396" w:type="pct"/>
            <w:noWrap/>
            <w:hideMark/>
          </w:tcPr>
          <w:p w14:paraId="55B77816"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9.75E-05</w:t>
            </w:r>
          </w:p>
        </w:tc>
        <w:tc>
          <w:tcPr>
            <w:tcW w:w="396" w:type="pct"/>
            <w:noWrap/>
            <w:hideMark/>
          </w:tcPr>
          <w:p w14:paraId="7A86BA88"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5.83E-05</w:t>
            </w:r>
          </w:p>
        </w:tc>
        <w:tc>
          <w:tcPr>
            <w:tcW w:w="394" w:type="pct"/>
            <w:noWrap/>
            <w:hideMark/>
          </w:tcPr>
          <w:p w14:paraId="1DAEEBBE"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0.000144</w:t>
            </w:r>
          </w:p>
        </w:tc>
      </w:tr>
      <w:tr w:rsidR="008D4EB9" w:rsidRPr="008D4EB9" w14:paraId="61033794" w14:textId="77777777" w:rsidTr="0052602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60944F94"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65</w:t>
            </w:r>
          </w:p>
        </w:tc>
        <w:tc>
          <w:tcPr>
            <w:tcW w:w="554" w:type="pct"/>
            <w:noWrap/>
            <w:hideMark/>
          </w:tcPr>
          <w:p w14:paraId="34BDCC24"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0.000156</w:t>
            </w:r>
          </w:p>
        </w:tc>
        <w:tc>
          <w:tcPr>
            <w:tcW w:w="707" w:type="pct"/>
            <w:noWrap/>
            <w:hideMark/>
          </w:tcPr>
          <w:p w14:paraId="704D3FB7"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0.000535</w:t>
            </w:r>
          </w:p>
        </w:tc>
        <w:tc>
          <w:tcPr>
            <w:tcW w:w="1059" w:type="pct"/>
            <w:noWrap/>
            <w:hideMark/>
          </w:tcPr>
          <w:p w14:paraId="5E9249FD"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5.07E-05</w:t>
            </w:r>
          </w:p>
        </w:tc>
        <w:tc>
          <w:tcPr>
            <w:tcW w:w="396" w:type="pct"/>
            <w:noWrap/>
            <w:hideMark/>
          </w:tcPr>
          <w:p w14:paraId="2D2D4827"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3.03E-05</w:t>
            </w:r>
          </w:p>
        </w:tc>
        <w:tc>
          <w:tcPr>
            <w:tcW w:w="396" w:type="pct"/>
            <w:noWrap/>
            <w:hideMark/>
          </w:tcPr>
          <w:p w14:paraId="3D35C075"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7.5E-05</w:t>
            </w:r>
          </w:p>
        </w:tc>
        <w:tc>
          <w:tcPr>
            <w:tcW w:w="396" w:type="pct"/>
            <w:noWrap/>
            <w:hideMark/>
          </w:tcPr>
          <w:p w14:paraId="52251C7F"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0.000174</w:t>
            </w:r>
          </w:p>
        </w:tc>
        <w:tc>
          <w:tcPr>
            <w:tcW w:w="396" w:type="pct"/>
            <w:noWrap/>
            <w:hideMark/>
          </w:tcPr>
          <w:p w14:paraId="74C325BA"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0.000104</w:t>
            </w:r>
          </w:p>
        </w:tc>
        <w:tc>
          <w:tcPr>
            <w:tcW w:w="394" w:type="pct"/>
            <w:noWrap/>
            <w:hideMark/>
          </w:tcPr>
          <w:p w14:paraId="7D8B387E"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0.000257</w:t>
            </w:r>
          </w:p>
        </w:tc>
      </w:tr>
      <w:tr w:rsidR="0091055F" w:rsidRPr="008D4EB9" w14:paraId="1F3D6FFB" w14:textId="77777777" w:rsidTr="0052602D">
        <w:trPr>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537801B4"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70</w:t>
            </w:r>
          </w:p>
        </w:tc>
        <w:tc>
          <w:tcPr>
            <w:tcW w:w="554" w:type="pct"/>
            <w:noWrap/>
            <w:hideMark/>
          </w:tcPr>
          <w:p w14:paraId="3DE64788"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0.000253</w:t>
            </w:r>
          </w:p>
        </w:tc>
        <w:tc>
          <w:tcPr>
            <w:tcW w:w="707" w:type="pct"/>
            <w:noWrap/>
            <w:hideMark/>
          </w:tcPr>
          <w:p w14:paraId="465310E3"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0.000902</w:t>
            </w:r>
          </w:p>
        </w:tc>
        <w:tc>
          <w:tcPr>
            <w:tcW w:w="1059" w:type="pct"/>
            <w:noWrap/>
            <w:hideMark/>
          </w:tcPr>
          <w:p w14:paraId="7BBB9E31"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8.22E-05</w:t>
            </w:r>
          </w:p>
        </w:tc>
        <w:tc>
          <w:tcPr>
            <w:tcW w:w="396" w:type="pct"/>
            <w:noWrap/>
            <w:hideMark/>
          </w:tcPr>
          <w:p w14:paraId="67B0B3D0"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4.92E-05</w:t>
            </w:r>
          </w:p>
        </w:tc>
        <w:tc>
          <w:tcPr>
            <w:tcW w:w="396" w:type="pct"/>
            <w:noWrap/>
            <w:hideMark/>
          </w:tcPr>
          <w:p w14:paraId="00EF0FB4"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0.000122</w:t>
            </w:r>
          </w:p>
        </w:tc>
        <w:tc>
          <w:tcPr>
            <w:tcW w:w="396" w:type="pct"/>
            <w:noWrap/>
            <w:hideMark/>
          </w:tcPr>
          <w:p w14:paraId="6E3A1766"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0.000293</w:t>
            </w:r>
          </w:p>
        </w:tc>
        <w:tc>
          <w:tcPr>
            <w:tcW w:w="396" w:type="pct"/>
            <w:noWrap/>
            <w:hideMark/>
          </w:tcPr>
          <w:p w14:paraId="45A087EF"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0.000175</w:t>
            </w:r>
          </w:p>
        </w:tc>
        <w:tc>
          <w:tcPr>
            <w:tcW w:w="394" w:type="pct"/>
            <w:noWrap/>
            <w:hideMark/>
          </w:tcPr>
          <w:p w14:paraId="3A8BC626"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0.000434</w:t>
            </w:r>
          </w:p>
        </w:tc>
      </w:tr>
      <w:tr w:rsidR="008D4EB9" w:rsidRPr="008D4EB9" w14:paraId="7369F4CB" w14:textId="77777777" w:rsidTr="0052602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12FDB14D"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75</w:t>
            </w:r>
          </w:p>
        </w:tc>
        <w:tc>
          <w:tcPr>
            <w:tcW w:w="554" w:type="pct"/>
            <w:noWrap/>
            <w:hideMark/>
          </w:tcPr>
          <w:p w14:paraId="29878488"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0.000392</w:t>
            </w:r>
          </w:p>
        </w:tc>
        <w:tc>
          <w:tcPr>
            <w:tcW w:w="707" w:type="pct"/>
            <w:noWrap/>
            <w:hideMark/>
          </w:tcPr>
          <w:p w14:paraId="4EF419AA"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0.001379</w:t>
            </w:r>
          </w:p>
        </w:tc>
        <w:tc>
          <w:tcPr>
            <w:tcW w:w="1059" w:type="pct"/>
            <w:noWrap/>
            <w:hideMark/>
          </w:tcPr>
          <w:p w14:paraId="05897ACF"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0.000127</w:t>
            </w:r>
          </w:p>
        </w:tc>
        <w:tc>
          <w:tcPr>
            <w:tcW w:w="396" w:type="pct"/>
            <w:noWrap/>
            <w:hideMark/>
          </w:tcPr>
          <w:p w14:paraId="063907D5"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7.62E-05</w:t>
            </w:r>
          </w:p>
        </w:tc>
        <w:tc>
          <w:tcPr>
            <w:tcW w:w="396" w:type="pct"/>
            <w:noWrap/>
            <w:hideMark/>
          </w:tcPr>
          <w:p w14:paraId="54EE256F"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0.000188</w:t>
            </w:r>
          </w:p>
        </w:tc>
        <w:tc>
          <w:tcPr>
            <w:tcW w:w="396" w:type="pct"/>
            <w:noWrap/>
            <w:hideMark/>
          </w:tcPr>
          <w:p w14:paraId="4F1EEFDC"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0.000448</w:t>
            </w:r>
          </w:p>
        </w:tc>
        <w:tc>
          <w:tcPr>
            <w:tcW w:w="396" w:type="pct"/>
            <w:noWrap/>
            <w:hideMark/>
          </w:tcPr>
          <w:p w14:paraId="70E4B145"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0.000268</w:t>
            </w:r>
          </w:p>
        </w:tc>
        <w:tc>
          <w:tcPr>
            <w:tcW w:w="394" w:type="pct"/>
            <w:noWrap/>
            <w:hideMark/>
          </w:tcPr>
          <w:p w14:paraId="1071A8EB"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0.000663</w:t>
            </w:r>
          </w:p>
        </w:tc>
      </w:tr>
      <w:tr w:rsidR="0091055F" w:rsidRPr="008D4EB9" w14:paraId="0FAAEB01" w14:textId="77777777" w:rsidTr="0052602D">
        <w:trPr>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42E0FD24"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80</w:t>
            </w:r>
          </w:p>
        </w:tc>
        <w:tc>
          <w:tcPr>
            <w:tcW w:w="554" w:type="pct"/>
            <w:noWrap/>
            <w:hideMark/>
          </w:tcPr>
          <w:p w14:paraId="4C5C2F69"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0.000555</w:t>
            </w:r>
          </w:p>
        </w:tc>
        <w:tc>
          <w:tcPr>
            <w:tcW w:w="707" w:type="pct"/>
            <w:noWrap/>
            <w:hideMark/>
          </w:tcPr>
          <w:p w14:paraId="0793A71D"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0.001887</w:t>
            </w:r>
          </w:p>
        </w:tc>
        <w:tc>
          <w:tcPr>
            <w:tcW w:w="1059" w:type="pct"/>
            <w:noWrap/>
            <w:hideMark/>
          </w:tcPr>
          <w:p w14:paraId="467EC074"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0.00018</w:t>
            </w:r>
          </w:p>
        </w:tc>
        <w:tc>
          <w:tcPr>
            <w:tcW w:w="396" w:type="pct"/>
            <w:noWrap/>
            <w:hideMark/>
          </w:tcPr>
          <w:p w14:paraId="07A9EF78"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0.000108</w:t>
            </w:r>
          </w:p>
        </w:tc>
        <w:tc>
          <w:tcPr>
            <w:tcW w:w="396" w:type="pct"/>
            <w:noWrap/>
            <w:hideMark/>
          </w:tcPr>
          <w:p w14:paraId="1D549375"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0.000267</w:t>
            </w:r>
          </w:p>
        </w:tc>
        <w:tc>
          <w:tcPr>
            <w:tcW w:w="396" w:type="pct"/>
            <w:noWrap/>
            <w:hideMark/>
          </w:tcPr>
          <w:p w14:paraId="50A9A035"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0.000613</w:t>
            </w:r>
          </w:p>
        </w:tc>
        <w:tc>
          <w:tcPr>
            <w:tcW w:w="396" w:type="pct"/>
            <w:noWrap/>
            <w:hideMark/>
          </w:tcPr>
          <w:p w14:paraId="1673EDA5"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0.000367</w:t>
            </w:r>
          </w:p>
        </w:tc>
        <w:tc>
          <w:tcPr>
            <w:tcW w:w="394" w:type="pct"/>
            <w:noWrap/>
            <w:hideMark/>
          </w:tcPr>
          <w:p w14:paraId="787084FE"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0.000907</w:t>
            </w:r>
          </w:p>
        </w:tc>
      </w:tr>
      <w:tr w:rsidR="008D4EB9" w:rsidRPr="008D4EB9" w14:paraId="11218544" w14:textId="77777777" w:rsidTr="0052602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2B063A0A"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85</w:t>
            </w:r>
          </w:p>
        </w:tc>
        <w:tc>
          <w:tcPr>
            <w:tcW w:w="554" w:type="pct"/>
            <w:noWrap/>
            <w:hideMark/>
          </w:tcPr>
          <w:p w14:paraId="28ED5FB6"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0.000701</w:t>
            </w:r>
          </w:p>
        </w:tc>
        <w:tc>
          <w:tcPr>
            <w:tcW w:w="707" w:type="pct"/>
            <w:noWrap/>
            <w:hideMark/>
          </w:tcPr>
          <w:p w14:paraId="357D86EF"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0.002317</w:t>
            </w:r>
          </w:p>
        </w:tc>
        <w:tc>
          <w:tcPr>
            <w:tcW w:w="1059" w:type="pct"/>
            <w:noWrap/>
            <w:hideMark/>
          </w:tcPr>
          <w:p w14:paraId="2BAE530C"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0.000228</w:t>
            </w:r>
          </w:p>
        </w:tc>
        <w:tc>
          <w:tcPr>
            <w:tcW w:w="396" w:type="pct"/>
            <w:noWrap/>
            <w:hideMark/>
          </w:tcPr>
          <w:p w14:paraId="59B4AD21"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0.000136</w:t>
            </w:r>
          </w:p>
        </w:tc>
        <w:tc>
          <w:tcPr>
            <w:tcW w:w="396" w:type="pct"/>
            <w:noWrap/>
            <w:hideMark/>
          </w:tcPr>
          <w:p w14:paraId="0362A68E"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0.000337</w:t>
            </w:r>
          </w:p>
        </w:tc>
        <w:tc>
          <w:tcPr>
            <w:tcW w:w="396" w:type="pct"/>
            <w:noWrap/>
            <w:hideMark/>
          </w:tcPr>
          <w:p w14:paraId="7A9C47B6"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0.000753</w:t>
            </w:r>
          </w:p>
        </w:tc>
        <w:tc>
          <w:tcPr>
            <w:tcW w:w="396" w:type="pct"/>
            <w:noWrap/>
            <w:hideMark/>
          </w:tcPr>
          <w:p w14:paraId="5877FED0"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0.00045</w:t>
            </w:r>
          </w:p>
        </w:tc>
        <w:tc>
          <w:tcPr>
            <w:tcW w:w="394" w:type="pct"/>
            <w:noWrap/>
            <w:hideMark/>
          </w:tcPr>
          <w:p w14:paraId="0E774868"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0.001114</w:t>
            </w:r>
          </w:p>
        </w:tc>
      </w:tr>
      <w:tr w:rsidR="0091055F" w:rsidRPr="008D4EB9" w14:paraId="783B10EA" w14:textId="77777777" w:rsidTr="0052602D">
        <w:trPr>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4E02401E"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90</w:t>
            </w:r>
          </w:p>
        </w:tc>
        <w:tc>
          <w:tcPr>
            <w:tcW w:w="554" w:type="pct"/>
            <w:noWrap/>
            <w:hideMark/>
          </w:tcPr>
          <w:p w14:paraId="4762A480"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0.000686</w:t>
            </w:r>
          </w:p>
        </w:tc>
        <w:tc>
          <w:tcPr>
            <w:tcW w:w="707" w:type="pct"/>
            <w:noWrap/>
            <w:hideMark/>
          </w:tcPr>
          <w:p w14:paraId="2E4DA807"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0.002432</w:t>
            </w:r>
          </w:p>
        </w:tc>
        <w:tc>
          <w:tcPr>
            <w:tcW w:w="1059" w:type="pct"/>
            <w:noWrap/>
            <w:hideMark/>
          </w:tcPr>
          <w:p w14:paraId="7433F31A"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0.000223</w:t>
            </w:r>
          </w:p>
        </w:tc>
        <w:tc>
          <w:tcPr>
            <w:tcW w:w="396" w:type="pct"/>
            <w:noWrap/>
            <w:hideMark/>
          </w:tcPr>
          <w:p w14:paraId="08020F21"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0.000133</w:t>
            </w:r>
          </w:p>
        </w:tc>
        <w:tc>
          <w:tcPr>
            <w:tcW w:w="396" w:type="pct"/>
            <w:noWrap/>
            <w:hideMark/>
          </w:tcPr>
          <w:p w14:paraId="520B2101"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0.00033</w:t>
            </w:r>
          </w:p>
        </w:tc>
        <w:tc>
          <w:tcPr>
            <w:tcW w:w="396" w:type="pct"/>
            <w:noWrap/>
            <w:hideMark/>
          </w:tcPr>
          <w:p w14:paraId="0FFE102A"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0.00079</w:t>
            </w:r>
          </w:p>
        </w:tc>
        <w:tc>
          <w:tcPr>
            <w:tcW w:w="396" w:type="pct"/>
            <w:noWrap/>
            <w:hideMark/>
          </w:tcPr>
          <w:p w14:paraId="20BEC4D8"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0.000472</w:t>
            </w:r>
          </w:p>
        </w:tc>
        <w:tc>
          <w:tcPr>
            <w:tcW w:w="394" w:type="pct"/>
            <w:noWrap/>
            <w:hideMark/>
          </w:tcPr>
          <w:p w14:paraId="5192650A" w14:textId="77777777" w:rsidR="0091055F" w:rsidRPr="008D4EB9" w:rsidRDefault="0091055F" w:rsidP="009105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0.001169</w:t>
            </w:r>
          </w:p>
        </w:tc>
      </w:tr>
      <w:tr w:rsidR="008D4EB9" w:rsidRPr="008D4EB9" w14:paraId="19E357FF" w14:textId="77777777" w:rsidTr="0052602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02" w:type="pct"/>
            <w:noWrap/>
            <w:hideMark/>
          </w:tcPr>
          <w:p w14:paraId="0D04CA83" w14:textId="77777777" w:rsidR="0091055F" w:rsidRPr="0052602D" w:rsidRDefault="0091055F" w:rsidP="0091055F">
            <w:pPr>
              <w:spacing w:line="240" w:lineRule="auto"/>
              <w:jc w:val="right"/>
              <w:rPr>
                <w:rFonts w:ascii="Calibri" w:eastAsia="Times New Roman" w:hAnsi="Calibri" w:cs="Calibri"/>
                <w:b w:val="0"/>
                <w:bCs w:val="0"/>
                <w:color w:val="000000"/>
                <w:sz w:val="18"/>
                <w:szCs w:val="18"/>
              </w:rPr>
            </w:pPr>
            <w:r w:rsidRPr="0052602D">
              <w:rPr>
                <w:rFonts w:ascii="Calibri" w:eastAsia="Times New Roman" w:hAnsi="Calibri" w:cs="Calibri"/>
                <w:b w:val="0"/>
                <w:bCs w:val="0"/>
                <w:color w:val="000000"/>
                <w:sz w:val="18"/>
                <w:szCs w:val="18"/>
              </w:rPr>
              <w:t>95</w:t>
            </w:r>
          </w:p>
        </w:tc>
        <w:tc>
          <w:tcPr>
            <w:tcW w:w="554" w:type="pct"/>
            <w:noWrap/>
            <w:hideMark/>
          </w:tcPr>
          <w:p w14:paraId="0BD9AD7A"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0.000686</w:t>
            </w:r>
          </w:p>
        </w:tc>
        <w:tc>
          <w:tcPr>
            <w:tcW w:w="707" w:type="pct"/>
            <w:noWrap/>
            <w:hideMark/>
          </w:tcPr>
          <w:p w14:paraId="38E0E967"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0.002432</w:t>
            </w:r>
          </w:p>
        </w:tc>
        <w:tc>
          <w:tcPr>
            <w:tcW w:w="1059" w:type="pct"/>
            <w:noWrap/>
            <w:hideMark/>
          </w:tcPr>
          <w:p w14:paraId="2766E438"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0.000223</w:t>
            </w:r>
          </w:p>
        </w:tc>
        <w:tc>
          <w:tcPr>
            <w:tcW w:w="396" w:type="pct"/>
            <w:noWrap/>
            <w:hideMark/>
          </w:tcPr>
          <w:p w14:paraId="314DFCFB"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0.000133</w:t>
            </w:r>
          </w:p>
        </w:tc>
        <w:tc>
          <w:tcPr>
            <w:tcW w:w="396" w:type="pct"/>
            <w:noWrap/>
            <w:hideMark/>
          </w:tcPr>
          <w:p w14:paraId="17EEEB59"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0.00033</w:t>
            </w:r>
          </w:p>
        </w:tc>
        <w:tc>
          <w:tcPr>
            <w:tcW w:w="396" w:type="pct"/>
            <w:noWrap/>
            <w:hideMark/>
          </w:tcPr>
          <w:p w14:paraId="43C777B8"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0.00079</w:t>
            </w:r>
          </w:p>
        </w:tc>
        <w:tc>
          <w:tcPr>
            <w:tcW w:w="396" w:type="pct"/>
            <w:noWrap/>
            <w:hideMark/>
          </w:tcPr>
          <w:p w14:paraId="5648A522"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0.000472</w:t>
            </w:r>
          </w:p>
        </w:tc>
        <w:tc>
          <w:tcPr>
            <w:tcW w:w="394" w:type="pct"/>
            <w:noWrap/>
            <w:hideMark/>
          </w:tcPr>
          <w:p w14:paraId="3BF3FAA5" w14:textId="77777777" w:rsidR="0091055F" w:rsidRPr="008D4EB9" w:rsidRDefault="0091055F" w:rsidP="009105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D4EB9">
              <w:rPr>
                <w:rFonts w:ascii="Calibri" w:eastAsia="Times New Roman" w:hAnsi="Calibri" w:cs="Calibri"/>
                <w:color w:val="000000"/>
                <w:sz w:val="18"/>
                <w:szCs w:val="18"/>
              </w:rPr>
              <w:t>0.001169</w:t>
            </w:r>
          </w:p>
        </w:tc>
      </w:tr>
    </w:tbl>
    <w:p w14:paraId="5F281232" w14:textId="3012FC54" w:rsidR="0091055F" w:rsidRDefault="0091055F">
      <w:pPr>
        <w:spacing w:line="259" w:lineRule="auto"/>
        <w:rPr>
          <w:rFonts w:asciiTheme="majorHAnsi" w:eastAsiaTheme="majorEastAsia" w:hAnsiTheme="majorHAnsi" w:cstheme="majorBidi"/>
          <w:sz w:val="32"/>
          <w:szCs w:val="32"/>
        </w:rPr>
      </w:pPr>
    </w:p>
    <w:p w14:paraId="6366EE1E" w14:textId="65D84715" w:rsidR="001910B3" w:rsidRDefault="001910B3" w:rsidP="0076301F">
      <w:pPr>
        <w:pStyle w:val="Heading4"/>
      </w:pPr>
      <w:r>
        <w:t>Incidence of low-</w:t>
      </w:r>
      <w:r w:rsidR="00F96042">
        <w:t>risk</w:t>
      </w:r>
      <w:r>
        <w:t xml:space="preserve"> bladder cancer</w:t>
      </w:r>
    </w:p>
    <w:p w14:paraId="7D8160C9" w14:textId="35292541" w:rsidR="001910B3" w:rsidRDefault="001910B3" w:rsidP="001910B3">
      <w:r>
        <w:t xml:space="preserve">Incidence and incidence by stage reported by the Office for National statistics and Cancer Research UK reports the number of </w:t>
      </w:r>
      <w:r w:rsidR="00D10D57">
        <w:t xml:space="preserve">BC </w:t>
      </w:r>
      <w:r>
        <w:t xml:space="preserve">cases </w:t>
      </w:r>
      <w:r w:rsidR="00D10D57">
        <w:t xml:space="preserve">significantly lower than </w:t>
      </w:r>
      <w:r w:rsidR="00D10D57" w:rsidRPr="00D10D57">
        <w:t>the National Cancer Registration and Analysis Service (NCRAS) Data Repository, NHS Digital</w:t>
      </w:r>
      <w:r w:rsidR="00D10D57">
        <w:t>. This is because, according to the clinical experts, the national statistical data includes only high-</w:t>
      </w:r>
      <w:r w:rsidR="00F96042">
        <w:t>risk</w:t>
      </w:r>
      <w:r w:rsidR="00D10D57">
        <w:t xml:space="preserve"> BC. To estimate the incidence of low-</w:t>
      </w:r>
      <w:r w:rsidR="00F96042">
        <w:t xml:space="preserve">risk </w:t>
      </w:r>
      <w:r w:rsidR="00D10D57">
        <w:t xml:space="preserve">BC, we used the </w:t>
      </w:r>
      <w:r w:rsidR="00D10D57" w:rsidRPr="00D10D57">
        <w:t>NCRAS Data Repository</w:t>
      </w:r>
      <w:r w:rsidR="00D10D57">
        <w:t xml:space="preserve"> that reports the total number of BC cases registered in 2019 (18,595 cases</w:t>
      </w:r>
      <w:proofErr w:type="gramStart"/>
      <w:r w:rsidR="00D10D57">
        <w:t>), and</w:t>
      </w:r>
      <w:proofErr w:type="gramEnd"/>
      <w:r w:rsidR="00D10D57">
        <w:t xml:space="preserve"> subtracted from it the number of </w:t>
      </w:r>
      <w:r w:rsidR="00F96042">
        <w:t xml:space="preserve">low-risk </w:t>
      </w:r>
      <w:r w:rsidR="00D10D57">
        <w:t xml:space="preserve">cancers reported by the CRUK, 2019 (8,951 cases) to calculate the incidence of </w:t>
      </w:r>
      <w:r w:rsidR="00F96042">
        <w:t xml:space="preserve">low-risk </w:t>
      </w:r>
      <w:r w:rsidR="00D10D57">
        <w:t>BC. The ratio of low-to high-</w:t>
      </w:r>
      <w:r w:rsidR="00F96042">
        <w:t>risk</w:t>
      </w:r>
      <w:r w:rsidR="00D10D57">
        <w:t xml:space="preserve"> BC was used to calculate the estimates incidence of low-grade cancers by age and sex (assuming the same age- and sex- trend as for high-</w:t>
      </w:r>
      <w:r w:rsidR="00F96042">
        <w:t>risk</w:t>
      </w:r>
      <w:r w:rsidR="00D10D57">
        <w:t xml:space="preserve"> BC considering no data to inform otherwise)</w:t>
      </w:r>
      <w:r w:rsidR="00AD608D">
        <w:t xml:space="preserve"> (Table 8)</w:t>
      </w:r>
      <w:r w:rsidR="00D10D57">
        <w:t>.</w:t>
      </w:r>
    </w:p>
    <w:p w14:paraId="3F30C6BD" w14:textId="532846D2" w:rsidR="00AD608D" w:rsidRPr="00AD608D" w:rsidRDefault="00AD608D" w:rsidP="00EC0E66">
      <w:pPr>
        <w:pStyle w:val="Heading4"/>
        <w:rPr>
          <w:sz w:val="32"/>
          <w:szCs w:val="32"/>
        </w:rPr>
      </w:pPr>
      <w:r w:rsidRPr="004E4E4A">
        <w:t xml:space="preserve">Table </w:t>
      </w:r>
      <w:r w:rsidR="00EC0E66">
        <w:t>7</w:t>
      </w:r>
      <w:r w:rsidRPr="004E4E4A">
        <w:t xml:space="preserve">: </w:t>
      </w:r>
      <w:r>
        <w:t>Incidence</w:t>
      </w:r>
      <w:r w:rsidRPr="004E4E4A">
        <w:t xml:space="preserve"> of </w:t>
      </w:r>
      <w:r>
        <w:t xml:space="preserve">low-grade </w:t>
      </w:r>
      <w:r w:rsidRPr="004E4E4A">
        <w:t>bladder cancers</w:t>
      </w:r>
      <w:r>
        <w:t xml:space="preserve"> by stages per population alive</w:t>
      </w:r>
    </w:p>
    <w:tbl>
      <w:tblPr>
        <w:tblStyle w:val="PlainTable2"/>
        <w:tblW w:w="4999" w:type="pct"/>
        <w:tblLook w:val="04A0" w:firstRow="1" w:lastRow="0" w:firstColumn="1" w:lastColumn="0" w:noHBand="0" w:noVBand="1"/>
      </w:tblPr>
      <w:tblGrid>
        <w:gridCol w:w="2290"/>
        <w:gridCol w:w="3411"/>
        <w:gridCol w:w="3323"/>
      </w:tblGrid>
      <w:tr w:rsidR="00D10D57" w:rsidRPr="004C01CB" w14:paraId="2931DAD0" w14:textId="77777777" w:rsidTr="00D10D5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9" w:type="pct"/>
          </w:tcPr>
          <w:p w14:paraId="2E33846A" w14:textId="55F8D481" w:rsidR="00D10D57" w:rsidRPr="004C01CB" w:rsidRDefault="00D10D57" w:rsidP="00D10D57">
            <w:pPr>
              <w:spacing w:line="240" w:lineRule="auto"/>
              <w:jc w:val="center"/>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rPr>
              <w:t>Age, lower bond, years</w:t>
            </w:r>
          </w:p>
        </w:tc>
        <w:tc>
          <w:tcPr>
            <w:tcW w:w="1890" w:type="pct"/>
            <w:noWrap/>
            <w:hideMark/>
          </w:tcPr>
          <w:p w14:paraId="7729D76D" w14:textId="216870E4" w:rsidR="00D10D57" w:rsidRPr="004C01CB" w:rsidRDefault="00D10D57" w:rsidP="00D10D57">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 xml:space="preserve">Rate of </w:t>
            </w:r>
            <w:r w:rsidR="00F96042" w:rsidRPr="004C01CB">
              <w:rPr>
                <w:rFonts w:ascii="Calibri" w:eastAsia="Times New Roman" w:hAnsi="Calibri" w:cs="Calibri"/>
                <w:color w:val="000000"/>
                <w:sz w:val="18"/>
                <w:szCs w:val="18"/>
                <w:lang w:eastAsia="en-GB"/>
              </w:rPr>
              <w:t xml:space="preserve">low-risk </w:t>
            </w:r>
            <w:r w:rsidRPr="004C01CB">
              <w:rPr>
                <w:rFonts w:ascii="Calibri" w:eastAsia="Times New Roman" w:hAnsi="Calibri" w:cs="Calibri"/>
                <w:color w:val="000000"/>
                <w:sz w:val="18"/>
                <w:szCs w:val="18"/>
                <w:lang w:eastAsia="en-GB"/>
              </w:rPr>
              <w:t>cancers, females</w:t>
            </w:r>
          </w:p>
        </w:tc>
        <w:tc>
          <w:tcPr>
            <w:tcW w:w="1841" w:type="pct"/>
            <w:noWrap/>
            <w:hideMark/>
          </w:tcPr>
          <w:p w14:paraId="1B3A5DEC" w14:textId="4A51FA40" w:rsidR="00D10D57" w:rsidRPr="004C01CB" w:rsidRDefault="00D10D57" w:rsidP="00D10D57">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 xml:space="preserve">Rate of </w:t>
            </w:r>
            <w:r w:rsidR="00F96042" w:rsidRPr="004C01CB">
              <w:rPr>
                <w:rFonts w:ascii="Calibri" w:eastAsia="Times New Roman" w:hAnsi="Calibri" w:cs="Calibri"/>
                <w:color w:val="000000"/>
                <w:sz w:val="18"/>
                <w:szCs w:val="18"/>
                <w:lang w:eastAsia="en-GB"/>
              </w:rPr>
              <w:t xml:space="preserve">low-risk </w:t>
            </w:r>
            <w:r w:rsidRPr="004C01CB">
              <w:rPr>
                <w:rFonts w:ascii="Calibri" w:eastAsia="Times New Roman" w:hAnsi="Calibri" w:cs="Calibri"/>
                <w:color w:val="000000"/>
                <w:sz w:val="18"/>
                <w:szCs w:val="18"/>
                <w:lang w:eastAsia="en-GB"/>
              </w:rPr>
              <w:t>cancers, males</w:t>
            </w:r>
          </w:p>
        </w:tc>
      </w:tr>
      <w:tr w:rsidR="00D10D57" w:rsidRPr="004C01CB" w14:paraId="779CC99A" w14:textId="77777777" w:rsidTr="00D10D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9" w:type="pct"/>
          </w:tcPr>
          <w:p w14:paraId="0305BBC2" w14:textId="4E7FEF6E"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30</w:t>
            </w:r>
          </w:p>
        </w:tc>
        <w:tc>
          <w:tcPr>
            <w:tcW w:w="1890" w:type="pct"/>
            <w:noWrap/>
            <w:hideMark/>
          </w:tcPr>
          <w:p w14:paraId="4A900E66" w14:textId="77777777" w:rsidR="00D10D57" w:rsidRPr="0052602D"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2.15484E-06</w:t>
            </w:r>
          </w:p>
        </w:tc>
        <w:tc>
          <w:tcPr>
            <w:tcW w:w="1841" w:type="pct"/>
            <w:noWrap/>
            <w:hideMark/>
          </w:tcPr>
          <w:p w14:paraId="1385305B" w14:textId="77777777" w:rsidR="00D10D57" w:rsidRPr="004C01CB"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3.23226E-06</w:t>
            </w:r>
          </w:p>
        </w:tc>
      </w:tr>
      <w:tr w:rsidR="00D10D57" w:rsidRPr="004C01CB" w14:paraId="46DC6BB7" w14:textId="77777777" w:rsidTr="00D10D57">
        <w:trPr>
          <w:trHeight w:val="300"/>
        </w:trPr>
        <w:tc>
          <w:tcPr>
            <w:cnfStyle w:val="001000000000" w:firstRow="0" w:lastRow="0" w:firstColumn="1" w:lastColumn="0" w:oddVBand="0" w:evenVBand="0" w:oddHBand="0" w:evenHBand="0" w:firstRowFirstColumn="0" w:firstRowLastColumn="0" w:lastRowFirstColumn="0" w:lastRowLastColumn="0"/>
            <w:tcW w:w="1269" w:type="pct"/>
          </w:tcPr>
          <w:p w14:paraId="4CC31F76" w14:textId="1D1122CF"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35</w:t>
            </w:r>
          </w:p>
        </w:tc>
        <w:tc>
          <w:tcPr>
            <w:tcW w:w="1890" w:type="pct"/>
            <w:noWrap/>
            <w:hideMark/>
          </w:tcPr>
          <w:p w14:paraId="74FD8908" w14:textId="77777777" w:rsidR="00D10D57" w:rsidRPr="0052602D"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4.30969E-06</w:t>
            </w:r>
          </w:p>
        </w:tc>
        <w:tc>
          <w:tcPr>
            <w:tcW w:w="1841" w:type="pct"/>
            <w:noWrap/>
            <w:hideMark/>
          </w:tcPr>
          <w:p w14:paraId="3D7EDC76" w14:textId="77777777" w:rsidR="00D10D57" w:rsidRPr="004C01CB"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6.46453E-06</w:t>
            </w:r>
          </w:p>
        </w:tc>
      </w:tr>
      <w:tr w:rsidR="00D10D57" w:rsidRPr="004C01CB" w14:paraId="7AFF752F" w14:textId="77777777" w:rsidTr="00D10D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9" w:type="pct"/>
          </w:tcPr>
          <w:p w14:paraId="70EA7768" w14:textId="357127F5"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40</w:t>
            </w:r>
          </w:p>
        </w:tc>
        <w:tc>
          <w:tcPr>
            <w:tcW w:w="1890" w:type="pct"/>
            <w:noWrap/>
            <w:hideMark/>
          </w:tcPr>
          <w:p w14:paraId="261F2D1C" w14:textId="77777777" w:rsidR="00D10D57" w:rsidRPr="0052602D"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1.07742E-05</w:t>
            </w:r>
          </w:p>
        </w:tc>
        <w:tc>
          <w:tcPr>
            <w:tcW w:w="1841" w:type="pct"/>
            <w:noWrap/>
            <w:hideMark/>
          </w:tcPr>
          <w:p w14:paraId="151252CE" w14:textId="77777777" w:rsidR="00D10D57" w:rsidRPr="004C01CB"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1.83162E-05</w:t>
            </w:r>
          </w:p>
        </w:tc>
      </w:tr>
      <w:tr w:rsidR="00D10D57" w:rsidRPr="004C01CB" w14:paraId="7016FE4C" w14:textId="77777777" w:rsidTr="00D10D57">
        <w:trPr>
          <w:trHeight w:val="300"/>
        </w:trPr>
        <w:tc>
          <w:tcPr>
            <w:cnfStyle w:val="001000000000" w:firstRow="0" w:lastRow="0" w:firstColumn="1" w:lastColumn="0" w:oddVBand="0" w:evenVBand="0" w:oddHBand="0" w:evenHBand="0" w:firstRowFirstColumn="0" w:firstRowLastColumn="0" w:lastRowFirstColumn="0" w:lastRowLastColumn="0"/>
            <w:tcW w:w="1269" w:type="pct"/>
          </w:tcPr>
          <w:p w14:paraId="3C6EB343" w14:textId="5116A3CA"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45</w:t>
            </w:r>
          </w:p>
        </w:tc>
        <w:tc>
          <w:tcPr>
            <w:tcW w:w="1890" w:type="pct"/>
            <w:noWrap/>
            <w:hideMark/>
          </w:tcPr>
          <w:p w14:paraId="627C6B89" w14:textId="77777777" w:rsidR="00D10D57" w:rsidRPr="0052602D"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1.93936E-05</w:t>
            </w:r>
          </w:p>
        </w:tc>
        <w:tc>
          <w:tcPr>
            <w:tcW w:w="1841" w:type="pct"/>
            <w:noWrap/>
            <w:hideMark/>
          </w:tcPr>
          <w:p w14:paraId="5A364C39" w14:textId="77777777" w:rsidR="00D10D57" w:rsidRPr="004C01CB"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3.98646E-05</w:t>
            </w:r>
          </w:p>
        </w:tc>
      </w:tr>
      <w:tr w:rsidR="00D10D57" w:rsidRPr="004C01CB" w14:paraId="14FAD7EE" w14:textId="77777777" w:rsidTr="00D10D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9" w:type="pct"/>
          </w:tcPr>
          <w:p w14:paraId="1100A463" w14:textId="6C9668A7"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50</w:t>
            </w:r>
          </w:p>
        </w:tc>
        <w:tc>
          <w:tcPr>
            <w:tcW w:w="1890" w:type="pct"/>
            <w:noWrap/>
            <w:hideMark/>
          </w:tcPr>
          <w:p w14:paraId="0B7EEE14" w14:textId="77777777" w:rsidR="00D10D57" w:rsidRPr="0052602D"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3.23226E-05</w:t>
            </w:r>
          </w:p>
        </w:tc>
        <w:tc>
          <w:tcPr>
            <w:tcW w:w="1841" w:type="pct"/>
            <w:noWrap/>
            <w:hideMark/>
          </w:tcPr>
          <w:p w14:paraId="1F803841" w14:textId="77777777" w:rsidR="00D10D57" w:rsidRPr="004C01CB"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8.72711E-05</w:t>
            </w:r>
          </w:p>
        </w:tc>
      </w:tr>
      <w:tr w:rsidR="00D10D57" w:rsidRPr="004C01CB" w14:paraId="1EC42E69" w14:textId="77777777" w:rsidTr="00D10D57">
        <w:trPr>
          <w:trHeight w:val="300"/>
        </w:trPr>
        <w:tc>
          <w:tcPr>
            <w:cnfStyle w:val="001000000000" w:firstRow="0" w:lastRow="0" w:firstColumn="1" w:lastColumn="0" w:oddVBand="0" w:evenVBand="0" w:oddHBand="0" w:evenHBand="0" w:firstRowFirstColumn="0" w:firstRowLastColumn="0" w:lastRowFirstColumn="0" w:lastRowLastColumn="0"/>
            <w:tcW w:w="1269" w:type="pct"/>
          </w:tcPr>
          <w:p w14:paraId="3BA42BB8" w14:textId="6139BA90"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55</w:t>
            </w:r>
          </w:p>
        </w:tc>
        <w:tc>
          <w:tcPr>
            <w:tcW w:w="1890" w:type="pct"/>
            <w:noWrap/>
            <w:hideMark/>
          </w:tcPr>
          <w:p w14:paraId="3AD15149" w14:textId="77777777" w:rsidR="00D10D57" w:rsidRPr="0052602D"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6.24904E-05</w:t>
            </w:r>
          </w:p>
        </w:tc>
        <w:tc>
          <w:tcPr>
            <w:tcW w:w="1841" w:type="pct"/>
            <w:noWrap/>
            <w:hideMark/>
          </w:tcPr>
          <w:p w14:paraId="0B282947" w14:textId="77777777" w:rsidR="00D10D57" w:rsidRPr="004C01CB"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0.000162691</w:t>
            </w:r>
          </w:p>
        </w:tc>
      </w:tr>
      <w:tr w:rsidR="00D10D57" w:rsidRPr="004C01CB" w14:paraId="0BADA2D8" w14:textId="77777777" w:rsidTr="00D10D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9" w:type="pct"/>
          </w:tcPr>
          <w:p w14:paraId="15E4C5DA" w14:textId="7EB715BA"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60</w:t>
            </w:r>
          </w:p>
        </w:tc>
        <w:tc>
          <w:tcPr>
            <w:tcW w:w="1890" w:type="pct"/>
            <w:noWrap/>
            <w:hideMark/>
          </w:tcPr>
          <w:p w14:paraId="7DFF4A46" w14:textId="77777777" w:rsidR="00D10D57" w:rsidRPr="0052602D"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0.000102355</w:t>
            </w:r>
          </w:p>
        </w:tc>
        <w:tc>
          <w:tcPr>
            <w:tcW w:w="1841" w:type="pct"/>
            <w:noWrap/>
            <w:hideMark/>
          </w:tcPr>
          <w:p w14:paraId="45D15B70" w14:textId="77777777" w:rsidR="00D10D57" w:rsidRPr="004C01CB"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0.000323226</w:t>
            </w:r>
          </w:p>
        </w:tc>
      </w:tr>
      <w:tr w:rsidR="00D10D57" w:rsidRPr="004C01CB" w14:paraId="14CAAA98" w14:textId="77777777" w:rsidTr="00D10D57">
        <w:trPr>
          <w:trHeight w:val="300"/>
        </w:trPr>
        <w:tc>
          <w:tcPr>
            <w:cnfStyle w:val="001000000000" w:firstRow="0" w:lastRow="0" w:firstColumn="1" w:lastColumn="0" w:oddVBand="0" w:evenVBand="0" w:oddHBand="0" w:evenHBand="0" w:firstRowFirstColumn="0" w:firstRowLastColumn="0" w:lastRowFirstColumn="0" w:lastRowLastColumn="0"/>
            <w:tcW w:w="1269" w:type="pct"/>
          </w:tcPr>
          <w:p w14:paraId="4993D4E9" w14:textId="50C98498"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65</w:t>
            </w:r>
          </w:p>
        </w:tc>
        <w:tc>
          <w:tcPr>
            <w:tcW w:w="1890" w:type="pct"/>
            <w:noWrap/>
            <w:hideMark/>
          </w:tcPr>
          <w:p w14:paraId="6615884C" w14:textId="77777777" w:rsidR="00D10D57" w:rsidRPr="0052602D"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0.000168078</w:t>
            </w:r>
          </w:p>
        </w:tc>
        <w:tc>
          <w:tcPr>
            <w:tcW w:w="1841" w:type="pct"/>
            <w:noWrap/>
            <w:hideMark/>
          </w:tcPr>
          <w:p w14:paraId="631AC37E" w14:textId="77777777" w:rsidR="00D10D57" w:rsidRPr="004C01CB"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0.000576421</w:t>
            </w:r>
          </w:p>
        </w:tc>
      </w:tr>
      <w:tr w:rsidR="00D10D57" w:rsidRPr="004C01CB" w14:paraId="3DE061F4" w14:textId="77777777" w:rsidTr="00D10D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9" w:type="pct"/>
          </w:tcPr>
          <w:p w14:paraId="2A182CD6" w14:textId="5DF09727"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70</w:t>
            </w:r>
          </w:p>
        </w:tc>
        <w:tc>
          <w:tcPr>
            <w:tcW w:w="1890" w:type="pct"/>
            <w:noWrap/>
            <w:hideMark/>
          </w:tcPr>
          <w:p w14:paraId="0346F029" w14:textId="77777777" w:rsidR="00D10D57" w:rsidRPr="0052602D"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0.000272588</w:t>
            </w:r>
          </w:p>
        </w:tc>
        <w:tc>
          <w:tcPr>
            <w:tcW w:w="1841" w:type="pct"/>
            <w:noWrap/>
            <w:hideMark/>
          </w:tcPr>
          <w:p w14:paraId="5378018D" w14:textId="77777777" w:rsidR="00D10D57" w:rsidRPr="004C01CB"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0.000971834</w:t>
            </w:r>
          </w:p>
        </w:tc>
      </w:tr>
      <w:tr w:rsidR="00D10D57" w:rsidRPr="004C01CB" w14:paraId="515DDECB" w14:textId="77777777" w:rsidTr="00D10D57">
        <w:trPr>
          <w:trHeight w:val="300"/>
        </w:trPr>
        <w:tc>
          <w:tcPr>
            <w:cnfStyle w:val="001000000000" w:firstRow="0" w:lastRow="0" w:firstColumn="1" w:lastColumn="0" w:oddVBand="0" w:evenVBand="0" w:oddHBand="0" w:evenHBand="0" w:firstRowFirstColumn="0" w:firstRowLastColumn="0" w:lastRowFirstColumn="0" w:lastRowLastColumn="0"/>
            <w:tcW w:w="1269" w:type="pct"/>
          </w:tcPr>
          <w:p w14:paraId="5DE71B25" w14:textId="71E3AE7F"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75</w:t>
            </w:r>
          </w:p>
        </w:tc>
        <w:tc>
          <w:tcPr>
            <w:tcW w:w="1890" w:type="pct"/>
            <w:noWrap/>
            <w:hideMark/>
          </w:tcPr>
          <w:p w14:paraId="6FAE934C" w14:textId="77777777" w:rsidR="00D10D57" w:rsidRPr="0052602D"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0.000422349</w:t>
            </w:r>
          </w:p>
        </w:tc>
        <w:tc>
          <w:tcPr>
            <w:tcW w:w="1841" w:type="pct"/>
            <w:noWrap/>
            <w:hideMark/>
          </w:tcPr>
          <w:p w14:paraId="1755CB1D" w14:textId="77777777" w:rsidR="00D10D57" w:rsidRPr="004C01CB"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0.001485764</w:t>
            </w:r>
          </w:p>
        </w:tc>
      </w:tr>
      <w:tr w:rsidR="00D10D57" w:rsidRPr="004C01CB" w14:paraId="4A535A90" w14:textId="77777777" w:rsidTr="00D10D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9" w:type="pct"/>
          </w:tcPr>
          <w:p w14:paraId="2D85D908" w14:textId="46AA3D97"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80</w:t>
            </w:r>
          </w:p>
        </w:tc>
        <w:tc>
          <w:tcPr>
            <w:tcW w:w="1890" w:type="pct"/>
            <w:noWrap/>
            <w:hideMark/>
          </w:tcPr>
          <w:p w14:paraId="36345C5E" w14:textId="77777777" w:rsidR="00D10D57" w:rsidRPr="0052602D"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0.000597969</w:t>
            </w:r>
          </w:p>
        </w:tc>
        <w:tc>
          <w:tcPr>
            <w:tcW w:w="1841" w:type="pct"/>
            <w:noWrap/>
            <w:hideMark/>
          </w:tcPr>
          <w:p w14:paraId="11C84031" w14:textId="77777777" w:rsidR="00D10D57" w:rsidRPr="004C01CB"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0.002033094</w:t>
            </w:r>
          </w:p>
        </w:tc>
      </w:tr>
      <w:tr w:rsidR="00D10D57" w:rsidRPr="004C01CB" w14:paraId="4E2CD3CF" w14:textId="77777777" w:rsidTr="00D10D57">
        <w:trPr>
          <w:trHeight w:val="300"/>
        </w:trPr>
        <w:tc>
          <w:tcPr>
            <w:cnfStyle w:val="001000000000" w:firstRow="0" w:lastRow="0" w:firstColumn="1" w:lastColumn="0" w:oddVBand="0" w:evenVBand="0" w:oddHBand="0" w:evenHBand="0" w:firstRowFirstColumn="0" w:firstRowLastColumn="0" w:lastRowFirstColumn="0" w:lastRowLastColumn="0"/>
            <w:tcW w:w="1269" w:type="pct"/>
          </w:tcPr>
          <w:p w14:paraId="79F97DD5" w14:textId="0C09A2A6"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85</w:t>
            </w:r>
          </w:p>
        </w:tc>
        <w:tc>
          <w:tcPr>
            <w:tcW w:w="1890" w:type="pct"/>
            <w:noWrap/>
            <w:hideMark/>
          </w:tcPr>
          <w:p w14:paraId="1CE37451" w14:textId="77777777" w:rsidR="00D10D57" w:rsidRPr="0052602D"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0.000755272</w:t>
            </w:r>
          </w:p>
        </w:tc>
        <w:tc>
          <w:tcPr>
            <w:tcW w:w="1841" w:type="pct"/>
            <w:noWrap/>
            <w:hideMark/>
          </w:tcPr>
          <w:p w14:paraId="5CF2156D" w14:textId="77777777" w:rsidR="00D10D57" w:rsidRPr="004C01CB"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0.002496386</w:t>
            </w:r>
          </w:p>
        </w:tc>
      </w:tr>
      <w:tr w:rsidR="00D10D57" w:rsidRPr="004C01CB" w14:paraId="6B0D65BD" w14:textId="77777777" w:rsidTr="00D10D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9" w:type="pct"/>
          </w:tcPr>
          <w:p w14:paraId="5F0CBA98" w14:textId="68B17725"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90</w:t>
            </w:r>
          </w:p>
        </w:tc>
        <w:tc>
          <w:tcPr>
            <w:tcW w:w="1890" w:type="pct"/>
            <w:noWrap/>
            <w:hideMark/>
          </w:tcPr>
          <w:p w14:paraId="62D781E4" w14:textId="77777777" w:rsidR="00D10D57" w:rsidRPr="0052602D"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0.000739111</w:t>
            </w:r>
          </w:p>
        </w:tc>
        <w:tc>
          <w:tcPr>
            <w:tcW w:w="1841" w:type="pct"/>
            <w:noWrap/>
            <w:hideMark/>
          </w:tcPr>
          <w:p w14:paraId="009EE6EB" w14:textId="77777777" w:rsidR="00D10D57" w:rsidRPr="004C01CB" w:rsidRDefault="00D10D57" w:rsidP="00D10D5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0.002620289</w:t>
            </w:r>
          </w:p>
        </w:tc>
      </w:tr>
      <w:tr w:rsidR="00D10D57" w:rsidRPr="004C01CB" w14:paraId="7C01BCAF" w14:textId="77777777" w:rsidTr="00D10D57">
        <w:trPr>
          <w:trHeight w:val="300"/>
        </w:trPr>
        <w:tc>
          <w:tcPr>
            <w:cnfStyle w:val="001000000000" w:firstRow="0" w:lastRow="0" w:firstColumn="1" w:lastColumn="0" w:oddVBand="0" w:evenVBand="0" w:oddHBand="0" w:evenHBand="0" w:firstRowFirstColumn="0" w:firstRowLastColumn="0" w:lastRowFirstColumn="0" w:lastRowLastColumn="0"/>
            <w:tcW w:w="1269" w:type="pct"/>
          </w:tcPr>
          <w:p w14:paraId="10A6308D" w14:textId="7B34B329" w:rsidR="00D10D57" w:rsidRPr="0052602D" w:rsidRDefault="00D10D57" w:rsidP="00D10D57">
            <w:pPr>
              <w:spacing w:line="240" w:lineRule="auto"/>
              <w:jc w:val="right"/>
              <w:rPr>
                <w:rFonts w:ascii="Calibri" w:eastAsia="Times New Roman" w:hAnsi="Calibri" w:cs="Calibri"/>
                <w:b w:val="0"/>
                <w:bCs w:val="0"/>
                <w:color w:val="000000"/>
                <w:sz w:val="18"/>
                <w:szCs w:val="18"/>
                <w:lang w:eastAsia="en-GB"/>
              </w:rPr>
            </w:pPr>
            <w:r w:rsidRPr="0052602D">
              <w:rPr>
                <w:rFonts w:ascii="Calibri" w:eastAsia="Times New Roman" w:hAnsi="Calibri" w:cs="Calibri"/>
                <w:b w:val="0"/>
                <w:bCs w:val="0"/>
                <w:color w:val="000000"/>
                <w:sz w:val="18"/>
                <w:szCs w:val="18"/>
              </w:rPr>
              <w:t>95</w:t>
            </w:r>
          </w:p>
        </w:tc>
        <w:tc>
          <w:tcPr>
            <w:tcW w:w="1890" w:type="pct"/>
            <w:noWrap/>
            <w:hideMark/>
          </w:tcPr>
          <w:p w14:paraId="646435BF" w14:textId="77777777" w:rsidR="00D10D57" w:rsidRPr="0052602D"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52602D">
              <w:rPr>
                <w:rFonts w:ascii="Calibri" w:eastAsia="Times New Roman" w:hAnsi="Calibri" w:cs="Calibri"/>
                <w:color w:val="000000"/>
                <w:sz w:val="18"/>
                <w:szCs w:val="18"/>
                <w:lang w:eastAsia="en-GB"/>
              </w:rPr>
              <w:t>0.000739111</w:t>
            </w:r>
          </w:p>
        </w:tc>
        <w:tc>
          <w:tcPr>
            <w:tcW w:w="1841" w:type="pct"/>
            <w:noWrap/>
            <w:hideMark/>
          </w:tcPr>
          <w:p w14:paraId="736EC829" w14:textId="77777777" w:rsidR="00D10D57" w:rsidRPr="004C01CB" w:rsidRDefault="00D10D57" w:rsidP="00D10D5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4C01CB">
              <w:rPr>
                <w:rFonts w:ascii="Calibri" w:eastAsia="Times New Roman" w:hAnsi="Calibri" w:cs="Calibri"/>
                <w:color w:val="000000"/>
                <w:sz w:val="18"/>
                <w:szCs w:val="18"/>
                <w:lang w:eastAsia="en-GB"/>
              </w:rPr>
              <w:t>0.002620289</w:t>
            </w:r>
          </w:p>
        </w:tc>
      </w:tr>
    </w:tbl>
    <w:p w14:paraId="3CFAEEAA" w14:textId="772B6E95" w:rsidR="00AD608D" w:rsidRPr="001910B3" w:rsidRDefault="00AD608D" w:rsidP="0076301F">
      <w:pPr>
        <w:pStyle w:val="Heading4"/>
      </w:pPr>
      <w:r>
        <w:t>Mortality with bladder cancer in England</w:t>
      </w:r>
    </w:p>
    <w:p w14:paraId="18E1C82B" w14:textId="661A6394" w:rsidR="001910B3" w:rsidRPr="00EC0E66" w:rsidRDefault="001910B3" w:rsidP="00EC0E66">
      <w:pPr>
        <w:rPr>
          <w:ins w:id="77" w:author="Olena Mandrik" w:date="2022-07-11T13:45:00Z"/>
        </w:rPr>
      </w:pPr>
      <w:r w:rsidRPr="00E23470">
        <w:t xml:space="preserve">Mortality of BC in England by age and sex in 2016-2018 (Figure </w:t>
      </w:r>
      <w:r w:rsidR="004C01CB">
        <w:t>5</w:t>
      </w:r>
      <w:r w:rsidRPr="00E23470">
        <w:t>)</w:t>
      </w:r>
      <w:r>
        <w:t xml:space="preserve"> </w:t>
      </w:r>
      <w:r w:rsidR="00451C64">
        <w:t>was</w:t>
      </w:r>
      <w:r>
        <w:t xml:space="preserve"> used for the validation of the calibrated model</w:t>
      </w:r>
      <w:r w:rsidR="00D94ABB">
        <w:fldChar w:fldCharType="begin"/>
      </w:r>
      <w:r w:rsidR="00D94ABB">
        <w:instrText xml:space="preserve"> ADDIN EN.CITE &lt;EndNote&gt;&lt;Cite&gt;&lt;Year&gt;2022&lt;/Year&gt;&lt;RecNum&gt;122&lt;/RecNum&gt;&lt;DisplayText&gt;&lt;style face="superscript"&gt;18&lt;/style&gt;&lt;/DisplayText&gt;&lt;record&gt;&lt;rec-number&gt;122&lt;/rec-number&gt;&lt;foreign-keys&gt;&lt;key app="EN" db-id="v9wz0a0x75vsr9e05ztvvv2bpwwars2x0dwa" timestamp="1681998026"&gt;122&lt;/key&gt;&lt;/foreign-keys&gt;&lt;ref-type name="Online Database"&gt;45&lt;/ref-type&gt;&lt;contributors&gt;&lt;/contributors&gt;&lt;titles&gt;&lt;title&gt;Average Number of Deaths Per Year and Age-Specific Mortality Rates per 100,000 Population, UK&lt;/title&gt;&lt;/titles&gt;&lt;dates&gt;&lt;year&gt;2022&lt;/year&gt;&lt;/dates&gt;&lt;publisher&gt;Cancer Research UK&lt;/publisher&gt;&lt;urls&gt;&lt;related-urls&gt;&lt;url&gt;https://www.cancerresearchuk.org/health-professional/cancer-statistics/statistics-by-cancer-type/bladder-cancer/mortality#heading-One&lt;/url&gt;&lt;/related-urls&gt;&lt;/urls&gt;&lt;/record&gt;&lt;/Cite&gt;&lt;/EndNote&gt;</w:instrText>
      </w:r>
      <w:r w:rsidR="00D94ABB">
        <w:fldChar w:fldCharType="separate"/>
      </w:r>
      <w:r w:rsidR="00D94ABB" w:rsidRPr="00D94ABB">
        <w:rPr>
          <w:noProof/>
          <w:vertAlign w:val="superscript"/>
        </w:rPr>
        <w:t>18</w:t>
      </w:r>
      <w:r w:rsidR="00D94ABB">
        <w:fldChar w:fldCharType="end"/>
      </w:r>
      <w:r>
        <w:t>.</w:t>
      </w:r>
    </w:p>
    <w:p w14:paraId="3DC3E379" w14:textId="3B569613" w:rsidR="001910B3" w:rsidRDefault="001910B3" w:rsidP="001910B3">
      <w:r>
        <w:rPr>
          <w:noProof/>
        </w:rPr>
        <w:lastRenderedPageBreak/>
        <w:drawing>
          <wp:inline distT="0" distB="0" distL="0" distR="0" wp14:anchorId="1EFA7A24" wp14:editId="39F0D035">
            <wp:extent cx="4535424" cy="2726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330" cy="2753874"/>
                    </a:xfrm>
                    <a:prstGeom prst="rect">
                      <a:avLst/>
                    </a:prstGeom>
                    <a:noFill/>
                  </pic:spPr>
                </pic:pic>
              </a:graphicData>
            </a:graphic>
          </wp:inline>
        </w:drawing>
      </w:r>
    </w:p>
    <w:p w14:paraId="30E067C2" w14:textId="16A8FAD6" w:rsidR="00EC0E66" w:rsidRPr="00D80FD8" w:rsidRDefault="00EC0E66" w:rsidP="00EC0E66">
      <w:pPr>
        <w:pStyle w:val="Heading4"/>
      </w:pPr>
      <w:r>
        <w:t>Figure 5</w:t>
      </w:r>
      <w:r w:rsidRPr="00D80FD8">
        <w:t xml:space="preserve">: </w:t>
      </w:r>
      <w:r>
        <w:t>Mortality</w:t>
      </w:r>
      <w:r w:rsidRPr="00D80FD8">
        <w:t xml:space="preserve"> of BC per 100,000 population for males and females</w:t>
      </w:r>
      <w:r>
        <w:t xml:space="preserve"> (2016-2018)</w:t>
      </w:r>
    </w:p>
    <w:p w14:paraId="03C8292D" w14:textId="77777777" w:rsidR="00EC0E66" w:rsidRDefault="00EC0E66" w:rsidP="001910B3"/>
    <w:p w14:paraId="36085A5A" w14:textId="42D38305" w:rsidR="001910B3" w:rsidRDefault="00D604DE" w:rsidP="0076301F">
      <w:pPr>
        <w:pStyle w:val="Heading3"/>
      </w:pPr>
      <w:r>
        <w:t>Calibration approach</w:t>
      </w:r>
    </w:p>
    <w:p w14:paraId="308D5BBB" w14:textId="2112FE69" w:rsidR="00697201" w:rsidRDefault="00697201" w:rsidP="0076301F">
      <w:pPr>
        <w:pStyle w:val="Heading4"/>
        <w:rPr>
          <w:lang w:val="en-US"/>
        </w:rPr>
      </w:pPr>
      <w:r>
        <w:rPr>
          <w:lang w:val="en-US"/>
        </w:rPr>
        <w:t>Background</w:t>
      </w:r>
    </w:p>
    <w:p w14:paraId="6FF4005C" w14:textId="614C92B6" w:rsidR="001806FE" w:rsidRDefault="001806FE" w:rsidP="004C742C">
      <w:pPr>
        <w:rPr>
          <w:lang w:val="en-US"/>
        </w:rPr>
      </w:pPr>
      <w:r w:rsidRPr="001806FE">
        <w:rPr>
          <w:lang w:val="en-US"/>
        </w:rPr>
        <w:t xml:space="preserve">The approach to </w:t>
      </w:r>
      <w:r>
        <w:rPr>
          <w:lang w:val="en-US"/>
        </w:rPr>
        <w:t xml:space="preserve">generating parameters in </w:t>
      </w:r>
      <w:r w:rsidRPr="001806FE">
        <w:rPr>
          <w:lang w:val="en-US"/>
        </w:rPr>
        <w:t xml:space="preserve">model calibration </w:t>
      </w:r>
      <w:r>
        <w:rPr>
          <w:lang w:val="en-US"/>
        </w:rPr>
        <w:t>can</w:t>
      </w:r>
      <w:r w:rsidRPr="001806FE">
        <w:rPr>
          <w:lang w:val="en-US"/>
        </w:rPr>
        <w:t xml:space="preserve"> be Bayesian or non-Bayesian.</w:t>
      </w:r>
      <w:r>
        <w:rPr>
          <w:lang w:val="en-US"/>
        </w:rPr>
        <w:t xml:space="preserve"> N</w:t>
      </w:r>
      <w:r w:rsidRPr="001806FE">
        <w:rPr>
          <w:lang w:val="en-US"/>
        </w:rPr>
        <w:t>on-Bayesian method</w:t>
      </w:r>
      <w:r>
        <w:rPr>
          <w:lang w:val="en-US"/>
        </w:rPr>
        <w:t>s</w:t>
      </w:r>
      <w:r w:rsidRPr="001806FE">
        <w:rPr>
          <w:lang w:val="en-US"/>
        </w:rPr>
        <w:t xml:space="preserve"> aim to improve the model’s predictive power by identifying the </w:t>
      </w:r>
      <w:r>
        <w:rPr>
          <w:lang w:val="en-US"/>
        </w:rPr>
        <w:t>optimal</w:t>
      </w:r>
      <w:r w:rsidRPr="001806FE">
        <w:rPr>
          <w:lang w:val="en-US"/>
        </w:rPr>
        <w:t xml:space="preserve"> set</w:t>
      </w:r>
      <w:r>
        <w:rPr>
          <w:lang w:val="en-US"/>
        </w:rPr>
        <w:t xml:space="preserve"> </w:t>
      </w:r>
      <w:r w:rsidRPr="001806FE">
        <w:rPr>
          <w:lang w:val="en-US"/>
        </w:rPr>
        <w:t>of calibration parameters for which the model reproduces the calibration target</w:t>
      </w:r>
      <w:r w:rsidR="00451C64">
        <w:rPr>
          <w:lang w:val="en-US"/>
        </w:rPr>
        <w:fldChar w:fldCharType="begin"/>
      </w:r>
      <w:r w:rsidR="00451C64">
        <w:rPr>
          <w:lang w:val="en-US"/>
        </w:rPr>
        <w:instrText xml:space="preserve"> ADDIN EN.CITE &lt;EndNote&gt;&lt;Cite&gt;&lt;Author&gt;Vanni&lt;/Author&gt;&lt;Year&gt;2011&lt;/Year&gt;&lt;RecNum&gt;123&lt;/RecNum&gt;&lt;DisplayText&gt;&lt;style face="superscript"&gt;19&lt;/style&gt;&lt;/DisplayText&gt;&lt;record&gt;&lt;rec-number&gt;123&lt;/rec-number&gt;&lt;foreign-keys&gt;&lt;key app="EN" db-id="v9wz0a0x75vsr9e05ztvvv2bpwwars2x0dwa" timestamp="1681998399"&gt;123&lt;/key&gt;&lt;/foreign-keys&gt;&lt;ref-type name="Journal Article"&gt;17&lt;/ref-type&gt;&lt;contributors&gt;&lt;authors&gt;&lt;author&gt;Vanni, T.&lt;/author&gt;&lt;author&gt;Karnon, J.&lt;/author&gt;&lt;author&gt;Madan, J.&lt;/author&gt;&lt;author&gt;White, R. G.&lt;/author&gt;&lt;author&gt;Edmunds, W. J.&lt;/author&gt;&lt;author&gt;Foss, A. M.&lt;/author&gt;&lt;author&gt;Legood, R.&lt;/author&gt;&lt;/authors&gt;&lt;/contributors&gt;&lt;auth-address&gt;Department of Public Health and Policy, London School of Hygiene and Tropical Medicine, London, UK. tazio.vanni@lshtm.ac.uk&lt;/auth-address&gt;&lt;titles&gt;&lt;title&gt;Calibrating models in economic evaluation: a seven-step approach&lt;/title&gt;&lt;secondary-title&gt;Pharmacoeconomics&lt;/secondary-title&gt;&lt;/titles&gt;&lt;periodical&gt;&lt;full-title&gt;Pharmacoeconomics&lt;/full-title&gt;&lt;/periodical&gt;&lt;pages&gt;35-49&lt;/pages&gt;&lt;volume&gt;29&lt;/volume&gt;&lt;number&gt;1&lt;/number&gt;&lt;edition&gt;2010/12/15&lt;/edition&gt;&lt;keywords&gt;&lt;keyword&gt;Calibration/standards&lt;/keyword&gt;&lt;keyword&gt;Cost-Benefit Analysis&lt;/keyword&gt;&lt;keyword&gt;*Guidelines as Topic&lt;/keyword&gt;&lt;keyword&gt;*Models, Econometric&lt;/keyword&gt;&lt;keyword&gt;*Models, Theoretical&lt;/keyword&gt;&lt;/keywords&gt;&lt;dates&gt;&lt;year&gt;2011&lt;/year&gt;&lt;pub-dates&gt;&lt;date&gt;Jan&lt;/date&gt;&lt;/pub-dates&gt;&lt;/dates&gt;&lt;isbn&gt;1170-7690&lt;/isbn&gt;&lt;accession-num&gt;21142277&lt;/accession-num&gt;&lt;urls&gt;&lt;/urls&gt;&lt;electronic-resource-num&gt;10.2165/11584600-000000000-00000&lt;/electronic-resource-num&gt;&lt;remote-database-provider&gt;NLM&lt;/remote-database-provider&gt;&lt;language&gt;eng&lt;/language&gt;&lt;/record&gt;&lt;/Cite&gt;&lt;/EndNote&gt;</w:instrText>
      </w:r>
      <w:r w:rsidR="00451C64">
        <w:rPr>
          <w:lang w:val="en-US"/>
        </w:rPr>
        <w:fldChar w:fldCharType="separate"/>
      </w:r>
      <w:r w:rsidR="00451C64" w:rsidRPr="00451C64">
        <w:rPr>
          <w:noProof/>
          <w:vertAlign w:val="superscript"/>
          <w:lang w:val="en-US"/>
        </w:rPr>
        <w:t>19</w:t>
      </w:r>
      <w:r w:rsidR="00451C64">
        <w:rPr>
          <w:lang w:val="en-US"/>
        </w:rPr>
        <w:fldChar w:fldCharType="end"/>
      </w:r>
      <w:r w:rsidRPr="001806FE">
        <w:rPr>
          <w:lang w:val="en-US"/>
        </w:rPr>
        <w:t>.</w:t>
      </w:r>
      <w:r>
        <w:rPr>
          <w:lang w:val="en-US"/>
        </w:rPr>
        <w:t xml:space="preserve"> In contrast, a </w:t>
      </w:r>
      <w:r w:rsidRPr="001806FE">
        <w:rPr>
          <w:lang w:val="en-US"/>
        </w:rPr>
        <w:t>Bayesian calibration seeks to generate a posterior distribution of calibration parameters and model outputs, conditional on the calibration target</w:t>
      </w:r>
      <w:r w:rsidR="00451C64">
        <w:rPr>
          <w:lang w:val="en-US"/>
        </w:rPr>
        <w:fldChar w:fldCharType="begin">
          <w:fldData xml:space="preserve">PEVuZE5vdGU+PENpdGU+PEF1dGhvcj5WYW5uaTwvQXV0aG9yPjxZZWFyPjIwMTE8L1llYXI+PFJl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</w:fldData>
        </w:fldChar>
      </w:r>
      <w:r w:rsidR="00451C64">
        <w:rPr>
          <w:lang w:val="en-US"/>
        </w:rPr>
        <w:instrText xml:space="preserve"> ADDIN EN.CITE </w:instrText>
      </w:r>
      <w:r w:rsidR="00451C64">
        <w:rPr>
          <w:lang w:val="en-US"/>
        </w:rPr>
        <w:fldChar w:fldCharType="begin">
          <w:fldData xml:space="preserve">PEVuZE5vdGU+PENpdGU+PEF1dGhvcj5WYW5uaTwvQXV0aG9yPjxZZWFyPjIwMTE8L1llYXI+PFJl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</w:fldData>
        </w:fldChar>
      </w:r>
      <w:r w:rsidR="00451C64">
        <w:rPr>
          <w:lang w:val="en-US"/>
        </w:rPr>
        <w:instrText xml:space="preserve"> ADDIN EN.CITE.DATA </w:instrText>
      </w:r>
      <w:r w:rsidR="00451C64">
        <w:rPr>
          <w:lang w:val="en-US"/>
        </w:rPr>
      </w:r>
      <w:r w:rsidR="00451C64">
        <w:rPr>
          <w:lang w:val="en-US"/>
        </w:rPr>
        <w:fldChar w:fldCharType="end"/>
      </w:r>
      <w:r w:rsidR="00451C64">
        <w:rPr>
          <w:lang w:val="en-US"/>
        </w:rPr>
      </w:r>
      <w:r w:rsidR="00451C64">
        <w:rPr>
          <w:lang w:val="en-US"/>
        </w:rPr>
        <w:fldChar w:fldCharType="separate"/>
      </w:r>
      <w:r w:rsidR="00451C64" w:rsidRPr="00451C64">
        <w:rPr>
          <w:noProof/>
          <w:vertAlign w:val="superscript"/>
          <w:lang w:val="en-US"/>
        </w:rPr>
        <w:t>19 20</w:t>
      </w:r>
      <w:r w:rsidR="00451C64">
        <w:rPr>
          <w:lang w:val="en-US"/>
        </w:rPr>
        <w:fldChar w:fldCharType="end"/>
      </w:r>
      <w:r>
        <w:rPr>
          <w:lang w:val="en-US"/>
        </w:rPr>
        <w:t xml:space="preserve">. This means that if non-Bayesian calibration is applied, the uncertainty around the NHD parameters will not be fully explored and integrated into the probabilistic sensitivity analysis, and so may introduce biases into the modelling outputs. </w:t>
      </w:r>
      <w:r w:rsidRPr="001806FE">
        <w:rPr>
          <w:lang w:val="en-US"/>
        </w:rPr>
        <w:t xml:space="preserve"> </w:t>
      </w:r>
    </w:p>
    <w:p w14:paraId="600C48A8" w14:textId="3995B3EA" w:rsidR="00516043" w:rsidRDefault="001806FE" w:rsidP="00516043">
      <w:pPr>
        <w:rPr>
          <w:lang w:val="en-US"/>
        </w:rPr>
      </w:pPr>
      <w:r>
        <w:rPr>
          <w:lang w:val="en-US"/>
        </w:rPr>
        <w:t xml:space="preserve">Metropolis-Hasting algorithm (MHA) is one of the most common used approaches in calibration of the NHD models. </w:t>
      </w:r>
      <w:r w:rsidR="00516043">
        <w:rPr>
          <w:lang w:val="en-US"/>
        </w:rPr>
        <w:t xml:space="preserve">The calibration theory says that if the MHA is long enough it should explore fully the parameter space.  This approach though </w:t>
      </w:r>
      <w:r w:rsidR="00255143">
        <w:rPr>
          <w:lang w:val="en-US"/>
        </w:rPr>
        <w:t>is</w:t>
      </w:r>
      <w:r w:rsidR="00516043">
        <w:rPr>
          <w:lang w:val="en-US"/>
        </w:rPr>
        <w:t xml:space="preserve"> </w:t>
      </w:r>
      <w:del w:id="78" w:author="Olena Mandrik" w:date="2023-04-21T15:50:00Z">
        <w:r w:rsidR="00516043" w:rsidDel="00565126">
          <w:rPr>
            <w:lang w:val="en-US"/>
          </w:rPr>
          <w:delText>not very practical</w:delText>
        </w:r>
      </w:del>
      <w:ins w:id="79" w:author="Olena Mandrik" w:date="2023-04-21T15:50:00Z">
        <w:r w:rsidR="00565126">
          <w:rPr>
            <w:lang w:val="en-US"/>
          </w:rPr>
          <w:t xml:space="preserve">computationally expensive </w:t>
        </w:r>
      </w:ins>
      <w:del w:id="80" w:author="Olena Mandrik" w:date="2023-04-21T15:50:00Z">
        <w:r w:rsidR="00516043" w:rsidDel="00565126">
          <w:rPr>
            <w:lang w:val="en-US"/>
          </w:rPr>
          <w:delText xml:space="preserve"> </w:delText>
        </w:r>
        <w:r w:rsidR="00255143" w:rsidDel="00565126">
          <w:rPr>
            <w:lang w:val="en-US"/>
          </w:rPr>
          <w:delText>when</w:delText>
        </w:r>
      </w:del>
      <w:ins w:id="81" w:author="Olena Mandrik" w:date="2023-04-21T15:50:00Z">
        <w:r w:rsidR="00565126">
          <w:rPr>
            <w:lang w:val="en-US"/>
          </w:rPr>
          <w:t>since</w:t>
        </w:r>
      </w:ins>
      <w:r w:rsidR="00516043">
        <w:rPr>
          <w:lang w:val="en-US"/>
        </w:rPr>
        <w:t xml:space="preserve"> microsimulation of the population with rare events (such as cancer) require</w:t>
      </w:r>
      <w:r w:rsidR="00255143">
        <w:rPr>
          <w:lang w:val="en-US"/>
        </w:rPr>
        <w:t>s</w:t>
      </w:r>
      <w:r w:rsidR="00516043">
        <w:rPr>
          <w:lang w:val="en-US"/>
        </w:rPr>
        <w:t xml:space="preserve"> a substantial running time. With the limited </w:t>
      </w:r>
      <w:ins w:id="82" w:author="James Chilcott" w:date="2023-04-21T10:48:00Z">
        <w:r w:rsidR="001601E7">
          <w:rPr>
            <w:lang w:val="en-US"/>
          </w:rPr>
          <w:t xml:space="preserve">processing </w:t>
        </w:r>
      </w:ins>
      <w:r w:rsidR="00516043">
        <w:rPr>
          <w:lang w:val="en-US"/>
        </w:rPr>
        <w:t>time, there is a</w:t>
      </w:r>
      <w:r>
        <w:rPr>
          <w:lang w:val="en-US"/>
        </w:rPr>
        <w:t xml:space="preserve"> risk </w:t>
      </w:r>
      <w:del w:id="83" w:author="James Chilcott" w:date="2023-04-21T10:48:00Z">
        <w:r w:rsidDel="001601E7">
          <w:rPr>
            <w:lang w:val="en-US"/>
          </w:rPr>
          <w:delText xml:space="preserve">of possibility </w:delText>
        </w:r>
      </w:del>
      <w:r w:rsidR="004C742C">
        <w:rPr>
          <w:lang w:val="en-US"/>
        </w:rPr>
        <w:t xml:space="preserve">that the parameter space is not </w:t>
      </w:r>
      <w:ins w:id="84" w:author="James Chilcott" w:date="2023-04-21T10:49:00Z">
        <w:r w:rsidR="001601E7">
          <w:rPr>
            <w:lang w:val="en-US"/>
          </w:rPr>
          <w:t xml:space="preserve">adequately </w:t>
        </w:r>
      </w:ins>
      <w:del w:id="85" w:author="James Chilcott" w:date="2023-04-21T10:49:00Z">
        <w:r w:rsidR="004C742C" w:rsidDel="001601E7">
          <w:rPr>
            <w:lang w:val="en-US"/>
          </w:rPr>
          <w:delText xml:space="preserve">fully </w:delText>
        </w:r>
      </w:del>
      <w:r w:rsidR="004C742C">
        <w:rPr>
          <w:lang w:val="en-US"/>
        </w:rPr>
        <w:t>explored</w:t>
      </w:r>
      <w:del w:id="86" w:author="James Chilcott" w:date="2023-04-21T10:49:00Z">
        <w:r w:rsidR="004C742C" w:rsidDel="001601E7">
          <w:rPr>
            <w:lang w:val="en-US"/>
          </w:rPr>
          <w:delText xml:space="preserve"> since to explore the parameter space fully one needs to run the calibration endlessly</w:delText>
        </w:r>
      </w:del>
      <w:r w:rsidR="004C742C">
        <w:rPr>
          <w:lang w:val="en-US"/>
        </w:rPr>
        <w:t xml:space="preserve">.  That is to say that one cannot be sure that if the convergence is achieved, there are no other alternative </w:t>
      </w:r>
      <w:ins w:id="87" w:author="James Chilcott" w:date="2023-04-21T10:49:00Z">
        <w:r w:rsidR="001601E7">
          <w:rPr>
            <w:lang w:val="en-US"/>
          </w:rPr>
          <w:t xml:space="preserve">acceptable </w:t>
        </w:r>
      </w:ins>
      <w:r w:rsidR="004C742C">
        <w:rPr>
          <w:lang w:val="en-US"/>
        </w:rPr>
        <w:t xml:space="preserve">parameter </w:t>
      </w:r>
      <w:ins w:id="88" w:author="James Chilcott" w:date="2023-04-21T10:49:00Z">
        <w:r w:rsidR="001601E7">
          <w:rPr>
            <w:lang w:val="en-US"/>
          </w:rPr>
          <w:t>regions</w:t>
        </w:r>
      </w:ins>
      <w:del w:id="89" w:author="James Chilcott" w:date="2023-04-21T10:49:00Z">
        <w:r w:rsidR="004C742C" w:rsidDel="001601E7">
          <w:rPr>
            <w:lang w:val="en-US"/>
          </w:rPr>
          <w:delText>spaces</w:delText>
        </w:r>
      </w:del>
      <w:r w:rsidR="004C742C">
        <w:rPr>
          <w:lang w:val="en-US"/>
        </w:rPr>
        <w:t>.</w:t>
      </w:r>
      <w:r w:rsidR="00516043">
        <w:rPr>
          <w:lang w:val="en-US"/>
        </w:rPr>
        <w:t xml:space="preserve"> </w:t>
      </w:r>
      <w:r w:rsidR="00C84112" w:rsidRPr="00CF0B72">
        <w:rPr>
          <w:lang w:val="en-US"/>
        </w:rPr>
        <w:t>Statistician Ben Lambert suggests that MHA (a) is not efficient when there are multiple calibration targets especially in the presence of any correlations (b) has a risk of false convergence (since requires unlimitedly long runs and is very tricky to understand whether the convergence was reached).</w:t>
      </w:r>
      <w:r w:rsidR="00516043">
        <w:rPr>
          <w:lang w:val="en-US"/>
        </w:rPr>
        <w:t>Thus, MHA</w:t>
      </w:r>
      <w:r w:rsidR="004C742C">
        <w:rPr>
          <w:lang w:val="en-US"/>
        </w:rPr>
        <w:t xml:space="preserve"> </w:t>
      </w:r>
      <w:r w:rsidR="00516043">
        <w:rPr>
          <w:lang w:val="en-US"/>
        </w:rPr>
        <w:t xml:space="preserve">may produce </w:t>
      </w:r>
      <w:r w:rsidR="00516043">
        <w:rPr>
          <w:lang w:val="en-US"/>
        </w:rPr>
        <w:lastRenderedPageBreak/>
        <w:t xml:space="preserve">parameters with a risk of </w:t>
      </w:r>
      <w:r w:rsidR="004C742C">
        <w:rPr>
          <w:lang w:val="en-US"/>
        </w:rPr>
        <w:t>biases</w:t>
      </w:r>
      <w:r w:rsidR="00516043">
        <w:rPr>
          <w:lang w:val="en-US"/>
        </w:rPr>
        <w:t xml:space="preserve"> (similar to non-Bayesian ways)</w:t>
      </w:r>
      <w:r w:rsidR="004C742C">
        <w:rPr>
          <w:lang w:val="en-US"/>
        </w:rPr>
        <w:t xml:space="preserve"> and risks that the parameter space </w:t>
      </w:r>
      <w:r w:rsidR="00255143">
        <w:rPr>
          <w:lang w:val="en-US"/>
        </w:rPr>
        <w:t>is not</w:t>
      </w:r>
      <w:r w:rsidR="004C742C">
        <w:rPr>
          <w:lang w:val="en-US"/>
        </w:rPr>
        <w:t xml:space="preserve"> properly explored. </w:t>
      </w:r>
      <w:r w:rsidR="00C84112">
        <w:rPr>
          <w:lang w:val="en-US"/>
        </w:rPr>
        <w:t xml:space="preserve"> </w:t>
      </w:r>
      <w:r w:rsidR="00C84112" w:rsidRPr="00CF0B72">
        <w:rPr>
          <w:lang w:val="en-US"/>
        </w:rPr>
        <w:t>To minimize the risk</w:t>
      </w:r>
      <w:r w:rsidR="00255143">
        <w:rPr>
          <w:lang w:val="en-US"/>
        </w:rPr>
        <w:t>,</w:t>
      </w:r>
      <w:r w:rsidR="00C84112">
        <w:rPr>
          <w:lang w:val="en-US"/>
        </w:rPr>
        <w:t xml:space="preserve"> the </w:t>
      </w:r>
      <w:r w:rsidR="00255143">
        <w:rPr>
          <w:lang w:val="en-US"/>
        </w:rPr>
        <w:t>two-step</w:t>
      </w:r>
      <w:r w:rsidR="00C84112">
        <w:rPr>
          <w:lang w:val="en-US"/>
        </w:rPr>
        <w:t xml:space="preserve"> approach with the Bayesian</w:t>
      </w:r>
      <w:r w:rsidR="00C84112" w:rsidRPr="00CF0B72">
        <w:rPr>
          <w:lang w:val="en-US"/>
        </w:rPr>
        <w:t xml:space="preserve"> algorithm </w:t>
      </w:r>
      <w:r w:rsidR="00C84112">
        <w:rPr>
          <w:lang w:val="en-US"/>
        </w:rPr>
        <w:t xml:space="preserve">(Step 2) </w:t>
      </w:r>
      <w:r w:rsidR="00255143">
        <w:rPr>
          <w:lang w:val="en-US"/>
        </w:rPr>
        <w:t xml:space="preserve">was </w:t>
      </w:r>
      <w:r w:rsidR="00C84112">
        <w:rPr>
          <w:lang w:val="en-US"/>
        </w:rPr>
        <w:t xml:space="preserve">run </w:t>
      </w:r>
      <w:r w:rsidR="00C84112" w:rsidRPr="00CF0B72">
        <w:rPr>
          <w:lang w:val="en-US"/>
        </w:rPr>
        <w:t>with multiple initial sets</w:t>
      </w:r>
      <w:r w:rsidR="00255143">
        <w:rPr>
          <w:lang w:val="en-US"/>
        </w:rPr>
        <w:t xml:space="preserve"> (n=5)</w:t>
      </w:r>
      <w:r w:rsidR="00C84112" w:rsidRPr="00CF0B72">
        <w:rPr>
          <w:lang w:val="en-US"/>
        </w:rPr>
        <w:t xml:space="preserve"> identified on Step 1</w:t>
      </w:r>
      <w:r w:rsidR="00EC0E66">
        <w:rPr>
          <w:lang w:val="en-US"/>
        </w:rPr>
        <w:t>.</w:t>
      </w:r>
    </w:p>
    <w:p w14:paraId="5DC7A887" w14:textId="5686A983" w:rsidR="00516043" w:rsidRDefault="00516043" w:rsidP="0076301F">
      <w:pPr>
        <w:pStyle w:val="Heading4"/>
        <w:rPr>
          <w:lang w:val="en-US"/>
        </w:rPr>
      </w:pPr>
      <w:r>
        <w:rPr>
          <w:lang w:val="en-US"/>
        </w:rPr>
        <w:t>Approach</w:t>
      </w:r>
    </w:p>
    <w:p w14:paraId="1DAFB9B7" w14:textId="45B36726" w:rsidR="00516043" w:rsidRDefault="00516043" w:rsidP="004C742C">
      <w:pPr>
        <w:rPr>
          <w:lang w:val="en-US"/>
        </w:rPr>
      </w:pPr>
      <w:r>
        <w:rPr>
          <w:lang w:val="en-US"/>
        </w:rPr>
        <w:t>The approach appl</w:t>
      </w:r>
      <w:r w:rsidR="00255143">
        <w:rPr>
          <w:lang w:val="en-US"/>
        </w:rPr>
        <w:t>ies</w:t>
      </w:r>
      <w:r>
        <w:rPr>
          <w:lang w:val="en-US"/>
        </w:rPr>
        <w:t xml:space="preserve"> a two-step calibration process:</w:t>
      </w:r>
    </w:p>
    <w:p w14:paraId="0D6FBC86" w14:textId="0E88E710" w:rsidR="00C84112" w:rsidRPr="00C84112" w:rsidRDefault="00C84112" w:rsidP="00783997">
      <w:pPr>
        <w:rPr>
          <w:b/>
          <w:bCs/>
          <w:lang w:val="en-US"/>
        </w:rPr>
      </w:pPr>
      <w:r w:rsidRPr="00C84112">
        <w:rPr>
          <w:b/>
          <w:bCs/>
          <w:lang w:val="en-US"/>
        </w:rPr>
        <w:t>Step 1. Random (non-Bayesian) calibration to define the parameter space</w:t>
      </w:r>
    </w:p>
    <w:p w14:paraId="448B000E" w14:textId="364376CF" w:rsidR="00C84112" w:rsidRDefault="00516043" w:rsidP="00C84112">
      <w:pPr>
        <w:rPr>
          <w:lang w:val="en-US"/>
        </w:rPr>
      </w:pPr>
      <w:r w:rsidRPr="00C84112">
        <w:rPr>
          <w:lang w:val="en-US"/>
        </w:rPr>
        <w:t>Firstly, p</w:t>
      </w:r>
      <w:r w:rsidR="004C742C" w:rsidRPr="00C84112">
        <w:rPr>
          <w:lang w:val="en-US"/>
        </w:rPr>
        <w:t xml:space="preserve">arameter space </w:t>
      </w:r>
      <w:r w:rsidR="00255143">
        <w:rPr>
          <w:lang w:val="en-US"/>
        </w:rPr>
        <w:t>was</w:t>
      </w:r>
      <w:r w:rsidR="004C742C" w:rsidRPr="00C84112">
        <w:rPr>
          <w:lang w:val="en-US"/>
        </w:rPr>
        <w:t xml:space="preserve"> defined by running a random calibration</w:t>
      </w:r>
      <w:r w:rsidRPr="00C84112">
        <w:rPr>
          <w:lang w:val="en-US"/>
        </w:rPr>
        <w:t xml:space="preserve"> with the </w:t>
      </w:r>
      <w:r w:rsidR="004C742C" w:rsidRPr="00C84112">
        <w:rPr>
          <w:lang w:val="en-US"/>
        </w:rPr>
        <w:t xml:space="preserve">Latin Hypercube Sample. Latin Hypercube Sample generates a near-​random sample of parameter values from a multidimensional distribution. </w:t>
      </w:r>
      <w:r w:rsidRPr="00C84112">
        <w:rPr>
          <w:lang w:val="en-US"/>
        </w:rPr>
        <w:t xml:space="preserve">The model </w:t>
      </w:r>
      <w:r w:rsidR="00255143">
        <w:rPr>
          <w:lang w:val="en-US"/>
        </w:rPr>
        <w:t>was</w:t>
      </w:r>
      <w:r w:rsidRPr="00C84112">
        <w:rPr>
          <w:lang w:val="en-US"/>
        </w:rPr>
        <w:t xml:space="preserve"> run with the population size of around 700,000 (100 HSE populations).</w:t>
      </w:r>
      <w:r w:rsidR="00C84112" w:rsidRPr="00C84112">
        <w:rPr>
          <w:lang w:val="en-US"/>
        </w:rPr>
        <w:t xml:space="preserve"> </w:t>
      </w:r>
    </w:p>
    <w:p w14:paraId="53AF12DA" w14:textId="0D8F5CAE" w:rsidR="004C742C" w:rsidRPr="00FD1F96" w:rsidRDefault="004C742C" w:rsidP="00C84112">
      <w:r w:rsidRPr="00C84112">
        <w:rPr>
          <w:b/>
          <w:lang w:val="en-US"/>
        </w:rPr>
        <w:t>G</w:t>
      </w:r>
      <w:ins w:id="90" w:author="Olena Mandrik" w:date="2023-04-21T15:50:00Z">
        <w:r w:rsidR="00565126">
          <w:rPr>
            <w:b/>
            <w:lang w:val="en-US"/>
          </w:rPr>
          <w:t>oodness o</w:t>
        </w:r>
      </w:ins>
      <w:ins w:id="91" w:author="Olena Mandrik" w:date="2023-04-21T15:51:00Z">
        <w:r w:rsidR="00565126">
          <w:rPr>
            <w:b/>
            <w:lang w:val="en-US"/>
          </w:rPr>
          <w:t>f file (G</w:t>
        </w:r>
      </w:ins>
      <w:r w:rsidRPr="00C84112">
        <w:rPr>
          <w:b/>
          <w:lang w:val="en-US"/>
        </w:rPr>
        <w:t>OF</w:t>
      </w:r>
      <w:ins w:id="92" w:author="Olena Mandrik" w:date="2023-04-21T15:51:00Z">
        <w:r w:rsidR="00565126">
          <w:rPr>
            <w:b/>
            <w:lang w:val="en-US"/>
          </w:rPr>
          <w:t>)</w:t>
        </w:r>
      </w:ins>
      <w:r w:rsidRPr="00C84112">
        <w:rPr>
          <w:lang w:val="en-US"/>
        </w:rPr>
        <w:t xml:space="preserve">: likelihood. Since the model is run as </w:t>
      </w:r>
      <w:r w:rsidR="00C84112">
        <w:rPr>
          <w:lang w:val="en-US"/>
        </w:rPr>
        <w:t>population of the same age</w:t>
      </w:r>
      <w:r w:rsidRPr="00C84112">
        <w:rPr>
          <w:lang w:val="en-US"/>
        </w:rPr>
        <w:t xml:space="preserve">, the number of events at each age are dependent and represent events in time. Thus, likelihood </w:t>
      </w:r>
      <w:r w:rsidR="00255143">
        <w:rPr>
          <w:lang w:val="en-US"/>
        </w:rPr>
        <w:t>was</w:t>
      </w:r>
      <w:r w:rsidRPr="00C84112">
        <w:rPr>
          <w:lang w:val="en-US"/>
        </w:rPr>
        <w:t xml:space="preserve"> calculated </w:t>
      </w:r>
      <w:r w:rsidR="00120F86">
        <w:rPr>
          <w:lang w:val="en-US"/>
        </w:rPr>
        <w:t xml:space="preserve">as lifetime incidence </w:t>
      </w:r>
      <w:r w:rsidRPr="00C84112">
        <w:rPr>
          <w:lang w:val="en-US"/>
        </w:rPr>
        <w:t>(</w:t>
      </w:r>
      <w:proofErr w:type="gramStart"/>
      <w:r w:rsidRPr="00C84112">
        <w:rPr>
          <w:lang w:val="en-US"/>
        </w:rPr>
        <w:t>e</w:t>
      </w:r>
      <w:r w:rsidR="00255143">
        <w:rPr>
          <w:lang w:val="en-US"/>
        </w:rPr>
        <w:t>.</w:t>
      </w:r>
      <w:r w:rsidRPr="00C84112">
        <w:rPr>
          <w:lang w:val="en-US"/>
        </w:rPr>
        <w:t>g.</w:t>
      </w:r>
      <w:proofErr w:type="gramEnd"/>
      <w:r w:rsidRPr="00C84112">
        <w:rPr>
          <w:lang w:val="en-US"/>
        </w:rPr>
        <w:t xml:space="preserve"> Likelihood of </w:t>
      </w:r>
      <w:r w:rsidR="00C84112">
        <w:rPr>
          <w:lang w:val="en-US"/>
        </w:rPr>
        <w:t>BC</w:t>
      </w:r>
      <w:r w:rsidRPr="00C84112">
        <w:rPr>
          <w:lang w:val="en-US"/>
        </w:rPr>
        <w:t xml:space="preserve"> incidence for females).</w:t>
      </w:r>
    </w:p>
    <w:p w14:paraId="71D5AC0B" w14:textId="3197FB8A" w:rsidR="00C84112" w:rsidRDefault="004C742C" w:rsidP="00C84112">
      <w:pPr>
        <w:rPr>
          <w:lang w:val="en-US"/>
        </w:rPr>
      </w:pPr>
      <w:r w:rsidRPr="00EC3A9A">
        <w:rPr>
          <w:b/>
          <w:lang w:val="en-US"/>
        </w:rPr>
        <w:t>Acceptance criteria</w:t>
      </w:r>
      <w:r>
        <w:rPr>
          <w:lang w:val="en-US"/>
        </w:rPr>
        <w:t>:</w:t>
      </w:r>
      <w:r w:rsidR="00C84112">
        <w:rPr>
          <w:lang w:val="en-US"/>
        </w:rPr>
        <w:t xml:space="preserve"> </w:t>
      </w:r>
      <w:r w:rsidR="00255143">
        <w:rPr>
          <w:lang w:val="en-US"/>
        </w:rPr>
        <w:t>The</w:t>
      </w:r>
      <w:r w:rsidR="00C84112">
        <w:rPr>
          <w:lang w:val="en-US"/>
        </w:rPr>
        <w:t xml:space="preserve"> </w:t>
      </w:r>
      <w:commentRangeStart w:id="93"/>
      <w:commentRangeStart w:id="94"/>
      <w:r w:rsidR="00C84112">
        <w:rPr>
          <w:lang w:val="en-US"/>
        </w:rPr>
        <w:t>parameters</w:t>
      </w:r>
      <w:r w:rsidR="00246E32">
        <w:rPr>
          <w:lang w:val="en-US"/>
        </w:rPr>
        <w:t>’</w:t>
      </w:r>
      <w:r w:rsidR="00255143">
        <w:rPr>
          <w:lang w:val="en-US"/>
        </w:rPr>
        <w:t xml:space="preserve"> sets</w:t>
      </w:r>
      <w:r w:rsidR="00C84112">
        <w:rPr>
          <w:lang w:val="en-US"/>
        </w:rPr>
        <w:t xml:space="preserve"> with the difference in GOF of less than 5% from the best-fit parameters </w:t>
      </w:r>
      <w:r w:rsidR="00255143">
        <w:rPr>
          <w:lang w:val="en-US"/>
        </w:rPr>
        <w:t>were</w:t>
      </w:r>
      <w:r w:rsidR="00C84112">
        <w:rPr>
          <w:lang w:val="en-US"/>
        </w:rPr>
        <w:t xml:space="preserve"> included</w:t>
      </w:r>
      <w:r w:rsidR="00255143">
        <w:rPr>
          <w:lang w:val="en-US"/>
        </w:rPr>
        <w:t xml:space="preserve"> what results in 5 sets of parameters.</w:t>
      </w:r>
      <w:commentRangeEnd w:id="93"/>
      <w:r w:rsidR="00BD4197">
        <w:rPr>
          <w:rStyle w:val="CommentReference"/>
        </w:rPr>
        <w:commentReference w:id="93"/>
      </w:r>
      <w:commentRangeEnd w:id="94"/>
      <w:r w:rsidR="00565126">
        <w:rPr>
          <w:rStyle w:val="CommentReference"/>
        </w:rPr>
        <w:commentReference w:id="94"/>
      </w:r>
    </w:p>
    <w:p w14:paraId="3064A736" w14:textId="10A5823A" w:rsidR="00783997" w:rsidRDefault="004C742C" w:rsidP="004C742C">
      <w:pPr>
        <w:rPr>
          <w:lang w:val="en-US"/>
        </w:rPr>
      </w:pPr>
      <w:r w:rsidRPr="000E4426">
        <w:rPr>
          <w:b/>
          <w:lang w:val="en-US"/>
        </w:rPr>
        <w:t>Outcome</w:t>
      </w:r>
      <w:r>
        <w:rPr>
          <w:lang w:val="en-US"/>
        </w:rPr>
        <w:t>: parameter sets to be used as initial sets in the calibration. Understanding with how many initial parameter</w:t>
      </w:r>
      <w:r w:rsidR="00246E32">
        <w:rPr>
          <w:lang w:val="en-US"/>
        </w:rPr>
        <w:t>s’</w:t>
      </w:r>
      <w:r>
        <w:rPr>
          <w:lang w:val="en-US"/>
        </w:rPr>
        <w:t xml:space="preserve"> sets the calibration process should start</w:t>
      </w:r>
      <w:r w:rsidR="00C84112">
        <w:rPr>
          <w:lang w:val="en-US"/>
        </w:rPr>
        <w:t>.</w:t>
      </w:r>
    </w:p>
    <w:p w14:paraId="3B7A2572" w14:textId="73992CC4" w:rsidR="004C742C" w:rsidRPr="00C84112" w:rsidRDefault="00C84112" w:rsidP="00783997">
      <w:pPr>
        <w:rPr>
          <w:b/>
          <w:bCs/>
        </w:rPr>
      </w:pPr>
      <w:r w:rsidRPr="00C84112">
        <w:rPr>
          <w:b/>
          <w:bCs/>
          <w:lang w:val="en-US"/>
        </w:rPr>
        <w:t xml:space="preserve">Step 2. </w:t>
      </w:r>
      <w:r w:rsidRPr="00C84112">
        <w:rPr>
          <w:b/>
          <w:bCs/>
        </w:rPr>
        <w:t>MHA algorithm (Bayesian calibration)</w:t>
      </w:r>
      <w:r w:rsidR="004C742C" w:rsidRPr="00C84112">
        <w:rPr>
          <w:b/>
          <w:bCs/>
        </w:rPr>
        <w:t xml:space="preserve">. </w:t>
      </w:r>
    </w:p>
    <w:p w14:paraId="3FEC9027" w14:textId="1BB3B4C2" w:rsidR="00F62762" w:rsidRDefault="00725E4C" w:rsidP="00D604DE">
      <w:r>
        <w:t>The</w:t>
      </w:r>
      <w:r w:rsidR="003E5E7F">
        <w:t xml:space="preserve"> MHA with the number of initial parameter sets identified at the Step 1 </w:t>
      </w:r>
      <w:r>
        <w:t xml:space="preserve">was used. </w:t>
      </w:r>
      <w:r w:rsidR="005A61D3">
        <w:t>The parameters were sampled from normal distribution with the maximum step size (epsilon) of 20% of each parameter value at the first iteration.</w:t>
      </w:r>
    </w:p>
    <w:p w14:paraId="6FD77646" w14:textId="77777777" w:rsidR="00DC492B" w:rsidRDefault="00DC492B" w:rsidP="00D604DE">
      <w:r>
        <w:t xml:space="preserve">The transition probabilities were restricted to be sampled in the range of zero to one. In addition, a weak prior was set up for transition from </w:t>
      </w:r>
      <w:proofErr w:type="gramStart"/>
      <w:r>
        <w:t>low-risk</w:t>
      </w:r>
      <w:proofErr w:type="gramEnd"/>
      <w:r>
        <w:t xml:space="preserve"> to high-risk BC based on the published data and strong priors were set up for:</w:t>
      </w:r>
    </w:p>
    <w:p w14:paraId="36AAE6E9" w14:textId="28EBDAC1" w:rsidR="00DC492B" w:rsidRDefault="00DC492B" w:rsidP="00DC492B">
      <w:pPr>
        <w:pStyle w:val="ListParagraph"/>
        <w:numPr>
          <w:ilvl w:val="0"/>
          <w:numId w:val="38"/>
        </w:numPr>
      </w:pPr>
      <w:r>
        <w:t xml:space="preserve">A symptomatic presentation decreases after the age 67 years for both low-risk and high-risk </w:t>
      </w:r>
      <w:proofErr w:type="gramStart"/>
      <w:r>
        <w:t>BC;</w:t>
      </w:r>
      <w:proofErr w:type="gramEnd"/>
    </w:p>
    <w:p w14:paraId="7B33F627" w14:textId="6683EC3C" w:rsidR="00DC492B" w:rsidRDefault="00DC492B" w:rsidP="00DC492B">
      <w:pPr>
        <w:pStyle w:val="ListParagraph"/>
        <w:numPr>
          <w:ilvl w:val="0"/>
          <w:numId w:val="38"/>
        </w:numPr>
      </w:pPr>
      <w:r>
        <w:t xml:space="preserve">Probability to be diagnosed annually with low-risk BC is no more than </w:t>
      </w:r>
      <w:proofErr w:type="gramStart"/>
      <w:r>
        <w:t>40%;</w:t>
      </w:r>
      <w:proofErr w:type="gramEnd"/>
    </w:p>
    <w:p w14:paraId="2B88CF71" w14:textId="040CEE14" w:rsidR="00DC492B" w:rsidRDefault="00DC492B" w:rsidP="00DC492B">
      <w:pPr>
        <w:pStyle w:val="ListParagraph"/>
        <w:numPr>
          <w:ilvl w:val="0"/>
          <w:numId w:val="38"/>
        </w:numPr>
      </w:pPr>
      <w:r>
        <w:t xml:space="preserve">Probability to be diagnosed the first year one had an onset of high-risk BC is no more than </w:t>
      </w:r>
      <w:proofErr w:type="gramStart"/>
      <w:r>
        <w:t>50%;</w:t>
      </w:r>
      <w:proofErr w:type="gramEnd"/>
    </w:p>
    <w:p w14:paraId="4D775C9C" w14:textId="77777777" w:rsidR="00DC492B" w:rsidRDefault="00DC492B" w:rsidP="00DC492B">
      <w:pPr>
        <w:pStyle w:val="ListParagraph"/>
        <w:numPr>
          <w:ilvl w:val="0"/>
          <w:numId w:val="38"/>
        </w:numPr>
      </w:pPr>
      <w:r>
        <w:lastRenderedPageBreak/>
        <w:t>The shape parameters defining the stage allocation in Weibull distribution do not exceed one.</w:t>
      </w:r>
    </w:p>
    <w:p w14:paraId="3A6F9A6C" w14:textId="2E5ED8AF" w:rsidR="00DC492B" w:rsidRDefault="00DC492B" w:rsidP="00DC492B">
      <w:pPr>
        <w:pStyle w:val="ListParagraph"/>
        <w:numPr>
          <w:ilvl w:val="0"/>
          <w:numId w:val="38"/>
        </w:numPr>
      </w:pPr>
      <w:r>
        <w:t xml:space="preserve">The relative risk for males does not exceed 10 and the relative risk for each year of age does not exceed 2.  </w:t>
      </w:r>
    </w:p>
    <w:p w14:paraId="47563AFF" w14:textId="5D091161" w:rsidR="00D604DE" w:rsidRDefault="005A61D3" w:rsidP="00D604DE">
      <w:r>
        <w:t xml:space="preserve">As the algorithm converges the maximum step size was reduced by 60% of the original value. The values were set by tuning the algorithm to achieve the 10% acceptance rate after the warmup period (around 300 calibration runs). </w:t>
      </w:r>
    </w:p>
    <w:p w14:paraId="06C06DBE" w14:textId="0B7CA925" w:rsidR="005A61D3" w:rsidRDefault="005A61D3" w:rsidP="00D604DE">
      <w:r>
        <w:t xml:space="preserve">The proposal parameter set in calibration was always accepted if the proposal parameter had higher likelihood than the current parameter set; in addition, 0.5% of calibration runs </w:t>
      </w:r>
      <w:ins w:id="95" w:author="James Chilcott" w:date="2023-04-21T11:02:00Z">
        <w:r w:rsidR="00BD4197">
          <w:t xml:space="preserve">with lower likelihoods </w:t>
        </w:r>
      </w:ins>
      <w:r>
        <w:t>after the warm</w:t>
      </w:r>
      <w:ins w:id="96" w:author="James Chilcott" w:date="2023-04-21T11:01:00Z">
        <w:r w:rsidR="00BD4197">
          <w:t>up</w:t>
        </w:r>
      </w:ins>
      <w:del w:id="97" w:author="James Chilcott" w:date="2023-04-21T11:01:00Z">
        <w:r w:rsidDel="00BD4197">
          <w:delText xml:space="preserve"> out</w:delText>
        </w:r>
      </w:del>
      <w:r>
        <w:t xml:space="preserve"> period </w:t>
      </w:r>
      <w:proofErr w:type="gramStart"/>
      <w:r>
        <w:t>were</w:t>
      </w:r>
      <w:proofErr w:type="gramEnd"/>
      <w:r>
        <w:t xml:space="preserve"> accepted</w:t>
      </w:r>
      <w:del w:id="98" w:author="James Chilcott" w:date="2023-04-21T11:02:00Z">
        <w:r w:rsidDel="00BD4197">
          <w:delText xml:space="preserve"> with lower likelihoods</w:delText>
        </w:r>
      </w:del>
      <w:r>
        <w:t xml:space="preserve">. The five chains of the MHA were run. </w:t>
      </w:r>
      <w:r w:rsidR="00F62762">
        <w:t xml:space="preserve"> For each calibrated parameter (the 2528 sets of parameters), the means and the standard deviations were </w:t>
      </w:r>
      <w:commentRangeStart w:id="99"/>
      <w:commentRangeStart w:id="100"/>
      <w:r w:rsidR="00F62762">
        <w:t>calculated</w:t>
      </w:r>
      <w:commentRangeEnd w:id="99"/>
      <w:r w:rsidR="00420BA8">
        <w:rPr>
          <w:rStyle w:val="CommentReference"/>
        </w:rPr>
        <w:commentReference w:id="99"/>
      </w:r>
      <w:commentRangeEnd w:id="100"/>
      <w:r w:rsidR="00565126">
        <w:rPr>
          <w:rStyle w:val="CommentReference"/>
        </w:rPr>
        <w:commentReference w:id="100"/>
      </w:r>
      <w:r w:rsidR="00F62762">
        <w:t xml:space="preserve">. </w:t>
      </w:r>
      <w:r>
        <w:t xml:space="preserve">The final calibrated parameters were </w:t>
      </w:r>
      <w:r w:rsidR="00F62762">
        <w:t xml:space="preserve">sampled from truncated normal distributions (for probabilities, which were restricted from zero to one) or from normal distribution (for all the other parameters). </w:t>
      </w:r>
    </w:p>
    <w:p w14:paraId="0A5E4D0C" w14:textId="5EBE69EC" w:rsidR="00725E4C" w:rsidRDefault="00725E4C" w:rsidP="00D604DE"/>
    <w:p w14:paraId="49F27526" w14:textId="09A9C36D" w:rsidR="00725E4C" w:rsidRDefault="005A61D3" w:rsidP="00D604DE">
      <w:r>
        <w:rPr>
          <w:noProof/>
        </w:rPr>
        <w:drawing>
          <wp:inline distT="0" distB="0" distL="0" distR="0" wp14:anchorId="3099B583" wp14:editId="6154ADD1">
            <wp:extent cx="5731510" cy="29914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91485"/>
                    </a:xfrm>
                    <a:prstGeom prst="rect">
                      <a:avLst/>
                    </a:prstGeom>
                  </pic:spPr>
                </pic:pic>
              </a:graphicData>
            </a:graphic>
          </wp:inline>
        </w:drawing>
      </w:r>
    </w:p>
    <w:p w14:paraId="29DD257A" w14:textId="6670637C" w:rsidR="005A61D3" w:rsidRDefault="005A61D3" w:rsidP="005A61D3">
      <w:pPr>
        <w:pStyle w:val="Heading4"/>
      </w:pPr>
      <w:r>
        <w:t>Figure 6</w:t>
      </w:r>
      <w:r w:rsidRPr="00D80FD8">
        <w:t xml:space="preserve">: </w:t>
      </w:r>
      <w:r>
        <w:t>Metropolis-</w:t>
      </w:r>
      <w:proofErr w:type="gramStart"/>
      <w:r>
        <w:t>Hastings</w:t>
      </w:r>
      <w:proofErr w:type="gramEnd"/>
      <w:r>
        <w:t xml:space="preserve"> algorithm used to calibrate model parameters</w:t>
      </w:r>
    </w:p>
    <w:p w14:paraId="00A56AE9" w14:textId="77777777" w:rsidR="00100F63" w:rsidRPr="00100F63" w:rsidRDefault="00100F63" w:rsidP="00100F63"/>
    <w:p w14:paraId="145C280C" w14:textId="1742DC64" w:rsidR="00A6132E" w:rsidRDefault="00A6132E" w:rsidP="00683820">
      <w:pPr>
        <w:pStyle w:val="Heading3"/>
        <w:rPr>
          <w:lang w:val="en-US"/>
        </w:rPr>
      </w:pPr>
      <w:r>
        <w:rPr>
          <w:lang w:val="en-US"/>
        </w:rPr>
        <w:t>Calibration outcomes</w:t>
      </w:r>
      <w:r w:rsidR="005E6E55">
        <w:rPr>
          <w:lang w:val="en-US"/>
        </w:rPr>
        <w:t>, fit and validation</w:t>
      </w:r>
    </w:p>
    <w:p w14:paraId="01F0854A" w14:textId="535B884D" w:rsidR="00A6132E" w:rsidRDefault="00A6132E" w:rsidP="00A6132E">
      <w:pPr>
        <w:spacing w:line="259" w:lineRule="auto"/>
        <w:rPr>
          <w:rFonts w:eastAsiaTheme="majorEastAsia" w:cstheme="minorHAnsi"/>
          <w:color w:val="000000" w:themeColor="text1"/>
        </w:rPr>
      </w:pPr>
      <w:r>
        <w:rPr>
          <w:rFonts w:eastAsiaTheme="majorEastAsia" w:cstheme="minorHAnsi"/>
          <w:color w:val="000000" w:themeColor="text1"/>
        </w:rPr>
        <w:t>T</w:t>
      </w:r>
      <w:r w:rsidRPr="00A6132E">
        <w:rPr>
          <w:rFonts w:eastAsiaTheme="majorEastAsia" w:cstheme="minorHAnsi"/>
          <w:color w:val="000000" w:themeColor="text1"/>
        </w:rPr>
        <w:t xml:space="preserve">he calibration allowed to achieve a good fit to </w:t>
      </w:r>
      <w:r>
        <w:rPr>
          <w:rFonts w:eastAsiaTheme="majorEastAsia" w:cstheme="minorHAnsi"/>
          <w:color w:val="000000" w:themeColor="text1"/>
        </w:rPr>
        <w:t xml:space="preserve">low-risk </w:t>
      </w:r>
      <w:r w:rsidRPr="00A6132E">
        <w:rPr>
          <w:rFonts w:eastAsiaTheme="majorEastAsia" w:cstheme="minorHAnsi"/>
          <w:color w:val="000000" w:themeColor="text1"/>
        </w:rPr>
        <w:t xml:space="preserve">BC and total </w:t>
      </w:r>
      <w:r>
        <w:rPr>
          <w:rFonts w:eastAsiaTheme="majorEastAsia" w:cstheme="minorHAnsi"/>
          <w:color w:val="000000" w:themeColor="text1"/>
        </w:rPr>
        <w:t xml:space="preserve">high-risk </w:t>
      </w:r>
      <w:r w:rsidRPr="00A6132E">
        <w:rPr>
          <w:rFonts w:eastAsiaTheme="majorEastAsia" w:cstheme="minorHAnsi"/>
          <w:color w:val="000000" w:themeColor="text1"/>
        </w:rPr>
        <w:t>BC,</w:t>
      </w:r>
      <w:r w:rsidR="005E6E55">
        <w:rPr>
          <w:rFonts w:eastAsiaTheme="majorEastAsia" w:cstheme="minorHAnsi"/>
          <w:color w:val="000000" w:themeColor="text1"/>
        </w:rPr>
        <w:t xml:space="preserve"> </w:t>
      </w:r>
      <w:r w:rsidRPr="00A6132E">
        <w:rPr>
          <w:rFonts w:eastAsiaTheme="majorEastAsia" w:cstheme="minorHAnsi"/>
          <w:color w:val="000000" w:themeColor="text1"/>
        </w:rPr>
        <w:t xml:space="preserve">stage 1, stage 2, and stage 3 and 4 combined for both males and females but only up to the age of 80 years. </w:t>
      </w:r>
    </w:p>
    <w:p w14:paraId="7988D733" w14:textId="6F363D2D" w:rsidR="005E6E55" w:rsidRPr="0052602D" w:rsidRDefault="005E6E55" w:rsidP="00A6132E">
      <w:pPr>
        <w:spacing w:line="259" w:lineRule="auto"/>
        <w:rPr>
          <w:rFonts w:eastAsiaTheme="majorEastAsia" w:cstheme="minorHAnsi"/>
          <w:i/>
          <w:iCs/>
          <w:color w:val="000000" w:themeColor="text1"/>
        </w:rPr>
      </w:pPr>
      <w:r w:rsidRPr="0052602D">
        <w:rPr>
          <w:i/>
          <w:iCs/>
        </w:rPr>
        <w:lastRenderedPageBreak/>
        <w:t>Table 8: Calibrated parameters</w:t>
      </w:r>
    </w:p>
    <w:tbl>
      <w:tblPr>
        <w:tblStyle w:val="PlainTable5"/>
        <w:tblW w:w="5000" w:type="pct"/>
        <w:tblLook w:val="04A0" w:firstRow="1" w:lastRow="0" w:firstColumn="1" w:lastColumn="0" w:noHBand="0" w:noVBand="1"/>
      </w:tblPr>
      <w:tblGrid>
        <w:gridCol w:w="4861"/>
        <w:gridCol w:w="1370"/>
        <w:gridCol w:w="1293"/>
        <w:gridCol w:w="1502"/>
      </w:tblGrid>
      <w:tr w:rsidR="0052602D" w:rsidRPr="0052602D" w14:paraId="1ECAFC07" w14:textId="77777777" w:rsidTr="0052602D">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719" w:type="pct"/>
            <w:tcBorders>
              <w:top w:val="single" w:sz="4" w:space="0" w:color="auto"/>
            </w:tcBorders>
            <w:shd w:val="clear" w:color="auto" w:fill="auto"/>
            <w:noWrap/>
            <w:hideMark/>
          </w:tcPr>
          <w:p w14:paraId="30BFF3E3" w14:textId="62CE3FD9" w:rsidR="008D44E0" w:rsidRPr="008D44E0" w:rsidRDefault="008D44E0" w:rsidP="005E6E55">
            <w:pPr>
              <w:spacing w:line="240" w:lineRule="auto"/>
              <w:jc w:val="left"/>
              <w:rPr>
                <w:rFonts w:ascii="Times New Roman" w:eastAsia="Times New Roman" w:hAnsi="Times New Roman" w:cs="Times New Roman"/>
                <w:b/>
                <w:bCs/>
                <w:i w:val="0"/>
                <w:iCs w:val="0"/>
                <w:sz w:val="18"/>
                <w:szCs w:val="18"/>
                <w:lang w:eastAsia="en-GB"/>
              </w:rPr>
            </w:pPr>
            <w:r w:rsidRPr="0052602D">
              <w:rPr>
                <w:rFonts w:ascii="Times New Roman" w:eastAsia="Times New Roman" w:hAnsi="Times New Roman" w:cs="Times New Roman"/>
                <w:b/>
                <w:bCs/>
                <w:i w:val="0"/>
                <w:iCs w:val="0"/>
                <w:sz w:val="18"/>
                <w:szCs w:val="18"/>
                <w:lang w:eastAsia="en-GB"/>
              </w:rPr>
              <w:t>Parameter</w:t>
            </w:r>
          </w:p>
        </w:tc>
        <w:tc>
          <w:tcPr>
            <w:tcW w:w="750" w:type="pct"/>
            <w:tcBorders>
              <w:top w:val="single" w:sz="4" w:space="0" w:color="auto"/>
            </w:tcBorders>
            <w:shd w:val="clear" w:color="auto" w:fill="auto"/>
            <w:noWrap/>
            <w:hideMark/>
          </w:tcPr>
          <w:p w14:paraId="4EFC1798" w14:textId="0EF2E140" w:rsidR="008D44E0" w:rsidRPr="008D44E0" w:rsidRDefault="008D44E0" w:rsidP="008D44E0">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i w:val="0"/>
                <w:iCs w:val="0"/>
                <w:color w:val="000000"/>
                <w:sz w:val="18"/>
                <w:szCs w:val="18"/>
                <w:lang w:eastAsia="en-GB"/>
              </w:rPr>
            </w:pPr>
            <w:r w:rsidRPr="0052602D">
              <w:rPr>
                <w:rFonts w:ascii="Calibri" w:eastAsia="Times New Roman" w:hAnsi="Calibri" w:cs="Calibri"/>
                <w:b/>
                <w:bCs/>
                <w:i w:val="0"/>
                <w:iCs w:val="0"/>
                <w:color w:val="000000"/>
                <w:sz w:val="18"/>
                <w:szCs w:val="18"/>
                <w:lang w:eastAsia="en-GB"/>
              </w:rPr>
              <w:t>B</w:t>
            </w:r>
            <w:r w:rsidRPr="008D44E0">
              <w:rPr>
                <w:rFonts w:ascii="Calibri" w:eastAsia="Times New Roman" w:hAnsi="Calibri" w:cs="Calibri"/>
                <w:b/>
                <w:bCs/>
                <w:i w:val="0"/>
                <w:iCs w:val="0"/>
                <w:color w:val="000000"/>
                <w:sz w:val="18"/>
                <w:szCs w:val="18"/>
                <w:lang w:eastAsia="en-GB"/>
              </w:rPr>
              <w:t>est fit parameter</w:t>
            </w:r>
            <w:r w:rsidRPr="0052602D">
              <w:rPr>
                <w:rFonts w:ascii="Calibri" w:eastAsia="Times New Roman" w:hAnsi="Calibri" w:cs="Calibri"/>
                <w:b/>
                <w:bCs/>
                <w:i w:val="0"/>
                <w:iCs w:val="0"/>
                <w:color w:val="000000"/>
                <w:sz w:val="18"/>
                <w:szCs w:val="18"/>
                <w:lang w:eastAsia="en-GB"/>
              </w:rPr>
              <w:t>s</w:t>
            </w:r>
          </w:p>
        </w:tc>
        <w:tc>
          <w:tcPr>
            <w:tcW w:w="711" w:type="pct"/>
            <w:tcBorders>
              <w:top w:val="single" w:sz="4" w:space="0" w:color="auto"/>
            </w:tcBorders>
            <w:shd w:val="clear" w:color="auto" w:fill="auto"/>
            <w:noWrap/>
            <w:hideMark/>
          </w:tcPr>
          <w:p w14:paraId="3821F910" w14:textId="0867BE0E" w:rsidR="008D44E0" w:rsidRPr="008D44E0" w:rsidRDefault="008D44E0" w:rsidP="008D44E0">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i w:val="0"/>
                <w:iCs w:val="0"/>
                <w:color w:val="000000"/>
                <w:sz w:val="18"/>
                <w:szCs w:val="18"/>
                <w:lang w:eastAsia="en-GB"/>
              </w:rPr>
            </w:pPr>
            <w:r w:rsidRPr="0052602D">
              <w:rPr>
                <w:rFonts w:ascii="Calibri" w:eastAsia="Times New Roman" w:hAnsi="Calibri" w:cs="Calibri"/>
                <w:b/>
                <w:bCs/>
                <w:i w:val="0"/>
                <w:iCs w:val="0"/>
                <w:color w:val="000000"/>
                <w:sz w:val="18"/>
                <w:szCs w:val="18"/>
                <w:lang w:eastAsia="en-GB"/>
              </w:rPr>
              <w:t>M</w:t>
            </w:r>
            <w:r w:rsidRPr="008D44E0">
              <w:rPr>
                <w:rFonts w:ascii="Calibri" w:eastAsia="Times New Roman" w:hAnsi="Calibri" w:cs="Calibri"/>
                <w:b/>
                <w:bCs/>
                <w:i w:val="0"/>
                <w:iCs w:val="0"/>
                <w:color w:val="000000"/>
                <w:sz w:val="18"/>
                <w:szCs w:val="18"/>
                <w:lang w:eastAsia="en-GB"/>
              </w:rPr>
              <w:t>ean param</w:t>
            </w:r>
            <w:r w:rsidRPr="0052602D">
              <w:rPr>
                <w:rFonts w:ascii="Calibri" w:eastAsia="Times New Roman" w:hAnsi="Calibri" w:cs="Calibri"/>
                <w:b/>
                <w:bCs/>
                <w:i w:val="0"/>
                <w:iCs w:val="0"/>
                <w:color w:val="000000"/>
                <w:sz w:val="18"/>
                <w:szCs w:val="18"/>
                <w:lang w:eastAsia="en-GB"/>
              </w:rPr>
              <w:t>eters</w:t>
            </w:r>
          </w:p>
        </w:tc>
        <w:tc>
          <w:tcPr>
            <w:tcW w:w="819" w:type="pct"/>
            <w:tcBorders>
              <w:top w:val="single" w:sz="4" w:space="0" w:color="auto"/>
            </w:tcBorders>
            <w:shd w:val="clear" w:color="auto" w:fill="auto"/>
            <w:noWrap/>
            <w:hideMark/>
          </w:tcPr>
          <w:p w14:paraId="0A5CA24C" w14:textId="2F494282" w:rsidR="008D44E0" w:rsidRPr="008D44E0" w:rsidRDefault="008D44E0" w:rsidP="008D44E0">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i w:val="0"/>
                <w:iCs w:val="0"/>
                <w:color w:val="000000"/>
                <w:sz w:val="18"/>
                <w:szCs w:val="18"/>
                <w:lang w:eastAsia="en-GB"/>
              </w:rPr>
            </w:pPr>
            <w:proofErr w:type="spellStart"/>
            <w:r w:rsidRPr="008D44E0">
              <w:rPr>
                <w:rFonts w:ascii="Calibri" w:eastAsia="Times New Roman" w:hAnsi="Calibri" w:cs="Calibri"/>
                <w:b/>
                <w:bCs/>
                <w:i w:val="0"/>
                <w:iCs w:val="0"/>
                <w:color w:val="000000"/>
                <w:sz w:val="18"/>
                <w:szCs w:val="18"/>
                <w:lang w:eastAsia="en-GB"/>
              </w:rPr>
              <w:t>s</w:t>
            </w:r>
            <w:r w:rsidRPr="0052602D">
              <w:rPr>
                <w:rFonts w:ascii="Calibri" w:eastAsia="Times New Roman" w:hAnsi="Calibri" w:cs="Calibri"/>
                <w:b/>
                <w:bCs/>
                <w:i w:val="0"/>
                <w:iCs w:val="0"/>
                <w:color w:val="000000"/>
                <w:sz w:val="18"/>
                <w:szCs w:val="18"/>
                <w:lang w:eastAsia="en-GB"/>
              </w:rPr>
              <w:t>.</w:t>
            </w:r>
            <w:r w:rsidRPr="008D44E0">
              <w:rPr>
                <w:rFonts w:ascii="Calibri" w:eastAsia="Times New Roman" w:hAnsi="Calibri" w:cs="Calibri"/>
                <w:b/>
                <w:bCs/>
                <w:i w:val="0"/>
                <w:iCs w:val="0"/>
                <w:color w:val="000000"/>
                <w:sz w:val="18"/>
                <w:szCs w:val="18"/>
                <w:lang w:eastAsia="en-GB"/>
              </w:rPr>
              <w:t>d</w:t>
            </w:r>
            <w:r w:rsidRPr="0052602D">
              <w:rPr>
                <w:rFonts w:ascii="Calibri" w:eastAsia="Times New Roman" w:hAnsi="Calibri" w:cs="Calibri"/>
                <w:b/>
                <w:bCs/>
                <w:i w:val="0"/>
                <w:iCs w:val="0"/>
                <w:color w:val="000000"/>
                <w:sz w:val="18"/>
                <w:szCs w:val="18"/>
                <w:lang w:eastAsia="en-GB"/>
              </w:rPr>
              <w:t>.</w:t>
            </w:r>
            <w:proofErr w:type="spellEnd"/>
            <w:r w:rsidRPr="008D44E0">
              <w:rPr>
                <w:rFonts w:ascii="Calibri" w:eastAsia="Times New Roman" w:hAnsi="Calibri" w:cs="Calibri"/>
                <w:b/>
                <w:bCs/>
                <w:i w:val="0"/>
                <w:iCs w:val="0"/>
                <w:color w:val="000000"/>
                <w:sz w:val="18"/>
                <w:szCs w:val="18"/>
                <w:lang w:eastAsia="en-GB"/>
              </w:rPr>
              <w:t xml:space="preserve"> around the mean</w:t>
            </w:r>
          </w:p>
        </w:tc>
      </w:tr>
      <w:tr w:rsidR="0052602D" w:rsidRPr="0052602D" w14:paraId="13D5E09B" w14:textId="77777777" w:rsidTr="00526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noWrap/>
            <w:hideMark/>
          </w:tcPr>
          <w:p w14:paraId="6C3357C8" w14:textId="55436912" w:rsidR="008D44E0" w:rsidRPr="008D44E0" w:rsidRDefault="008D44E0" w:rsidP="005E6E55">
            <w:pPr>
              <w:spacing w:line="240" w:lineRule="auto"/>
              <w:jc w:val="left"/>
              <w:rPr>
                <w:rFonts w:ascii="Calibri" w:eastAsia="Times New Roman" w:hAnsi="Calibri" w:cs="Calibri"/>
                <w:i w:val="0"/>
                <w:iCs w:val="0"/>
                <w:color w:val="000000"/>
                <w:sz w:val="18"/>
                <w:szCs w:val="18"/>
                <w:lang w:eastAsia="en-GB"/>
              </w:rPr>
            </w:pPr>
            <w:r w:rsidRPr="0052602D">
              <w:rPr>
                <w:rFonts w:ascii="Calibri" w:eastAsia="Times New Roman" w:hAnsi="Calibri" w:cs="Calibri"/>
                <w:i w:val="0"/>
                <w:iCs w:val="0"/>
                <w:color w:val="000000"/>
                <w:sz w:val="18"/>
                <w:szCs w:val="18"/>
                <w:lang w:eastAsia="en-GB"/>
              </w:rPr>
              <w:t>Probability of cancer onset</w:t>
            </w:r>
          </w:p>
        </w:tc>
        <w:tc>
          <w:tcPr>
            <w:tcW w:w="750" w:type="pct"/>
            <w:shd w:val="clear" w:color="auto" w:fill="auto"/>
            <w:noWrap/>
            <w:hideMark/>
          </w:tcPr>
          <w:p w14:paraId="08BB7930"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0.00001012</w:t>
            </w:r>
          </w:p>
        </w:tc>
        <w:tc>
          <w:tcPr>
            <w:tcW w:w="711" w:type="pct"/>
            <w:shd w:val="clear" w:color="auto" w:fill="auto"/>
            <w:noWrap/>
            <w:hideMark/>
          </w:tcPr>
          <w:p w14:paraId="1B24DEB6"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9.84E-06</w:t>
            </w:r>
          </w:p>
        </w:tc>
        <w:tc>
          <w:tcPr>
            <w:tcW w:w="819" w:type="pct"/>
            <w:shd w:val="clear" w:color="auto" w:fill="auto"/>
            <w:noWrap/>
            <w:hideMark/>
          </w:tcPr>
          <w:p w14:paraId="7080AF66"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9.52E-07</w:t>
            </w:r>
          </w:p>
        </w:tc>
      </w:tr>
      <w:tr w:rsidR="008D44E0" w:rsidRPr="0052602D" w14:paraId="2CC1560D" w14:textId="77777777" w:rsidTr="0052602D">
        <w:trPr>
          <w:trHeight w:val="300"/>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noWrap/>
            <w:hideMark/>
          </w:tcPr>
          <w:p w14:paraId="0F165A3A" w14:textId="7DD8145D" w:rsidR="008D44E0" w:rsidRPr="008D44E0" w:rsidRDefault="008D44E0" w:rsidP="005E6E55">
            <w:pPr>
              <w:spacing w:line="240" w:lineRule="auto"/>
              <w:jc w:val="left"/>
              <w:rPr>
                <w:rFonts w:ascii="Calibri" w:eastAsia="Times New Roman" w:hAnsi="Calibri" w:cs="Calibri"/>
                <w:i w:val="0"/>
                <w:iCs w:val="0"/>
                <w:color w:val="000000"/>
                <w:sz w:val="18"/>
                <w:szCs w:val="18"/>
                <w:lang w:eastAsia="en-GB"/>
              </w:rPr>
            </w:pPr>
            <w:r w:rsidRPr="0052602D">
              <w:rPr>
                <w:rFonts w:ascii="Calibri" w:eastAsia="Times New Roman" w:hAnsi="Calibri" w:cs="Calibri"/>
                <w:i w:val="0"/>
                <w:iCs w:val="0"/>
                <w:color w:val="000000"/>
                <w:sz w:val="18"/>
                <w:szCs w:val="18"/>
                <w:lang w:eastAsia="en-GB"/>
              </w:rPr>
              <w:t>Probability to have low-risk BC at onset</w:t>
            </w:r>
          </w:p>
        </w:tc>
        <w:tc>
          <w:tcPr>
            <w:tcW w:w="750" w:type="pct"/>
            <w:shd w:val="clear" w:color="auto" w:fill="auto"/>
            <w:noWrap/>
            <w:hideMark/>
          </w:tcPr>
          <w:p w14:paraId="67901439"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0.60213</w:t>
            </w:r>
          </w:p>
        </w:tc>
        <w:tc>
          <w:tcPr>
            <w:tcW w:w="711" w:type="pct"/>
            <w:shd w:val="clear" w:color="auto" w:fill="auto"/>
            <w:noWrap/>
            <w:hideMark/>
          </w:tcPr>
          <w:p w14:paraId="1D64AE8B"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0.651677</w:t>
            </w:r>
          </w:p>
        </w:tc>
        <w:tc>
          <w:tcPr>
            <w:tcW w:w="819" w:type="pct"/>
            <w:shd w:val="clear" w:color="auto" w:fill="auto"/>
            <w:noWrap/>
            <w:hideMark/>
          </w:tcPr>
          <w:p w14:paraId="3A88CA30"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0.045879</w:t>
            </w:r>
          </w:p>
        </w:tc>
      </w:tr>
      <w:tr w:rsidR="0052602D" w:rsidRPr="0052602D" w14:paraId="7A1B3EBC" w14:textId="77777777" w:rsidTr="00526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noWrap/>
            <w:hideMark/>
          </w:tcPr>
          <w:p w14:paraId="100EF68F" w14:textId="7EC008F9" w:rsidR="008D44E0" w:rsidRPr="008D44E0" w:rsidRDefault="008D44E0" w:rsidP="005E6E55">
            <w:pPr>
              <w:spacing w:line="240" w:lineRule="auto"/>
              <w:jc w:val="left"/>
              <w:rPr>
                <w:rFonts w:ascii="Calibri" w:eastAsia="Times New Roman" w:hAnsi="Calibri" w:cs="Calibri"/>
                <w:i w:val="0"/>
                <w:iCs w:val="0"/>
                <w:color w:val="000000"/>
                <w:sz w:val="18"/>
                <w:szCs w:val="18"/>
                <w:lang w:eastAsia="en-GB"/>
              </w:rPr>
            </w:pPr>
            <w:r w:rsidRPr="0052602D">
              <w:rPr>
                <w:rFonts w:ascii="Calibri" w:eastAsia="Times New Roman" w:hAnsi="Calibri" w:cs="Calibri"/>
                <w:i w:val="0"/>
                <w:iCs w:val="0"/>
                <w:color w:val="000000"/>
                <w:sz w:val="18"/>
                <w:szCs w:val="18"/>
                <w:lang w:eastAsia="en-GB"/>
              </w:rPr>
              <w:t>RR of increase of BC risk with each year of age</w:t>
            </w:r>
          </w:p>
        </w:tc>
        <w:tc>
          <w:tcPr>
            <w:tcW w:w="750" w:type="pct"/>
            <w:shd w:val="clear" w:color="auto" w:fill="auto"/>
            <w:noWrap/>
            <w:hideMark/>
          </w:tcPr>
          <w:p w14:paraId="29158A84"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1.12101</w:t>
            </w:r>
          </w:p>
        </w:tc>
        <w:tc>
          <w:tcPr>
            <w:tcW w:w="711" w:type="pct"/>
            <w:shd w:val="clear" w:color="auto" w:fill="auto"/>
            <w:noWrap/>
            <w:hideMark/>
          </w:tcPr>
          <w:p w14:paraId="3A6FB721"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1.112449</w:t>
            </w:r>
          </w:p>
        </w:tc>
        <w:tc>
          <w:tcPr>
            <w:tcW w:w="819" w:type="pct"/>
            <w:shd w:val="clear" w:color="auto" w:fill="auto"/>
            <w:noWrap/>
            <w:hideMark/>
          </w:tcPr>
          <w:p w14:paraId="6AD14A46"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0.007147</w:t>
            </w:r>
          </w:p>
        </w:tc>
      </w:tr>
      <w:tr w:rsidR="008D44E0" w:rsidRPr="0052602D" w14:paraId="046C828F" w14:textId="77777777" w:rsidTr="0052602D">
        <w:trPr>
          <w:trHeight w:val="300"/>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noWrap/>
            <w:hideMark/>
          </w:tcPr>
          <w:p w14:paraId="0242B44D" w14:textId="4A6369B2" w:rsidR="008D44E0" w:rsidRPr="008D44E0" w:rsidRDefault="008D44E0" w:rsidP="005E6E55">
            <w:pPr>
              <w:spacing w:line="240" w:lineRule="auto"/>
              <w:jc w:val="left"/>
              <w:rPr>
                <w:rFonts w:ascii="Calibri" w:eastAsia="Times New Roman" w:hAnsi="Calibri" w:cs="Calibri"/>
                <w:i w:val="0"/>
                <w:iCs w:val="0"/>
                <w:color w:val="000000"/>
                <w:sz w:val="18"/>
                <w:szCs w:val="18"/>
                <w:lang w:eastAsia="en-GB"/>
              </w:rPr>
            </w:pPr>
            <w:r w:rsidRPr="0052602D">
              <w:rPr>
                <w:rFonts w:ascii="Calibri" w:eastAsia="Times New Roman" w:hAnsi="Calibri" w:cs="Calibri"/>
                <w:i w:val="0"/>
                <w:iCs w:val="0"/>
                <w:color w:val="000000"/>
                <w:sz w:val="18"/>
                <w:szCs w:val="18"/>
                <w:lang w:eastAsia="en-GB"/>
              </w:rPr>
              <w:t>RR of increase of BC risk with male sex</w:t>
            </w:r>
          </w:p>
        </w:tc>
        <w:tc>
          <w:tcPr>
            <w:tcW w:w="750" w:type="pct"/>
            <w:shd w:val="clear" w:color="auto" w:fill="auto"/>
            <w:noWrap/>
            <w:hideMark/>
          </w:tcPr>
          <w:p w14:paraId="540BA724"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3.253233</w:t>
            </w:r>
          </w:p>
        </w:tc>
        <w:tc>
          <w:tcPr>
            <w:tcW w:w="711" w:type="pct"/>
            <w:shd w:val="clear" w:color="auto" w:fill="auto"/>
            <w:noWrap/>
            <w:hideMark/>
          </w:tcPr>
          <w:p w14:paraId="5E18009F"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3.747427</w:t>
            </w:r>
          </w:p>
        </w:tc>
        <w:tc>
          <w:tcPr>
            <w:tcW w:w="819" w:type="pct"/>
            <w:shd w:val="clear" w:color="auto" w:fill="auto"/>
            <w:noWrap/>
            <w:hideMark/>
          </w:tcPr>
          <w:p w14:paraId="59DCBDDC"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0.865682</w:t>
            </w:r>
          </w:p>
        </w:tc>
      </w:tr>
      <w:tr w:rsidR="0052602D" w:rsidRPr="0052602D" w14:paraId="7D05FDCC" w14:textId="77777777" w:rsidTr="00526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noWrap/>
            <w:hideMark/>
          </w:tcPr>
          <w:p w14:paraId="51D94F10" w14:textId="66E7BB66" w:rsidR="008D44E0" w:rsidRPr="008D44E0" w:rsidRDefault="008D44E0" w:rsidP="005E6E55">
            <w:pPr>
              <w:spacing w:line="240" w:lineRule="auto"/>
              <w:jc w:val="left"/>
              <w:rPr>
                <w:rFonts w:ascii="Calibri" w:eastAsia="Times New Roman" w:hAnsi="Calibri" w:cs="Calibri"/>
                <w:i w:val="0"/>
                <w:iCs w:val="0"/>
                <w:color w:val="000000"/>
                <w:sz w:val="18"/>
                <w:szCs w:val="18"/>
                <w:lang w:eastAsia="en-GB"/>
              </w:rPr>
            </w:pPr>
            <w:r w:rsidRPr="0052602D">
              <w:rPr>
                <w:rFonts w:ascii="Calibri" w:eastAsia="Times New Roman" w:hAnsi="Calibri" w:cs="Calibri"/>
                <w:i w:val="0"/>
                <w:iCs w:val="0"/>
                <w:color w:val="000000"/>
                <w:sz w:val="18"/>
                <w:szCs w:val="18"/>
                <w:lang w:eastAsia="en-GB"/>
              </w:rPr>
              <w:t>Probability to be diagnosed (annually) with low-risk BC</w:t>
            </w:r>
          </w:p>
        </w:tc>
        <w:tc>
          <w:tcPr>
            <w:tcW w:w="750" w:type="pct"/>
            <w:shd w:val="clear" w:color="auto" w:fill="auto"/>
            <w:noWrap/>
            <w:hideMark/>
          </w:tcPr>
          <w:p w14:paraId="18BAEB9C"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0.23704997</w:t>
            </w:r>
          </w:p>
        </w:tc>
        <w:tc>
          <w:tcPr>
            <w:tcW w:w="711" w:type="pct"/>
            <w:shd w:val="clear" w:color="auto" w:fill="auto"/>
            <w:noWrap/>
            <w:hideMark/>
          </w:tcPr>
          <w:p w14:paraId="55ED8E7F"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0.233519</w:t>
            </w:r>
          </w:p>
        </w:tc>
        <w:tc>
          <w:tcPr>
            <w:tcW w:w="819" w:type="pct"/>
            <w:shd w:val="clear" w:color="auto" w:fill="auto"/>
            <w:noWrap/>
            <w:hideMark/>
          </w:tcPr>
          <w:p w14:paraId="15807B47"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0.066252</w:t>
            </w:r>
          </w:p>
        </w:tc>
      </w:tr>
      <w:tr w:rsidR="008D44E0" w:rsidRPr="0052602D" w14:paraId="5E9936BB" w14:textId="77777777" w:rsidTr="0052602D">
        <w:trPr>
          <w:trHeight w:val="300"/>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noWrap/>
            <w:hideMark/>
          </w:tcPr>
          <w:p w14:paraId="69E6855A" w14:textId="7956F875" w:rsidR="008D44E0" w:rsidRPr="008D44E0" w:rsidRDefault="008D44E0" w:rsidP="005E6E55">
            <w:pPr>
              <w:spacing w:line="240" w:lineRule="auto"/>
              <w:jc w:val="left"/>
              <w:rPr>
                <w:rFonts w:ascii="Calibri" w:eastAsia="Times New Roman" w:hAnsi="Calibri" w:cs="Calibri"/>
                <w:i w:val="0"/>
                <w:iCs w:val="0"/>
                <w:color w:val="000000"/>
                <w:sz w:val="18"/>
                <w:szCs w:val="18"/>
                <w:lang w:eastAsia="en-GB"/>
              </w:rPr>
            </w:pPr>
            <w:r w:rsidRPr="0052602D">
              <w:rPr>
                <w:rFonts w:ascii="Calibri" w:eastAsia="Times New Roman" w:hAnsi="Calibri" w:cs="Calibri"/>
                <w:i w:val="0"/>
                <w:iCs w:val="0"/>
                <w:color w:val="000000"/>
                <w:sz w:val="18"/>
                <w:szCs w:val="18"/>
                <w:lang w:eastAsia="en-GB"/>
              </w:rPr>
              <w:t>Coefficient of increase in probability to be diagnosed with time since onset</w:t>
            </w:r>
          </w:p>
        </w:tc>
        <w:tc>
          <w:tcPr>
            <w:tcW w:w="750" w:type="pct"/>
            <w:shd w:val="clear" w:color="auto" w:fill="auto"/>
            <w:noWrap/>
            <w:hideMark/>
          </w:tcPr>
          <w:p w14:paraId="4B96AC7B"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0.12112886</w:t>
            </w:r>
          </w:p>
        </w:tc>
        <w:tc>
          <w:tcPr>
            <w:tcW w:w="711" w:type="pct"/>
            <w:shd w:val="clear" w:color="auto" w:fill="auto"/>
            <w:noWrap/>
            <w:hideMark/>
          </w:tcPr>
          <w:p w14:paraId="6E63BBE7"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0.121018</w:t>
            </w:r>
          </w:p>
        </w:tc>
        <w:tc>
          <w:tcPr>
            <w:tcW w:w="819" w:type="pct"/>
            <w:shd w:val="clear" w:color="auto" w:fill="auto"/>
            <w:noWrap/>
            <w:hideMark/>
          </w:tcPr>
          <w:p w14:paraId="032C893A"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0.007525</w:t>
            </w:r>
          </w:p>
        </w:tc>
      </w:tr>
      <w:tr w:rsidR="0052602D" w:rsidRPr="0052602D" w14:paraId="6FA4698B" w14:textId="77777777" w:rsidTr="00526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noWrap/>
            <w:hideMark/>
          </w:tcPr>
          <w:p w14:paraId="36D59AC6" w14:textId="202CFC6B" w:rsidR="008D44E0" w:rsidRPr="008D44E0" w:rsidRDefault="008D44E0" w:rsidP="005E6E55">
            <w:pPr>
              <w:spacing w:line="240" w:lineRule="auto"/>
              <w:jc w:val="left"/>
              <w:rPr>
                <w:rFonts w:ascii="Calibri" w:eastAsia="Times New Roman" w:hAnsi="Calibri" w:cs="Calibri"/>
                <w:i w:val="0"/>
                <w:iCs w:val="0"/>
                <w:color w:val="000000"/>
                <w:sz w:val="18"/>
                <w:szCs w:val="18"/>
                <w:lang w:eastAsia="en-GB"/>
              </w:rPr>
            </w:pPr>
            <w:r w:rsidRPr="0052602D">
              <w:rPr>
                <w:rFonts w:ascii="Calibri" w:eastAsia="Times New Roman" w:hAnsi="Calibri" w:cs="Calibri"/>
                <w:i w:val="0"/>
                <w:iCs w:val="0"/>
                <w:color w:val="000000"/>
                <w:sz w:val="18"/>
                <w:szCs w:val="18"/>
                <w:lang w:eastAsia="en-GB"/>
              </w:rPr>
              <w:t>Probability to be diagnosed at the year of onset for high-risk BC</w:t>
            </w:r>
          </w:p>
        </w:tc>
        <w:tc>
          <w:tcPr>
            <w:tcW w:w="750" w:type="pct"/>
            <w:shd w:val="clear" w:color="auto" w:fill="auto"/>
            <w:noWrap/>
            <w:hideMark/>
          </w:tcPr>
          <w:p w14:paraId="3B9F6B8E"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0.22854695</w:t>
            </w:r>
          </w:p>
        </w:tc>
        <w:tc>
          <w:tcPr>
            <w:tcW w:w="711" w:type="pct"/>
            <w:shd w:val="clear" w:color="auto" w:fill="auto"/>
            <w:noWrap/>
            <w:hideMark/>
          </w:tcPr>
          <w:p w14:paraId="6DEE0751"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0.226649</w:t>
            </w:r>
          </w:p>
        </w:tc>
        <w:tc>
          <w:tcPr>
            <w:tcW w:w="819" w:type="pct"/>
            <w:shd w:val="clear" w:color="auto" w:fill="auto"/>
            <w:noWrap/>
            <w:hideMark/>
          </w:tcPr>
          <w:p w14:paraId="5F9B9B5F"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0.002497</w:t>
            </w:r>
          </w:p>
        </w:tc>
      </w:tr>
      <w:tr w:rsidR="008D44E0" w:rsidRPr="0052602D" w14:paraId="0D1F2492" w14:textId="77777777" w:rsidTr="0052602D">
        <w:trPr>
          <w:trHeight w:val="300"/>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noWrap/>
            <w:hideMark/>
          </w:tcPr>
          <w:p w14:paraId="1171F821" w14:textId="7A026AD3" w:rsidR="008D44E0" w:rsidRPr="008D44E0" w:rsidRDefault="008D44E0" w:rsidP="005E6E55">
            <w:pPr>
              <w:spacing w:line="240" w:lineRule="auto"/>
              <w:jc w:val="left"/>
              <w:rPr>
                <w:rFonts w:ascii="Calibri" w:eastAsia="Times New Roman" w:hAnsi="Calibri" w:cs="Calibri"/>
                <w:i w:val="0"/>
                <w:iCs w:val="0"/>
                <w:color w:val="000000"/>
                <w:sz w:val="18"/>
                <w:szCs w:val="18"/>
                <w:lang w:eastAsia="en-GB"/>
              </w:rPr>
            </w:pPr>
            <w:r w:rsidRPr="0052602D">
              <w:rPr>
                <w:rFonts w:ascii="Calibri" w:eastAsia="Times New Roman" w:hAnsi="Calibri" w:cs="Calibri"/>
                <w:i w:val="0"/>
                <w:iCs w:val="0"/>
                <w:color w:val="000000"/>
                <w:sz w:val="18"/>
                <w:szCs w:val="18"/>
                <w:lang w:eastAsia="en-GB"/>
              </w:rPr>
              <w:t>Decrease in symptomatic presentation rate for high-risk BC (after age 67 years)</w:t>
            </w:r>
          </w:p>
        </w:tc>
        <w:tc>
          <w:tcPr>
            <w:tcW w:w="750" w:type="pct"/>
            <w:shd w:val="clear" w:color="auto" w:fill="auto"/>
            <w:noWrap/>
            <w:hideMark/>
          </w:tcPr>
          <w:p w14:paraId="5C48BC90"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0.9712</w:t>
            </w:r>
          </w:p>
        </w:tc>
        <w:tc>
          <w:tcPr>
            <w:tcW w:w="711" w:type="pct"/>
            <w:shd w:val="clear" w:color="auto" w:fill="auto"/>
            <w:noWrap/>
            <w:hideMark/>
          </w:tcPr>
          <w:p w14:paraId="6D76D174"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0.876201</w:t>
            </w:r>
          </w:p>
        </w:tc>
        <w:tc>
          <w:tcPr>
            <w:tcW w:w="819" w:type="pct"/>
            <w:shd w:val="clear" w:color="auto" w:fill="auto"/>
            <w:noWrap/>
            <w:hideMark/>
          </w:tcPr>
          <w:p w14:paraId="024E33A0"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0.092163</w:t>
            </w:r>
          </w:p>
        </w:tc>
      </w:tr>
      <w:tr w:rsidR="0052602D" w:rsidRPr="0052602D" w14:paraId="1A5DE1E5" w14:textId="77777777" w:rsidTr="00526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noWrap/>
            <w:hideMark/>
          </w:tcPr>
          <w:p w14:paraId="7ECAA54B" w14:textId="2D2D7684" w:rsidR="008D44E0" w:rsidRPr="008D44E0" w:rsidRDefault="008D44E0" w:rsidP="005E6E55">
            <w:pPr>
              <w:spacing w:line="240" w:lineRule="auto"/>
              <w:jc w:val="left"/>
              <w:rPr>
                <w:rFonts w:ascii="Calibri" w:eastAsia="Times New Roman" w:hAnsi="Calibri" w:cs="Calibri"/>
                <w:i w:val="0"/>
                <w:iCs w:val="0"/>
                <w:color w:val="000000"/>
                <w:sz w:val="18"/>
                <w:szCs w:val="18"/>
                <w:lang w:eastAsia="en-GB"/>
              </w:rPr>
            </w:pPr>
            <w:r w:rsidRPr="0052602D">
              <w:rPr>
                <w:rFonts w:ascii="Calibri" w:eastAsia="Times New Roman" w:hAnsi="Calibri" w:cs="Calibri"/>
                <w:i w:val="0"/>
                <w:iCs w:val="0"/>
                <w:color w:val="000000"/>
                <w:sz w:val="18"/>
                <w:szCs w:val="18"/>
                <w:lang w:eastAsia="en-GB"/>
              </w:rPr>
              <w:t>Decrease in symptomatic presentation rate for low-risk BC (after age 67 years)</w:t>
            </w:r>
          </w:p>
        </w:tc>
        <w:tc>
          <w:tcPr>
            <w:tcW w:w="750" w:type="pct"/>
            <w:shd w:val="clear" w:color="auto" w:fill="auto"/>
            <w:noWrap/>
            <w:hideMark/>
          </w:tcPr>
          <w:p w14:paraId="3F341E2E"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0.97212</w:t>
            </w:r>
          </w:p>
        </w:tc>
        <w:tc>
          <w:tcPr>
            <w:tcW w:w="711" w:type="pct"/>
            <w:shd w:val="clear" w:color="auto" w:fill="auto"/>
            <w:noWrap/>
            <w:hideMark/>
          </w:tcPr>
          <w:p w14:paraId="4D76A3A6"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0.911635</w:t>
            </w:r>
          </w:p>
        </w:tc>
        <w:tc>
          <w:tcPr>
            <w:tcW w:w="819" w:type="pct"/>
            <w:shd w:val="clear" w:color="auto" w:fill="auto"/>
            <w:noWrap/>
            <w:hideMark/>
          </w:tcPr>
          <w:p w14:paraId="5B710872"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0.072095</w:t>
            </w:r>
          </w:p>
        </w:tc>
      </w:tr>
      <w:tr w:rsidR="008D44E0" w:rsidRPr="0052602D" w14:paraId="283714F9" w14:textId="77777777" w:rsidTr="0052602D">
        <w:trPr>
          <w:trHeight w:val="300"/>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noWrap/>
            <w:hideMark/>
          </w:tcPr>
          <w:p w14:paraId="1EAFD7EC" w14:textId="5B68284A" w:rsidR="008D44E0" w:rsidRPr="008D44E0" w:rsidRDefault="008D44E0" w:rsidP="005E6E55">
            <w:pPr>
              <w:spacing w:line="240" w:lineRule="auto"/>
              <w:jc w:val="left"/>
              <w:rPr>
                <w:rFonts w:ascii="Calibri" w:eastAsia="Times New Roman" w:hAnsi="Calibri" w:cs="Calibri"/>
                <w:i w:val="0"/>
                <w:iCs w:val="0"/>
                <w:color w:val="000000"/>
                <w:sz w:val="18"/>
                <w:szCs w:val="18"/>
                <w:lang w:eastAsia="en-GB"/>
              </w:rPr>
            </w:pPr>
            <w:r w:rsidRPr="0052602D">
              <w:rPr>
                <w:rFonts w:ascii="Calibri" w:eastAsia="Times New Roman" w:hAnsi="Calibri" w:cs="Calibri"/>
                <w:i w:val="0"/>
                <w:iCs w:val="0"/>
                <w:color w:val="000000"/>
                <w:sz w:val="18"/>
                <w:szCs w:val="18"/>
                <w:lang w:eastAsia="en-GB"/>
              </w:rPr>
              <w:t xml:space="preserve">Shape in the Weibull distribution for progression to stage 2 </w:t>
            </w:r>
          </w:p>
        </w:tc>
        <w:tc>
          <w:tcPr>
            <w:tcW w:w="750" w:type="pct"/>
            <w:shd w:val="clear" w:color="auto" w:fill="auto"/>
            <w:noWrap/>
            <w:hideMark/>
          </w:tcPr>
          <w:p w14:paraId="5AFB4862"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0.72250016</w:t>
            </w:r>
          </w:p>
        </w:tc>
        <w:tc>
          <w:tcPr>
            <w:tcW w:w="711" w:type="pct"/>
            <w:shd w:val="clear" w:color="auto" w:fill="auto"/>
            <w:noWrap/>
            <w:hideMark/>
          </w:tcPr>
          <w:p w14:paraId="7514B4A9"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0.661739</w:t>
            </w:r>
          </w:p>
        </w:tc>
        <w:tc>
          <w:tcPr>
            <w:tcW w:w="819" w:type="pct"/>
            <w:shd w:val="clear" w:color="auto" w:fill="auto"/>
            <w:noWrap/>
            <w:hideMark/>
          </w:tcPr>
          <w:p w14:paraId="3663A82A"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0.055828</w:t>
            </w:r>
          </w:p>
        </w:tc>
      </w:tr>
      <w:tr w:rsidR="0052602D" w:rsidRPr="0052602D" w14:paraId="0CECE95B" w14:textId="77777777" w:rsidTr="00526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noWrap/>
            <w:hideMark/>
          </w:tcPr>
          <w:p w14:paraId="642C5365" w14:textId="2E78AF74" w:rsidR="008D44E0" w:rsidRPr="008D44E0" w:rsidRDefault="008D44E0" w:rsidP="005E6E55">
            <w:pPr>
              <w:spacing w:line="240" w:lineRule="auto"/>
              <w:jc w:val="left"/>
              <w:rPr>
                <w:rFonts w:ascii="Calibri" w:eastAsia="Times New Roman" w:hAnsi="Calibri" w:cs="Calibri"/>
                <w:i w:val="0"/>
                <w:iCs w:val="0"/>
                <w:color w:val="000000"/>
                <w:sz w:val="18"/>
                <w:szCs w:val="18"/>
                <w:lang w:eastAsia="en-GB"/>
              </w:rPr>
            </w:pPr>
            <w:r w:rsidRPr="0052602D">
              <w:rPr>
                <w:rFonts w:ascii="Calibri" w:eastAsia="Times New Roman" w:hAnsi="Calibri" w:cs="Calibri"/>
                <w:i w:val="0"/>
                <w:iCs w:val="0"/>
                <w:color w:val="000000"/>
                <w:sz w:val="18"/>
                <w:szCs w:val="18"/>
                <w:lang w:eastAsia="en-GB"/>
              </w:rPr>
              <w:t xml:space="preserve">Shape in the Weibull distribution for progression to stage 3 </w:t>
            </w:r>
          </w:p>
        </w:tc>
        <w:tc>
          <w:tcPr>
            <w:tcW w:w="750" w:type="pct"/>
            <w:shd w:val="clear" w:color="auto" w:fill="auto"/>
            <w:noWrap/>
            <w:hideMark/>
          </w:tcPr>
          <w:p w14:paraId="138839B6"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0.66778215</w:t>
            </w:r>
          </w:p>
        </w:tc>
        <w:tc>
          <w:tcPr>
            <w:tcW w:w="711" w:type="pct"/>
            <w:shd w:val="clear" w:color="auto" w:fill="auto"/>
            <w:noWrap/>
            <w:hideMark/>
          </w:tcPr>
          <w:p w14:paraId="6C1AC3CC"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0.76643</w:t>
            </w:r>
          </w:p>
        </w:tc>
        <w:tc>
          <w:tcPr>
            <w:tcW w:w="819" w:type="pct"/>
            <w:shd w:val="clear" w:color="auto" w:fill="auto"/>
            <w:noWrap/>
            <w:hideMark/>
          </w:tcPr>
          <w:p w14:paraId="59D64A4A"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0.121579</w:t>
            </w:r>
          </w:p>
        </w:tc>
      </w:tr>
      <w:tr w:rsidR="008D44E0" w:rsidRPr="0052602D" w14:paraId="49023DE9" w14:textId="77777777" w:rsidTr="0052602D">
        <w:trPr>
          <w:trHeight w:val="300"/>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noWrap/>
            <w:hideMark/>
          </w:tcPr>
          <w:p w14:paraId="77C0EDD2" w14:textId="717BE9DA" w:rsidR="008D44E0" w:rsidRPr="008D44E0" w:rsidRDefault="008D44E0" w:rsidP="005E6E55">
            <w:pPr>
              <w:spacing w:line="240" w:lineRule="auto"/>
              <w:jc w:val="left"/>
              <w:rPr>
                <w:rFonts w:ascii="Calibri" w:eastAsia="Times New Roman" w:hAnsi="Calibri" w:cs="Calibri"/>
                <w:i w:val="0"/>
                <w:iCs w:val="0"/>
                <w:color w:val="000000"/>
                <w:sz w:val="18"/>
                <w:szCs w:val="18"/>
                <w:lang w:eastAsia="en-GB"/>
              </w:rPr>
            </w:pPr>
            <w:r w:rsidRPr="0052602D">
              <w:rPr>
                <w:rFonts w:ascii="Calibri" w:eastAsia="Times New Roman" w:hAnsi="Calibri" w:cs="Calibri"/>
                <w:i w:val="0"/>
                <w:iCs w:val="0"/>
                <w:color w:val="000000"/>
                <w:sz w:val="18"/>
                <w:szCs w:val="18"/>
                <w:lang w:eastAsia="en-GB"/>
              </w:rPr>
              <w:t xml:space="preserve">Shape in the Weibull distribution for progression to stage 4 </w:t>
            </w:r>
          </w:p>
        </w:tc>
        <w:tc>
          <w:tcPr>
            <w:tcW w:w="750" w:type="pct"/>
            <w:shd w:val="clear" w:color="auto" w:fill="auto"/>
            <w:noWrap/>
            <w:hideMark/>
          </w:tcPr>
          <w:p w14:paraId="3F70801C"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0.47116586</w:t>
            </w:r>
          </w:p>
        </w:tc>
        <w:tc>
          <w:tcPr>
            <w:tcW w:w="711" w:type="pct"/>
            <w:shd w:val="clear" w:color="auto" w:fill="auto"/>
            <w:noWrap/>
            <w:hideMark/>
          </w:tcPr>
          <w:p w14:paraId="59EF7E86"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0.422597</w:t>
            </w:r>
          </w:p>
        </w:tc>
        <w:tc>
          <w:tcPr>
            <w:tcW w:w="819" w:type="pct"/>
            <w:shd w:val="clear" w:color="auto" w:fill="auto"/>
            <w:noWrap/>
            <w:hideMark/>
          </w:tcPr>
          <w:p w14:paraId="53D5B80A" w14:textId="77777777" w:rsidR="008D44E0" w:rsidRPr="008D44E0" w:rsidRDefault="008D44E0" w:rsidP="008D44E0">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0.088376</w:t>
            </w:r>
          </w:p>
        </w:tc>
      </w:tr>
      <w:tr w:rsidR="0052602D" w:rsidRPr="0052602D" w14:paraId="4A8C6A62" w14:textId="77777777" w:rsidTr="00526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19" w:type="pct"/>
            <w:tcBorders>
              <w:bottom w:val="single" w:sz="4" w:space="0" w:color="auto"/>
            </w:tcBorders>
            <w:shd w:val="clear" w:color="auto" w:fill="auto"/>
            <w:noWrap/>
            <w:hideMark/>
          </w:tcPr>
          <w:p w14:paraId="760DEB28" w14:textId="39BBA151" w:rsidR="008D44E0" w:rsidRPr="008D44E0" w:rsidRDefault="008D44E0" w:rsidP="008D44E0">
            <w:pPr>
              <w:spacing w:line="240" w:lineRule="auto"/>
              <w:rPr>
                <w:rFonts w:ascii="Calibri" w:eastAsia="Times New Roman" w:hAnsi="Calibri" w:cs="Calibri"/>
                <w:i w:val="0"/>
                <w:iCs w:val="0"/>
                <w:color w:val="000000"/>
                <w:sz w:val="18"/>
                <w:szCs w:val="18"/>
                <w:lang w:eastAsia="en-GB"/>
              </w:rPr>
            </w:pPr>
            <w:r w:rsidRPr="0052602D">
              <w:rPr>
                <w:rFonts w:ascii="Calibri" w:eastAsia="Times New Roman" w:hAnsi="Calibri" w:cs="Calibri"/>
                <w:i w:val="0"/>
                <w:iCs w:val="0"/>
                <w:color w:val="000000"/>
                <w:sz w:val="18"/>
                <w:szCs w:val="18"/>
                <w:lang w:eastAsia="en-GB"/>
              </w:rPr>
              <w:t xml:space="preserve">Probability to progress from </w:t>
            </w:r>
            <w:proofErr w:type="gramStart"/>
            <w:r w:rsidRPr="0052602D">
              <w:rPr>
                <w:rFonts w:ascii="Calibri" w:eastAsia="Times New Roman" w:hAnsi="Calibri" w:cs="Calibri"/>
                <w:i w:val="0"/>
                <w:iCs w:val="0"/>
                <w:color w:val="000000"/>
                <w:sz w:val="18"/>
                <w:szCs w:val="18"/>
                <w:lang w:eastAsia="en-GB"/>
              </w:rPr>
              <w:t>low-risk</w:t>
            </w:r>
            <w:proofErr w:type="gramEnd"/>
            <w:r w:rsidRPr="0052602D">
              <w:rPr>
                <w:rFonts w:ascii="Calibri" w:eastAsia="Times New Roman" w:hAnsi="Calibri" w:cs="Calibri"/>
                <w:i w:val="0"/>
                <w:iCs w:val="0"/>
                <w:color w:val="000000"/>
                <w:sz w:val="18"/>
                <w:szCs w:val="18"/>
                <w:lang w:eastAsia="en-GB"/>
              </w:rPr>
              <w:t xml:space="preserve"> to high-risk BC (annual)</w:t>
            </w:r>
          </w:p>
        </w:tc>
        <w:tc>
          <w:tcPr>
            <w:tcW w:w="750" w:type="pct"/>
            <w:tcBorders>
              <w:bottom w:val="single" w:sz="4" w:space="0" w:color="auto"/>
            </w:tcBorders>
            <w:shd w:val="clear" w:color="auto" w:fill="auto"/>
            <w:noWrap/>
            <w:hideMark/>
          </w:tcPr>
          <w:p w14:paraId="0F0363BB"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0.0045</w:t>
            </w:r>
          </w:p>
        </w:tc>
        <w:tc>
          <w:tcPr>
            <w:tcW w:w="711" w:type="pct"/>
            <w:tcBorders>
              <w:bottom w:val="single" w:sz="4" w:space="0" w:color="auto"/>
            </w:tcBorders>
            <w:shd w:val="clear" w:color="auto" w:fill="auto"/>
            <w:noWrap/>
            <w:hideMark/>
          </w:tcPr>
          <w:p w14:paraId="1015BCB3"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0.004399</w:t>
            </w:r>
          </w:p>
        </w:tc>
        <w:tc>
          <w:tcPr>
            <w:tcW w:w="819" w:type="pct"/>
            <w:tcBorders>
              <w:bottom w:val="single" w:sz="4" w:space="0" w:color="auto"/>
            </w:tcBorders>
            <w:shd w:val="clear" w:color="auto" w:fill="auto"/>
            <w:noWrap/>
            <w:hideMark/>
          </w:tcPr>
          <w:p w14:paraId="2CF4E89C" w14:textId="77777777" w:rsidR="008D44E0" w:rsidRPr="008D44E0" w:rsidRDefault="008D44E0" w:rsidP="008D44E0">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8D44E0">
              <w:rPr>
                <w:rFonts w:ascii="Calibri" w:eastAsia="Times New Roman" w:hAnsi="Calibri" w:cs="Calibri"/>
                <w:color w:val="000000"/>
                <w:sz w:val="18"/>
                <w:szCs w:val="18"/>
                <w:lang w:eastAsia="en-GB"/>
              </w:rPr>
              <w:t>0.000733</w:t>
            </w:r>
          </w:p>
        </w:tc>
      </w:tr>
    </w:tbl>
    <w:p w14:paraId="6CAB1F37" w14:textId="3FEE213D" w:rsidR="008D44E0" w:rsidRDefault="008D44E0" w:rsidP="00A6132E">
      <w:pPr>
        <w:spacing w:line="259" w:lineRule="auto"/>
        <w:rPr>
          <w:rFonts w:eastAsiaTheme="majorEastAsia" w:cstheme="minorHAnsi"/>
          <w:color w:val="000000" w:themeColor="text1"/>
        </w:rPr>
      </w:pPr>
    </w:p>
    <w:p w14:paraId="2D7DEB7E" w14:textId="60270F9A" w:rsidR="00683820" w:rsidRDefault="00683820" w:rsidP="00A6132E">
      <w:pPr>
        <w:spacing w:line="259" w:lineRule="auto"/>
        <w:rPr>
          <w:rFonts w:eastAsiaTheme="majorEastAsia" w:cstheme="minorHAnsi"/>
          <w:color w:val="000000" w:themeColor="text1"/>
        </w:rPr>
      </w:pPr>
      <w:r>
        <w:rPr>
          <w:rFonts w:eastAsiaTheme="majorEastAsia" w:cstheme="minorHAnsi"/>
          <w:color w:val="000000" w:themeColor="text1"/>
        </w:rPr>
        <w:t>The example on the acceptance of the parameters by different chains is presented on the probability of BC onset</w:t>
      </w:r>
      <w:r w:rsidR="00CA7F23">
        <w:rPr>
          <w:rFonts w:eastAsiaTheme="majorEastAsia" w:cstheme="minorHAnsi"/>
          <w:color w:val="000000" w:themeColor="text1"/>
        </w:rPr>
        <w:t xml:space="preserve"> (</w:t>
      </w:r>
      <w:r>
        <w:rPr>
          <w:rFonts w:eastAsiaTheme="majorEastAsia" w:cstheme="minorHAnsi"/>
          <w:color w:val="000000" w:themeColor="text1"/>
        </w:rPr>
        <w:t>Figure 7</w:t>
      </w:r>
      <w:r w:rsidR="00CA7F23">
        <w:rPr>
          <w:rFonts w:eastAsiaTheme="majorEastAsia" w:cstheme="minorHAnsi"/>
          <w:color w:val="000000" w:themeColor="text1"/>
        </w:rPr>
        <w:t xml:space="preserve">a) and the </w:t>
      </w:r>
      <w:r w:rsidR="00CA7F23" w:rsidRPr="00CA7F23">
        <w:rPr>
          <w:rFonts w:eastAsiaTheme="majorEastAsia" w:cstheme="minorHAnsi"/>
          <w:color w:val="000000" w:themeColor="text1"/>
        </w:rPr>
        <w:t>RR of increase of BC risk with each year of age</w:t>
      </w:r>
      <w:r w:rsidR="00CA7F23">
        <w:rPr>
          <w:rFonts w:eastAsiaTheme="majorEastAsia" w:cstheme="minorHAnsi"/>
          <w:color w:val="000000" w:themeColor="text1"/>
        </w:rPr>
        <w:t xml:space="preserve"> (Figure 7b)</w:t>
      </w:r>
      <w:r>
        <w:rPr>
          <w:rFonts w:eastAsiaTheme="majorEastAsia" w:cstheme="minorHAnsi"/>
          <w:color w:val="000000" w:themeColor="text1"/>
        </w:rPr>
        <w:t>.</w:t>
      </w:r>
    </w:p>
    <w:p w14:paraId="3F513536" w14:textId="77777777" w:rsidR="00CA7F23" w:rsidRDefault="00683820" w:rsidP="00CA7F23">
      <w:pPr>
        <w:spacing w:line="259" w:lineRule="auto"/>
      </w:pPr>
      <w:r>
        <w:rPr>
          <w:noProof/>
        </w:rPr>
        <w:drawing>
          <wp:inline distT="0" distB="0" distL="0" distR="0" wp14:anchorId="48A74DDA" wp14:editId="3E91EE06">
            <wp:extent cx="4096512" cy="2560320"/>
            <wp:effectExtent l="0" t="0" r="18415" b="11430"/>
            <wp:docPr id="82" name="Chart 82">
              <a:extLst xmlns:a="http://schemas.openxmlformats.org/drawingml/2006/main">
                <a:ext uri="{FF2B5EF4-FFF2-40B4-BE49-F238E27FC236}">
                  <a16:creationId xmlns:a16="http://schemas.microsoft.com/office/drawing/2014/main" id="{F4158242-6B4D-4D4E-84BC-A8A145BD86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D541F19" w14:textId="43E1FE7C" w:rsidR="00CA7F23" w:rsidRPr="00CA7F23" w:rsidRDefault="00CA7F23" w:rsidP="00CA7F23">
      <w:pPr>
        <w:spacing w:line="259" w:lineRule="auto"/>
        <w:rPr>
          <w:rFonts w:eastAsiaTheme="majorEastAsia" w:cstheme="minorHAnsi"/>
          <w:i/>
          <w:iCs/>
          <w:color w:val="000000" w:themeColor="text1"/>
        </w:rPr>
      </w:pPr>
      <w:r w:rsidRPr="00CA7F23">
        <w:rPr>
          <w:i/>
          <w:iCs/>
        </w:rPr>
        <w:t>Figure 7</w:t>
      </w:r>
      <w:r>
        <w:rPr>
          <w:i/>
          <w:iCs/>
        </w:rPr>
        <w:t>a</w:t>
      </w:r>
      <w:r w:rsidRPr="00CA7F23">
        <w:rPr>
          <w:i/>
          <w:iCs/>
        </w:rPr>
        <w:t>: Acceptance of the parameter “probability of BC onset”</w:t>
      </w:r>
    </w:p>
    <w:p w14:paraId="7F4B9EE1" w14:textId="78B459D4" w:rsidR="00CA7F23" w:rsidRDefault="00CA7F23" w:rsidP="00A6132E">
      <w:pPr>
        <w:spacing w:line="259" w:lineRule="auto"/>
        <w:rPr>
          <w:rFonts w:eastAsiaTheme="majorEastAsia" w:cstheme="minorHAnsi"/>
          <w:color w:val="000000" w:themeColor="text1"/>
        </w:rPr>
      </w:pPr>
      <w:r>
        <w:rPr>
          <w:noProof/>
        </w:rPr>
        <w:lastRenderedPageBreak/>
        <w:drawing>
          <wp:inline distT="0" distB="0" distL="0" distR="0" wp14:anchorId="39E70B3C" wp14:editId="7E5A773B">
            <wp:extent cx="4591050" cy="2838450"/>
            <wp:effectExtent l="0" t="0" r="0" b="0"/>
            <wp:docPr id="49" name="Chart 49">
              <a:extLst xmlns:a="http://schemas.openxmlformats.org/drawingml/2006/main">
                <a:ext uri="{FF2B5EF4-FFF2-40B4-BE49-F238E27FC236}">
                  <a16:creationId xmlns:a16="http://schemas.microsoft.com/office/drawing/2014/main" id="{81709F2A-85DD-43A7-9AA2-5D46842121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2D42723" w14:textId="622C82E6" w:rsidR="00683820" w:rsidRDefault="00683820" w:rsidP="00683820">
      <w:pPr>
        <w:pStyle w:val="Heading4"/>
      </w:pPr>
      <w:r>
        <w:t>Figure 7</w:t>
      </w:r>
      <w:r w:rsidR="00CA7F23">
        <w:t>b</w:t>
      </w:r>
      <w:r w:rsidRPr="00D80FD8">
        <w:t xml:space="preserve">: </w:t>
      </w:r>
      <w:r>
        <w:t>Acceptance of the parameter “</w:t>
      </w:r>
      <w:r w:rsidR="00CA7F23" w:rsidRPr="00CA7F23">
        <w:t>RR of increase of BC risk with each year of age</w:t>
      </w:r>
      <w:r>
        <w:t>”</w:t>
      </w:r>
    </w:p>
    <w:p w14:paraId="7FEC2F01" w14:textId="77777777" w:rsidR="00683820" w:rsidRDefault="00683820" w:rsidP="00A6132E">
      <w:pPr>
        <w:spacing w:line="259" w:lineRule="auto"/>
        <w:rPr>
          <w:rFonts w:eastAsiaTheme="majorEastAsia" w:cstheme="minorHAnsi"/>
          <w:color w:val="000000" w:themeColor="text1"/>
        </w:rPr>
      </w:pPr>
    </w:p>
    <w:p w14:paraId="054E9865" w14:textId="306D7988" w:rsidR="00A6132E" w:rsidRPr="00A6132E" w:rsidRDefault="00A6132E" w:rsidP="00A6132E">
      <w:pPr>
        <w:spacing w:line="259" w:lineRule="auto"/>
        <w:rPr>
          <w:rFonts w:eastAsiaTheme="majorEastAsia" w:cstheme="minorHAnsi"/>
          <w:color w:val="000000" w:themeColor="text1"/>
        </w:rPr>
      </w:pPr>
      <w:r>
        <w:rPr>
          <w:rFonts w:eastAsiaTheme="majorEastAsia" w:cstheme="minorHAnsi"/>
          <w:color w:val="000000" w:themeColor="text1"/>
        </w:rPr>
        <w:t xml:space="preserve">In the model, </w:t>
      </w:r>
      <w:r w:rsidRPr="00A6132E">
        <w:rPr>
          <w:rFonts w:eastAsiaTheme="majorEastAsia" w:cstheme="minorHAnsi"/>
          <w:color w:val="000000" w:themeColor="text1"/>
        </w:rPr>
        <w:t xml:space="preserve">80% of patients in the model who </w:t>
      </w:r>
      <w:r>
        <w:rPr>
          <w:rFonts w:eastAsiaTheme="majorEastAsia" w:cstheme="minorHAnsi"/>
          <w:color w:val="000000" w:themeColor="text1"/>
        </w:rPr>
        <w:t>had BC</w:t>
      </w:r>
      <w:r w:rsidRPr="00A6132E">
        <w:rPr>
          <w:rFonts w:eastAsiaTheme="majorEastAsia" w:cstheme="minorHAnsi"/>
          <w:color w:val="000000" w:themeColor="text1"/>
        </w:rPr>
        <w:t xml:space="preserve"> onset get diagnosed</w:t>
      </w:r>
      <w:r>
        <w:rPr>
          <w:rFonts w:eastAsiaTheme="majorEastAsia" w:cstheme="minorHAnsi"/>
          <w:color w:val="000000" w:themeColor="text1"/>
        </w:rPr>
        <w:t>, while others died from other causes</w:t>
      </w:r>
      <w:r w:rsidRPr="00A6132E">
        <w:rPr>
          <w:rFonts w:eastAsiaTheme="majorEastAsia" w:cstheme="minorHAnsi"/>
          <w:color w:val="000000" w:themeColor="text1"/>
        </w:rPr>
        <w:t xml:space="preserve">. </w:t>
      </w:r>
      <w:r w:rsidR="00100F63">
        <w:rPr>
          <w:rFonts w:eastAsiaTheme="majorEastAsia" w:cstheme="minorHAnsi"/>
          <w:color w:val="000000" w:themeColor="text1"/>
        </w:rPr>
        <w:t xml:space="preserve">Most of the patients progressed to stages 2-4 within 3 years (Table 9) with 3% of patients taking more than 20 years to progress to stage 4 from cancer onset. </w:t>
      </w:r>
    </w:p>
    <w:p w14:paraId="2C46774C" w14:textId="16476D56" w:rsidR="00A6132E" w:rsidRPr="00100F63" w:rsidRDefault="005E6E55" w:rsidP="00A6132E">
      <w:pPr>
        <w:spacing w:line="259" w:lineRule="auto"/>
        <w:rPr>
          <w:i/>
          <w:iCs/>
        </w:rPr>
      </w:pPr>
      <w:r w:rsidRPr="00100F63">
        <w:rPr>
          <w:i/>
          <w:iCs/>
        </w:rPr>
        <w:t xml:space="preserve">Table 9: </w:t>
      </w:r>
      <w:r w:rsidR="00A6132E" w:rsidRPr="00100F63">
        <w:rPr>
          <w:i/>
          <w:iCs/>
        </w:rPr>
        <w:t>Percentage of population progressed from onset time (stage 1) to other stages</w:t>
      </w:r>
    </w:p>
    <w:tbl>
      <w:tblPr>
        <w:tblStyle w:val="PlainTable2"/>
        <w:tblW w:w="0" w:type="auto"/>
        <w:tblLook w:val="04A0" w:firstRow="1" w:lastRow="0" w:firstColumn="1" w:lastColumn="0" w:noHBand="0" w:noVBand="1"/>
      </w:tblPr>
      <w:tblGrid>
        <w:gridCol w:w="2254"/>
        <w:gridCol w:w="2254"/>
        <w:gridCol w:w="2254"/>
        <w:gridCol w:w="2254"/>
      </w:tblGrid>
      <w:tr w:rsidR="00A6132E" w:rsidRPr="00100F63" w14:paraId="1D71369D" w14:textId="77777777" w:rsidTr="00100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5B7501" w14:textId="77777777" w:rsidR="00A6132E" w:rsidRPr="00100F63" w:rsidRDefault="00A6132E" w:rsidP="005C47E8">
            <w:pPr>
              <w:spacing w:line="259" w:lineRule="auto"/>
              <w:rPr>
                <w:sz w:val="18"/>
                <w:szCs w:val="18"/>
              </w:rPr>
            </w:pPr>
            <w:r w:rsidRPr="00100F63">
              <w:rPr>
                <w:sz w:val="18"/>
                <w:szCs w:val="18"/>
              </w:rPr>
              <w:t>Time limit</w:t>
            </w:r>
          </w:p>
        </w:tc>
        <w:tc>
          <w:tcPr>
            <w:tcW w:w="2254" w:type="dxa"/>
          </w:tcPr>
          <w:p w14:paraId="1DA46B67" w14:textId="77777777" w:rsidR="00A6132E" w:rsidRPr="00100F63" w:rsidRDefault="00A6132E" w:rsidP="005C47E8">
            <w:pPr>
              <w:spacing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100F63">
              <w:rPr>
                <w:sz w:val="18"/>
                <w:szCs w:val="18"/>
              </w:rPr>
              <w:t>Onset to stage 2</w:t>
            </w:r>
          </w:p>
        </w:tc>
        <w:tc>
          <w:tcPr>
            <w:tcW w:w="2254" w:type="dxa"/>
          </w:tcPr>
          <w:p w14:paraId="47B8FF32" w14:textId="77777777" w:rsidR="00A6132E" w:rsidRPr="00100F63" w:rsidRDefault="00A6132E" w:rsidP="005C47E8">
            <w:pPr>
              <w:spacing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100F63">
              <w:rPr>
                <w:sz w:val="18"/>
                <w:szCs w:val="18"/>
              </w:rPr>
              <w:t>Onset to stage 3</w:t>
            </w:r>
          </w:p>
        </w:tc>
        <w:tc>
          <w:tcPr>
            <w:tcW w:w="2254" w:type="dxa"/>
          </w:tcPr>
          <w:p w14:paraId="1F230485" w14:textId="77777777" w:rsidR="00A6132E" w:rsidRPr="00100F63" w:rsidRDefault="00A6132E" w:rsidP="005C47E8">
            <w:pPr>
              <w:spacing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100F63">
              <w:rPr>
                <w:sz w:val="18"/>
                <w:szCs w:val="18"/>
              </w:rPr>
              <w:t>Onset to stage 4</w:t>
            </w:r>
          </w:p>
        </w:tc>
      </w:tr>
      <w:tr w:rsidR="00A6132E" w:rsidRPr="00100F63" w14:paraId="64FEAEF5" w14:textId="77777777" w:rsidTr="00100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48E5C7" w14:textId="77777777" w:rsidR="00A6132E" w:rsidRPr="00100F63" w:rsidRDefault="00A6132E" w:rsidP="005C47E8">
            <w:pPr>
              <w:spacing w:line="259" w:lineRule="auto"/>
              <w:rPr>
                <w:b w:val="0"/>
                <w:bCs w:val="0"/>
                <w:sz w:val="18"/>
                <w:szCs w:val="18"/>
              </w:rPr>
            </w:pPr>
            <w:r w:rsidRPr="00100F63">
              <w:rPr>
                <w:b w:val="0"/>
                <w:bCs w:val="0"/>
                <w:sz w:val="18"/>
                <w:szCs w:val="18"/>
              </w:rPr>
              <w:t>Less than 1 year</w:t>
            </w:r>
          </w:p>
        </w:tc>
        <w:tc>
          <w:tcPr>
            <w:tcW w:w="2254" w:type="dxa"/>
          </w:tcPr>
          <w:p w14:paraId="56A3B45F" w14:textId="77777777" w:rsidR="00A6132E" w:rsidRPr="00100F63" w:rsidRDefault="00A6132E" w:rsidP="005C47E8">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26.4%</w:t>
            </w:r>
          </w:p>
        </w:tc>
        <w:tc>
          <w:tcPr>
            <w:tcW w:w="2254" w:type="dxa"/>
          </w:tcPr>
          <w:p w14:paraId="614B7960" w14:textId="77777777" w:rsidR="00A6132E" w:rsidRPr="00100F63" w:rsidRDefault="00A6132E" w:rsidP="005C47E8">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7.1%</w:t>
            </w:r>
          </w:p>
        </w:tc>
        <w:tc>
          <w:tcPr>
            <w:tcW w:w="2254" w:type="dxa"/>
          </w:tcPr>
          <w:p w14:paraId="277C420D" w14:textId="77777777" w:rsidR="00A6132E" w:rsidRPr="00100F63" w:rsidRDefault="00A6132E" w:rsidP="005C47E8">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3.5%</w:t>
            </w:r>
          </w:p>
        </w:tc>
      </w:tr>
      <w:tr w:rsidR="00A6132E" w:rsidRPr="00100F63" w14:paraId="671A14A8" w14:textId="77777777" w:rsidTr="00100F63">
        <w:tc>
          <w:tcPr>
            <w:cnfStyle w:val="001000000000" w:firstRow="0" w:lastRow="0" w:firstColumn="1" w:lastColumn="0" w:oddVBand="0" w:evenVBand="0" w:oddHBand="0" w:evenHBand="0" w:firstRowFirstColumn="0" w:firstRowLastColumn="0" w:lastRowFirstColumn="0" w:lastRowLastColumn="0"/>
            <w:tcW w:w="2254" w:type="dxa"/>
          </w:tcPr>
          <w:p w14:paraId="198ADCBA" w14:textId="77777777" w:rsidR="00A6132E" w:rsidRPr="00100F63" w:rsidRDefault="00A6132E" w:rsidP="005C47E8">
            <w:pPr>
              <w:spacing w:line="259" w:lineRule="auto"/>
              <w:rPr>
                <w:b w:val="0"/>
                <w:bCs w:val="0"/>
                <w:sz w:val="18"/>
                <w:szCs w:val="18"/>
              </w:rPr>
            </w:pPr>
            <w:r w:rsidRPr="00100F63">
              <w:rPr>
                <w:b w:val="0"/>
                <w:bCs w:val="0"/>
                <w:sz w:val="18"/>
                <w:szCs w:val="18"/>
              </w:rPr>
              <w:t>Less than 3 years</w:t>
            </w:r>
          </w:p>
        </w:tc>
        <w:tc>
          <w:tcPr>
            <w:tcW w:w="2254" w:type="dxa"/>
          </w:tcPr>
          <w:p w14:paraId="7F427860" w14:textId="77777777" w:rsidR="00A6132E" w:rsidRPr="00100F63" w:rsidRDefault="00A6132E" w:rsidP="005C47E8">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62.2%</w:t>
            </w:r>
          </w:p>
        </w:tc>
        <w:tc>
          <w:tcPr>
            <w:tcW w:w="2254" w:type="dxa"/>
          </w:tcPr>
          <w:p w14:paraId="3410EC8B" w14:textId="77777777" w:rsidR="00A6132E" w:rsidRPr="00100F63" w:rsidRDefault="00A6132E" w:rsidP="005C47E8">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38.9%</w:t>
            </w:r>
          </w:p>
        </w:tc>
        <w:tc>
          <w:tcPr>
            <w:tcW w:w="2254" w:type="dxa"/>
          </w:tcPr>
          <w:p w14:paraId="084F591B" w14:textId="77777777" w:rsidR="00A6132E" w:rsidRPr="00100F63" w:rsidRDefault="00A6132E" w:rsidP="005C47E8">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29.2%</w:t>
            </w:r>
          </w:p>
        </w:tc>
      </w:tr>
      <w:tr w:rsidR="00A6132E" w:rsidRPr="00100F63" w14:paraId="10907B0E" w14:textId="77777777" w:rsidTr="00100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E97658B" w14:textId="77777777" w:rsidR="00A6132E" w:rsidRPr="00100F63" w:rsidRDefault="00A6132E" w:rsidP="005C47E8">
            <w:pPr>
              <w:spacing w:line="259" w:lineRule="auto"/>
              <w:rPr>
                <w:b w:val="0"/>
                <w:bCs w:val="0"/>
                <w:sz w:val="18"/>
                <w:szCs w:val="18"/>
              </w:rPr>
            </w:pPr>
            <w:r w:rsidRPr="00100F63">
              <w:rPr>
                <w:b w:val="0"/>
                <w:bCs w:val="0"/>
                <w:sz w:val="18"/>
                <w:szCs w:val="18"/>
              </w:rPr>
              <w:t>More than 10 years</w:t>
            </w:r>
          </w:p>
        </w:tc>
        <w:tc>
          <w:tcPr>
            <w:tcW w:w="2254" w:type="dxa"/>
          </w:tcPr>
          <w:p w14:paraId="411F70A5" w14:textId="77777777" w:rsidR="00A6132E" w:rsidRPr="00100F63" w:rsidRDefault="00A6132E" w:rsidP="005C47E8">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5.5%</w:t>
            </w:r>
          </w:p>
        </w:tc>
        <w:tc>
          <w:tcPr>
            <w:tcW w:w="2254" w:type="dxa"/>
          </w:tcPr>
          <w:p w14:paraId="6E313A30" w14:textId="77777777" w:rsidR="00A6132E" w:rsidRPr="00100F63" w:rsidRDefault="00A6132E" w:rsidP="005C47E8">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11.7%</w:t>
            </w:r>
          </w:p>
        </w:tc>
        <w:tc>
          <w:tcPr>
            <w:tcW w:w="2254" w:type="dxa"/>
          </w:tcPr>
          <w:p w14:paraId="719231E1" w14:textId="77777777" w:rsidR="00A6132E" w:rsidRPr="00100F63" w:rsidRDefault="00A6132E" w:rsidP="005C47E8">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100F63">
              <w:rPr>
                <w:sz w:val="18"/>
                <w:szCs w:val="18"/>
              </w:rPr>
              <w:t>16.1%</w:t>
            </w:r>
          </w:p>
        </w:tc>
      </w:tr>
      <w:tr w:rsidR="00A6132E" w:rsidRPr="00100F63" w14:paraId="137C5BD7" w14:textId="77777777" w:rsidTr="00100F63">
        <w:tc>
          <w:tcPr>
            <w:cnfStyle w:val="001000000000" w:firstRow="0" w:lastRow="0" w:firstColumn="1" w:lastColumn="0" w:oddVBand="0" w:evenVBand="0" w:oddHBand="0" w:evenHBand="0" w:firstRowFirstColumn="0" w:firstRowLastColumn="0" w:lastRowFirstColumn="0" w:lastRowLastColumn="0"/>
            <w:tcW w:w="2254" w:type="dxa"/>
          </w:tcPr>
          <w:p w14:paraId="11CD745F" w14:textId="77777777" w:rsidR="00A6132E" w:rsidRPr="00100F63" w:rsidRDefault="00A6132E" w:rsidP="005C47E8">
            <w:pPr>
              <w:spacing w:line="259" w:lineRule="auto"/>
              <w:rPr>
                <w:b w:val="0"/>
                <w:bCs w:val="0"/>
                <w:sz w:val="18"/>
                <w:szCs w:val="18"/>
              </w:rPr>
            </w:pPr>
            <w:r w:rsidRPr="00100F63">
              <w:rPr>
                <w:b w:val="0"/>
                <w:bCs w:val="0"/>
                <w:sz w:val="18"/>
                <w:szCs w:val="18"/>
              </w:rPr>
              <w:t>More than 20 years</w:t>
            </w:r>
          </w:p>
        </w:tc>
        <w:tc>
          <w:tcPr>
            <w:tcW w:w="2254" w:type="dxa"/>
          </w:tcPr>
          <w:p w14:paraId="11F62167" w14:textId="77777777" w:rsidR="00A6132E" w:rsidRPr="00100F63" w:rsidRDefault="00A6132E" w:rsidP="005C47E8">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1.2%</w:t>
            </w:r>
          </w:p>
        </w:tc>
        <w:tc>
          <w:tcPr>
            <w:tcW w:w="2254" w:type="dxa"/>
          </w:tcPr>
          <w:p w14:paraId="2A6C2B6F" w14:textId="77777777" w:rsidR="00A6132E" w:rsidRPr="00100F63" w:rsidRDefault="00A6132E" w:rsidP="005C47E8">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2.3%</w:t>
            </w:r>
          </w:p>
        </w:tc>
        <w:tc>
          <w:tcPr>
            <w:tcW w:w="2254" w:type="dxa"/>
          </w:tcPr>
          <w:p w14:paraId="12CB11F3" w14:textId="77777777" w:rsidR="00A6132E" w:rsidRPr="00100F63" w:rsidRDefault="00A6132E" w:rsidP="005C47E8">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100F63">
              <w:rPr>
                <w:sz w:val="18"/>
                <w:szCs w:val="18"/>
              </w:rPr>
              <w:t>3.1%</w:t>
            </w:r>
          </w:p>
        </w:tc>
      </w:tr>
    </w:tbl>
    <w:p w14:paraId="24DC024D" w14:textId="77777777" w:rsidR="00A6132E" w:rsidRDefault="00A6132E" w:rsidP="00A6132E">
      <w:pPr>
        <w:spacing w:line="259" w:lineRule="auto"/>
      </w:pPr>
    </w:p>
    <w:p w14:paraId="27510A7B" w14:textId="05A05386" w:rsidR="00A6132E" w:rsidRDefault="00100F63" w:rsidP="00A6132E">
      <w:pPr>
        <w:spacing w:line="259" w:lineRule="auto"/>
      </w:pPr>
      <w:r>
        <w:t>In the data used to calibrate the model</w:t>
      </w:r>
      <w:r w:rsidR="00FD26A2">
        <w:fldChar w:fldCharType="begin"/>
      </w:r>
      <w:r w:rsidR="00FD26A2">
        <w:instrText xml:space="preserve"> ADDIN EN.CITE &lt;EndNote&gt;&lt;Cite&gt;&lt;Author&gt;Broder&lt;/Author&gt;&lt;Year&gt;2021&lt;/Year&gt;&lt;RecNum&gt;20&lt;/RecNum&gt;&lt;DisplayText&gt;&lt;style face="superscript"&gt;11&lt;/style&gt;&lt;/DisplayText&gt;&lt;record&gt;&lt;rec-number&gt;20&lt;/rec-number&gt;&lt;foreign-keys&gt;&lt;key app="EN" db-id="v9wz0a0x75vsr9e05ztvvv2bpwwars2x0dwa" timestamp="1643995044"&gt;20&lt;/key&gt;&lt;/foreign-keys&gt;&lt;ref-type name="Journal Article"&gt;17&lt;/ref-type&gt;&lt;contributors&gt;&lt;authors&gt;&lt;author&gt;Michael S. Broder&lt;/author&gt;&lt;author&gt;Sikander Ailawadhi&lt;/author&gt;&lt;author&gt;Himisha Beltran&lt;/author&gt;&lt;author&gt;L. Johnetta Blakely&lt;/author&gt;&lt;author&gt;George Thomas Budd&lt;/author&gt;&lt;author&gt;Laurie Carr&lt;/author&gt;&lt;author&gt;Michael Cecchini&lt;/author&gt;&lt;author&gt;Patrick Wayne Cobb&lt;/author&gt;&lt;author&gt;Sarah N. Gibbs&lt;/author&gt;&lt;author&gt;Anuraag Kansal&lt;/author&gt;&lt;author&gt;Ashley Kim&lt;/author&gt;&lt;author&gt;Bradley J. Monk&lt;/author&gt;&lt;author&gt;Lee S. Schwartzberg&lt;/author&gt;&lt;author&gt;Deborah J.L. Wong&lt;/author&gt;&lt;author&gt;Irina Yermilov&lt;/author&gt;&lt;/authors&gt;&lt;/contributors&gt;&lt;titles&gt;&lt;title&gt;Estimates of stage-specific preclinical sojourn time across 21 cancer types&lt;/title&gt;&lt;secondary-title&gt;Journal of Clinical Oncology&lt;/secondary-title&gt;&lt;/titles&gt;&lt;periodical&gt;&lt;full-title&gt;Journal of Clinical Oncology&lt;/full-title&gt;&lt;/periodical&gt;&lt;pages&gt;e18584-e18584&lt;/pages&gt;&lt;volume&gt;39&lt;/volume&gt;&lt;number&gt;15_suppl&lt;/number&gt;&lt;keywords&gt;&lt;keyword&gt;281-318-5774,283-3888,281-318-430,261-492-5651-5482-9130,283-237-2581-144,283-147,613-135-4642-282-153-212,5,4,4,3,3,3,2&lt;/keyword&gt;&lt;/keywords&gt;&lt;dates&gt;&lt;year&gt;2021&lt;/year&gt;&lt;/dates&gt;&lt;urls&gt;&lt;related-urls&gt;&lt;url&gt;https://ascopubs.org/doi/abs/10.1200/JCO.2021.39.15_suppl.e18584&lt;/url&gt;&lt;/related-urls&gt;&lt;/urls&gt;&lt;electronic-resource-num&gt;10.1200/JCO.2021.39.15_suppl.e18584&lt;/electronic-resource-num&gt;&lt;/record&gt;&lt;/Cite&gt;&lt;/EndNote&gt;</w:instrText>
      </w:r>
      <w:r w:rsidR="00FD26A2">
        <w:fldChar w:fldCharType="separate"/>
      </w:r>
      <w:r w:rsidR="00FD26A2" w:rsidRPr="00FD26A2">
        <w:rPr>
          <w:noProof/>
          <w:vertAlign w:val="superscript"/>
        </w:rPr>
        <w:t>11</w:t>
      </w:r>
      <w:r w:rsidR="00FD26A2">
        <w:fldChar w:fldCharType="end"/>
      </w:r>
      <w:r>
        <w:t>, the</w:t>
      </w:r>
      <w:r w:rsidR="00A6132E">
        <w:t xml:space="preserve"> range </w:t>
      </w:r>
      <w:r w:rsidR="00FD26A2">
        <w:t>from BC onset to</w:t>
      </w:r>
      <w:r w:rsidR="00A6132E">
        <w:t xml:space="preserve"> progression to Stage 2 was reported as 1-7 years. In the model, 89% of patients progressed to stage 2 within this time</w:t>
      </w:r>
      <w:r w:rsidR="00FD26A2">
        <w:t xml:space="preserve"> (Table 10)</w:t>
      </w:r>
      <w:r w:rsidR="00A6132E">
        <w:t>.</w:t>
      </w:r>
    </w:p>
    <w:p w14:paraId="210BEDC8" w14:textId="2405EB83" w:rsidR="00100F63" w:rsidRPr="00100F63" w:rsidRDefault="00100F63" w:rsidP="00A6132E">
      <w:pPr>
        <w:spacing w:line="259" w:lineRule="auto"/>
        <w:rPr>
          <w:i/>
          <w:iCs/>
        </w:rPr>
      </w:pPr>
      <w:r w:rsidRPr="00100F63">
        <w:rPr>
          <w:i/>
          <w:iCs/>
        </w:rPr>
        <w:t xml:space="preserve">Table </w:t>
      </w:r>
      <w:r w:rsidR="00FD26A2">
        <w:rPr>
          <w:i/>
          <w:iCs/>
        </w:rPr>
        <w:t>10</w:t>
      </w:r>
      <w:r w:rsidRPr="00100F63">
        <w:rPr>
          <w:i/>
          <w:iCs/>
        </w:rPr>
        <w:t>: Percentage of population progressed from onset time (stage 1) to other stages</w:t>
      </w:r>
    </w:p>
    <w:tbl>
      <w:tblPr>
        <w:tblStyle w:val="PlainTable2"/>
        <w:tblW w:w="0" w:type="auto"/>
        <w:tblLook w:val="04A0" w:firstRow="1" w:lastRow="0" w:firstColumn="1" w:lastColumn="0" w:noHBand="0" w:noVBand="1"/>
      </w:tblPr>
      <w:tblGrid>
        <w:gridCol w:w="3005"/>
        <w:gridCol w:w="3005"/>
        <w:gridCol w:w="3006"/>
      </w:tblGrid>
      <w:tr w:rsidR="00A6132E" w:rsidRPr="00FD26A2" w14:paraId="5076282E" w14:textId="77777777" w:rsidTr="00FD2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0BE799" w14:textId="77777777" w:rsidR="00A6132E" w:rsidRPr="00FD26A2" w:rsidRDefault="00A6132E" w:rsidP="005C47E8">
            <w:pPr>
              <w:spacing w:line="259" w:lineRule="auto"/>
              <w:rPr>
                <w:sz w:val="18"/>
                <w:szCs w:val="18"/>
              </w:rPr>
            </w:pPr>
            <w:r w:rsidRPr="00FD26A2">
              <w:rPr>
                <w:sz w:val="18"/>
                <w:szCs w:val="18"/>
              </w:rPr>
              <w:t>Progression to stage</w:t>
            </w:r>
          </w:p>
        </w:tc>
        <w:tc>
          <w:tcPr>
            <w:tcW w:w="3005" w:type="dxa"/>
          </w:tcPr>
          <w:p w14:paraId="42C0CD65" w14:textId="1D9361FC" w:rsidR="00A6132E" w:rsidRPr="00FD26A2" w:rsidRDefault="00A6132E" w:rsidP="005C47E8">
            <w:pPr>
              <w:spacing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FD26A2">
              <w:rPr>
                <w:sz w:val="18"/>
                <w:szCs w:val="18"/>
              </w:rPr>
              <w:t>The range of the time to stage reported in the qualitative study</w:t>
            </w:r>
            <w:r w:rsidR="00FD26A2">
              <w:rPr>
                <w:sz w:val="18"/>
                <w:szCs w:val="18"/>
              </w:rPr>
              <w:t xml:space="preserve"> of Broder et al (2021)</w:t>
            </w:r>
            <w:r w:rsidR="00FD26A2">
              <w:rPr>
                <w:sz w:val="18"/>
                <w:szCs w:val="18"/>
              </w:rPr>
              <w:fldChar w:fldCharType="begin"/>
            </w:r>
            <w:r w:rsidR="00FD26A2">
              <w:rPr>
                <w:sz w:val="18"/>
                <w:szCs w:val="18"/>
              </w:rPr>
              <w:instrText xml:space="preserve"> ADDIN EN.CITE &lt;EndNote&gt;&lt;Cite&gt;&lt;Author&gt;Broder&lt;/Author&gt;&lt;Year&gt;2021&lt;/Year&gt;&lt;RecNum&gt;20&lt;/RecNum&gt;&lt;DisplayText&gt;&lt;style face="superscript"&gt;11&lt;/style&gt;&lt;/DisplayText&gt;&lt;record&gt;&lt;rec-number&gt;20&lt;/rec-number&gt;&lt;foreign-keys&gt;&lt;key app="EN" db-id="v9wz0a0x75vsr9e05ztvvv2bpwwars2x0dwa" timestamp="1643995044"&gt;20&lt;/key&gt;&lt;/foreign-keys&gt;&lt;ref-type name="Journal Article"&gt;17&lt;/ref-type&gt;&lt;contributors&gt;&lt;authors&gt;&lt;author&gt;Michael S. Broder&lt;/author&gt;&lt;author&gt;Sikander Ailawadhi&lt;/author&gt;&lt;author&gt;Himisha Beltran&lt;/author&gt;&lt;author&gt;L. Johnetta Blakely&lt;/author&gt;&lt;author&gt;George Thomas Budd&lt;/author&gt;&lt;author&gt;Laurie Carr&lt;/author&gt;&lt;author&gt;Michael Cecchini&lt;/author&gt;&lt;author&gt;Patrick Wayne Cobb&lt;/author&gt;&lt;author&gt;Sarah N. Gibbs&lt;/author&gt;&lt;author&gt;Anuraag Kansal&lt;/author&gt;&lt;author&gt;Ashley Kim&lt;/author&gt;&lt;author&gt;Bradley J. Monk&lt;/author&gt;&lt;author&gt;Lee S. Schwartzberg&lt;/author&gt;&lt;author&gt;Deborah J.L. Wong&lt;/author&gt;&lt;author&gt;Irina Yermilov&lt;/author&gt;&lt;/authors&gt;&lt;/contributors&gt;&lt;titles&gt;&lt;title&gt;Estimates of stage-specific preclinical sojourn time across 21 cancer types&lt;/title&gt;&lt;secondary-title&gt;Journal of Clinical Oncology&lt;/secondary-title&gt;&lt;/titles&gt;&lt;periodical&gt;&lt;full-title&gt;Journal of Clinical Oncology&lt;/full-title&gt;&lt;/periodical&gt;&lt;pages&gt;e18584-e18584&lt;/pages&gt;&lt;volume&gt;39&lt;/volume&gt;&lt;number&gt;15_suppl&lt;/number&gt;&lt;keywords&gt;&lt;keyword&gt;281-318-5774,283-3888,281-318-430,261-492-5651-5482-9130,283-237-2581-144,283-147,613-135-4642-282-153-212,5,4,4,3,3,3,2&lt;/keyword&gt;&lt;/keywords&gt;&lt;dates&gt;&lt;year&gt;2021&lt;/year&gt;&lt;/dates&gt;&lt;urls&gt;&lt;related-urls&gt;&lt;url&gt;https://ascopubs.org/doi/abs/10.1200/JCO.2021.39.15_suppl.e18584&lt;/url&gt;&lt;/related-urls&gt;&lt;/urls&gt;&lt;electronic-resource-num&gt;10.1200/JCO.2021.39.15_suppl.e18584&lt;/electronic-resource-num&gt;&lt;/record&gt;&lt;/Cite&gt;&lt;/EndNote&gt;</w:instrText>
            </w:r>
            <w:r w:rsidR="00FD26A2">
              <w:rPr>
                <w:sz w:val="18"/>
                <w:szCs w:val="18"/>
              </w:rPr>
              <w:fldChar w:fldCharType="separate"/>
            </w:r>
            <w:r w:rsidR="00FD26A2" w:rsidRPr="00FD26A2">
              <w:rPr>
                <w:noProof/>
                <w:sz w:val="18"/>
                <w:szCs w:val="18"/>
                <w:vertAlign w:val="superscript"/>
              </w:rPr>
              <w:t>11</w:t>
            </w:r>
            <w:r w:rsidR="00FD26A2">
              <w:rPr>
                <w:sz w:val="18"/>
                <w:szCs w:val="18"/>
              </w:rPr>
              <w:fldChar w:fldCharType="end"/>
            </w:r>
          </w:p>
        </w:tc>
        <w:tc>
          <w:tcPr>
            <w:tcW w:w="3006" w:type="dxa"/>
          </w:tcPr>
          <w:p w14:paraId="79947C6C" w14:textId="77777777" w:rsidR="00A6132E" w:rsidRPr="00FD26A2" w:rsidRDefault="00A6132E" w:rsidP="005C47E8">
            <w:pPr>
              <w:spacing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FD26A2">
              <w:rPr>
                <w:sz w:val="18"/>
                <w:szCs w:val="18"/>
              </w:rPr>
              <w:t>The model predictions of the proportion of patients who progress within this indicated range</w:t>
            </w:r>
          </w:p>
        </w:tc>
      </w:tr>
      <w:tr w:rsidR="00A6132E" w:rsidRPr="00FD26A2" w14:paraId="67E54FB5" w14:textId="77777777" w:rsidTr="00FD2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FF04ABF" w14:textId="77777777" w:rsidR="00A6132E" w:rsidRPr="00FD26A2" w:rsidRDefault="00A6132E" w:rsidP="005C47E8">
            <w:pPr>
              <w:spacing w:line="259" w:lineRule="auto"/>
              <w:rPr>
                <w:b w:val="0"/>
                <w:bCs w:val="0"/>
                <w:sz w:val="18"/>
                <w:szCs w:val="18"/>
              </w:rPr>
            </w:pPr>
            <w:r w:rsidRPr="00FD26A2">
              <w:rPr>
                <w:b w:val="0"/>
                <w:bCs w:val="0"/>
                <w:sz w:val="18"/>
                <w:szCs w:val="18"/>
              </w:rPr>
              <w:t>to Stage 2</w:t>
            </w:r>
          </w:p>
        </w:tc>
        <w:tc>
          <w:tcPr>
            <w:tcW w:w="3005" w:type="dxa"/>
          </w:tcPr>
          <w:p w14:paraId="207059A8" w14:textId="77777777" w:rsidR="00A6132E" w:rsidRPr="00FD26A2" w:rsidRDefault="00A6132E" w:rsidP="005C47E8">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FD26A2">
              <w:rPr>
                <w:sz w:val="18"/>
                <w:szCs w:val="18"/>
              </w:rPr>
              <w:t>0-7 years</w:t>
            </w:r>
          </w:p>
        </w:tc>
        <w:tc>
          <w:tcPr>
            <w:tcW w:w="3006" w:type="dxa"/>
          </w:tcPr>
          <w:p w14:paraId="112C3476" w14:textId="77777777" w:rsidR="00A6132E" w:rsidRPr="00FD26A2" w:rsidRDefault="00A6132E" w:rsidP="005C47E8">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FD26A2">
              <w:rPr>
                <w:sz w:val="18"/>
                <w:szCs w:val="18"/>
              </w:rPr>
              <w:t>89.4%</w:t>
            </w:r>
          </w:p>
        </w:tc>
      </w:tr>
      <w:tr w:rsidR="00A6132E" w:rsidRPr="00FD26A2" w14:paraId="25594DAB" w14:textId="77777777" w:rsidTr="00FD26A2">
        <w:tc>
          <w:tcPr>
            <w:cnfStyle w:val="001000000000" w:firstRow="0" w:lastRow="0" w:firstColumn="1" w:lastColumn="0" w:oddVBand="0" w:evenVBand="0" w:oddHBand="0" w:evenHBand="0" w:firstRowFirstColumn="0" w:firstRowLastColumn="0" w:lastRowFirstColumn="0" w:lastRowLastColumn="0"/>
            <w:tcW w:w="3005" w:type="dxa"/>
          </w:tcPr>
          <w:p w14:paraId="632FBF79" w14:textId="77777777" w:rsidR="00A6132E" w:rsidRPr="00FD26A2" w:rsidRDefault="00A6132E" w:rsidP="005C47E8">
            <w:pPr>
              <w:spacing w:line="259" w:lineRule="auto"/>
              <w:rPr>
                <w:b w:val="0"/>
                <w:bCs w:val="0"/>
                <w:sz w:val="18"/>
                <w:szCs w:val="18"/>
              </w:rPr>
            </w:pPr>
            <w:r w:rsidRPr="00FD26A2">
              <w:rPr>
                <w:b w:val="0"/>
                <w:bCs w:val="0"/>
                <w:sz w:val="18"/>
                <w:szCs w:val="18"/>
              </w:rPr>
              <w:t>to Stage 3</w:t>
            </w:r>
          </w:p>
        </w:tc>
        <w:tc>
          <w:tcPr>
            <w:tcW w:w="3005" w:type="dxa"/>
          </w:tcPr>
          <w:p w14:paraId="39D1744D" w14:textId="77777777" w:rsidR="00A6132E" w:rsidRPr="00FD26A2" w:rsidRDefault="00A6132E" w:rsidP="005C47E8">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FD26A2">
              <w:rPr>
                <w:sz w:val="18"/>
                <w:szCs w:val="18"/>
              </w:rPr>
              <w:t>0-12 years</w:t>
            </w:r>
          </w:p>
        </w:tc>
        <w:tc>
          <w:tcPr>
            <w:tcW w:w="3006" w:type="dxa"/>
          </w:tcPr>
          <w:p w14:paraId="336784AA" w14:textId="77777777" w:rsidR="00A6132E" w:rsidRPr="00FD26A2" w:rsidRDefault="00A6132E" w:rsidP="005C47E8">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FD26A2">
              <w:rPr>
                <w:sz w:val="18"/>
                <w:szCs w:val="18"/>
              </w:rPr>
              <w:t>90.3%</w:t>
            </w:r>
          </w:p>
        </w:tc>
      </w:tr>
      <w:tr w:rsidR="00A6132E" w:rsidRPr="00FD26A2" w14:paraId="3A90363D" w14:textId="77777777" w:rsidTr="00FD2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055FC7" w14:textId="77777777" w:rsidR="00A6132E" w:rsidRPr="00FD26A2" w:rsidRDefault="00A6132E" w:rsidP="005C47E8">
            <w:pPr>
              <w:spacing w:line="259" w:lineRule="auto"/>
              <w:rPr>
                <w:b w:val="0"/>
                <w:bCs w:val="0"/>
                <w:sz w:val="18"/>
                <w:szCs w:val="18"/>
              </w:rPr>
            </w:pPr>
            <w:r w:rsidRPr="00FD26A2">
              <w:rPr>
                <w:b w:val="0"/>
                <w:bCs w:val="0"/>
                <w:sz w:val="18"/>
                <w:szCs w:val="18"/>
              </w:rPr>
              <w:t>to Stage 4</w:t>
            </w:r>
          </w:p>
        </w:tc>
        <w:tc>
          <w:tcPr>
            <w:tcW w:w="3005" w:type="dxa"/>
          </w:tcPr>
          <w:p w14:paraId="5F383A25" w14:textId="77777777" w:rsidR="00A6132E" w:rsidRPr="00FD26A2" w:rsidRDefault="00A6132E" w:rsidP="005C47E8">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FD26A2">
              <w:rPr>
                <w:sz w:val="18"/>
                <w:szCs w:val="18"/>
              </w:rPr>
              <w:t>0-16 years</w:t>
            </w:r>
          </w:p>
        </w:tc>
        <w:tc>
          <w:tcPr>
            <w:tcW w:w="3006" w:type="dxa"/>
          </w:tcPr>
          <w:p w14:paraId="0B1B8A2A" w14:textId="77777777" w:rsidR="00A6132E" w:rsidRPr="00FD26A2" w:rsidRDefault="00A6132E" w:rsidP="005C47E8">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FD26A2">
              <w:rPr>
                <w:sz w:val="18"/>
                <w:szCs w:val="18"/>
              </w:rPr>
              <w:t>93.2%</w:t>
            </w:r>
          </w:p>
        </w:tc>
      </w:tr>
    </w:tbl>
    <w:p w14:paraId="497D98DA" w14:textId="77777777" w:rsidR="00A6132E" w:rsidRDefault="00A6132E" w:rsidP="00A6132E">
      <w:pPr>
        <w:spacing w:line="259" w:lineRule="auto"/>
      </w:pPr>
    </w:p>
    <w:p w14:paraId="725DC31A" w14:textId="05AD85DD" w:rsidR="00A6132E" w:rsidRDefault="003578E2" w:rsidP="00A6132E">
      <w:pPr>
        <w:spacing w:line="259" w:lineRule="auto"/>
        <w:rPr>
          <w:rFonts w:asciiTheme="majorHAnsi" w:eastAsiaTheme="majorEastAsia" w:hAnsiTheme="majorHAnsi" w:cstheme="majorBidi"/>
          <w:color w:val="000000" w:themeColor="text1"/>
        </w:rPr>
      </w:pPr>
      <w:r w:rsidRPr="003578E2">
        <w:rPr>
          <w:rFonts w:asciiTheme="majorHAnsi" w:eastAsiaTheme="majorEastAsia" w:hAnsiTheme="majorHAnsi" w:cstheme="majorBidi"/>
          <w:color w:val="000000" w:themeColor="text1"/>
        </w:rPr>
        <w:t>The mode</w:t>
      </w:r>
      <w:r>
        <w:rPr>
          <w:rFonts w:asciiTheme="majorHAnsi" w:eastAsiaTheme="majorEastAsia" w:hAnsiTheme="majorHAnsi" w:cstheme="majorBidi"/>
          <w:color w:val="000000" w:themeColor="text1"/>
        </w:rPr>
        <w:t xml:space="preserve">l had a good fit to the total incidence, low-risk </w:t>
      </w:r>
      <w:proofErr w:type="gramStart"/>
      <w:r>
        <w:rPr>
          <w:rFonts w:asciiTheme="majorHAnsi" w:eastAsiaTheme="majorEastAsia" w:hAnsiTheme="majorHAnsi" w:cstheme="majorBidi"/>
          <w:color w:val="000000" w:themeColor="text1"/>
        </w:rPr>
        <w:t>incidence</w:t>
      </w:r>
      <w:proofErr w:type="gramEnd"/>
      <w:r>
        <w:rPr>
          <w:rFonts w:asciiTheme="majorHAnsi" w:eastAsiaTheme="majorEastAsia" w:hAnsiTheme="majorHAnsi" w:cstheme="majorBidi"/>
          <w:color w:val="000000" w:themeColor="text1"/>
        </w:rPr>
        <w:t xml:space="preserve"> and incidence by stage 1,2, and 3 and 4 combined for both males and females. The model is also well-validated to the mortality data for males and females (Figure </w:t>
      </w:r>
      <w:r w:rsidR="00683820">
        <w:rPr>
          <w:rFonts w:asciiTheme="majorHAnsi" w:eastAsiaTheme="majorEastAsia" w:hAnsiTheme="majorHAnsi" w:cstheme="majorBidi"/>
          <w:color w:val="000000" w:themeColor="text1"/>
        </w:rPr>
        <w:t>8</w:t>
      </w:r>
      <w:r>
        <w:rPr>
          <w:rFonts w:asciiTheme="majorHAnsi" w:eastAsiaTheme="majorEastAsia" w:hAnsiTheme="majorHAnsi" w:cstheme="majorBidi"/>
          <w:color w:val="000000" w:themeColor="text1"/>
        </w:rPr>
        <w:t xml:space="preserve">.1- </w:t>
      </w:r>
      <w:r w:rsidR="00683820">
        <w:rPr>
          <w:rFonts w:asciiTheme="majorHAnsi" w:eastAsiaTheme="majorEastAsia" w:hAnsiTheme="majorHAnsi" w:cstheme="majorBidi"/>
          <w:color w:val="000000" w:themeColor="text1"/>
        </w:rPr>
        <w:t>8</w:t>
      </w:r>
      <w:r>
        <w:rPr>
          <w:rFonts w:asciiTheme="majorHAnsi" w:eastAsiaTheme="majorEastAsia" w:hAnsiTheme="majorHAnsi" w:cstheme="majorBidi"/>
          <w:color w:val="000000" w:themeColor="text1"/>
        </w:rPr>
        <w:t>.12).</w:t>
      </w:r>
    </w:p>
    <w:p w14:paraId="0DE157EB" w14:textId="18F68E2B" w:rsidR="003578E2" w:rsidRDefault="003578E2" w:rsidP="00A6132E">
      <w:pPr>
        <w:spacing w:line="259" w:lineRule="auto"/>
        <w:rPr>
          <w:rFonts w:asciiTheme="majorHAnsi" w:eastAsiaTheme="majorEastAsia" w:hAnsiTheme="majorHAnsi" w:cstheme="majorBidi"/>
          <w:color w:val="000000" w:themeColor="text1"/>
        </w:rPr>
      </w:pPr>
    </w:p>
    <w:p w14:paraId="45B8B926" w14:textId="73091756" w:rsidR="003578E2" w:rsidRDefault="003578E2" w:rsidP="00A6132E">
      <w:pPr>
        <w:spacing w:line="259" w:lineRule="auto"/>
        <w:rPr>
          <w:rFonts w:asciiTheme="majorHAnsi" w:eastAsiaTheme="majorEastAsia" w:hAnsiTheme="majorHAnsi" w:cstheme="majorBidi"/>
          <w:i/>
          <w:iCs/>
          <w:color w:val="000000" w:themeColor="text1"/>
        </w:rPr>
      </w:pPr>
      <w:r w:rsidRPr="003578E2">
        <w:rPr>
          <w:rFonts w:asciiTheme="majorHAnsi" w:eastAsiaTheme="majorEastAsia" w:hAnsiTheme="majorHAnsi" w:cstheme="majorBidi"/>
          <w:i/>
          <w:iCs/>
          <w:color w:val="000000" w:themeColor="text1"/>
        </w:rPr>
        <w:t xml:space="preserve">Figure </w:t>
      </w:r>
      <w:r w:rsidR="00683820">
        <w:rPr>
          <w:rFonts w:asciiTheme="majorHAnsi" w:eastAsiaTheme="majorEastAsia" w:hAnsiTheme="majorHAnsi" w:cstheme="majorBidi"/>
          <w:i/>
          <w:iCs/>
          <w:color w:val="000000" w:themeColor="text1"/>
        </w:rPr>
        <w:t>8</w:t>
      </w:r>
      <w:r w:rsidRPr="003578E2">
        <w:rPr>
          <w:rFonts w:asciiTheme="majorHAnsi" w:eastAsiaTheme="majorEastAsia" w:hAnsiTheme="majorHAnsi" w:cstheme="majorBidi"/>
          <w:i/>
          <w:iCs/>
          <w:color w:val="000000" w:themeColor="text1"/>
        </w:rPr>
        <w:t>: Fit of the model predictions (red) to the data (black)</w:t>
      </w:r>
    </w:p>
    <w:p w14:paraId="1212A978"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p>
    <w:p w14:paraId="70FC1F28" w14:textId="3DCC02E7" w:rsidR="00A6132E" w:rsidRDefault="003578E2" w:rsidP="00A6132E">
      <w:pPr>
        <w:spacing w:line="259" w:lineRule="auto"/>
        <w:rPr>
          <w:rFonts w:asciiTheme="majorHAnsi" w:eastAsiaTheme="majorEastAsia" w:hAnsiTheme="majorHAnsi" w:cstheme="majorBidi"/>
          <w:color w:val="000000" w:themeColor="text1"/>
          <w:sz w:val="26"/>
          <w:szCs w:val="26"/>
        </w:rPr>
      </w:pPr>
      <w:r>
        <w:rPr>
          <w:noProof/>
        </w:rPr>
        <w:drawing>
          <wp:inline distT="0" distB="0" distL="0" distR="0" wp14:anchorId="56982E76" wp14:editId="273B36D7">
            <wp:extent cx="4317159" cy="3285461"/>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5359" cy="3291701"/>
                    </a:xfrm>
                    <a:prstGeom prst="rect">
                      <a:avLst/>
                    </a:prstGeom>
                  </pic:spPr>
                </pic:pic>
              </a:graphicData>
            </a:graphic>
          </wp:inline>
        </w:drawing>
      </w:r>
    </w:p>
    <w:p w14:paraId="13443513"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r>
        <w:rPr>
          <w:noProof/>
        </w:rPr>
        <w:drawing>
          <wp:inline distT="0" distB="0" distL="0" distR="0" wp14:anchorId="5A53DFB6" wp14:editId="5EBA23C7">
            <wp:extent cx="4274623" cy="3253563"/>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0801" cy="3258266"/>
                    </a:xfrm>
                    <a:prstGeom prst="rect">
                      <a:avLst/>
                    </a:prstGeom>
                  </pic:spPr>
                </pic:pic>
              </a:graphicData>
            </a:graphic>
          </wp:inline>
        </w:drawing>
      </w:r>
    </w:p>
    <w:p w14:paraId="3AB4D0FA" w14:textId="7C1B48FD" w:rsidR="00A6132E" w:rsidRDefault="00A6132E" w:rsidP="00A6132E">
      <w:pPr>
        <w:spacing w:line="259" w:lineRule="auto"/>
        <w:rPr>
          <w:rFonts w:asciiTheme="majorHAnsi" w:eastAsiaTheme="majorEastAsia" w:hAnsiTheme="majorHAnsi" w:cstheme="majorBidi"/>
          <w:color w:val="000000" w:themeColor="text1"/>
          <w:sz w:val="26"/>
          <w:szCs w:val="26"/>
        </w:rPr>
      </w:pPr>
    </w:p>
    <w:p w14:paraId="45C1CDB4"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r>
        <w:rPr>
          <w:noProof/>
        </w:rPr>
        <w:lastRenderedPageBreak/>
        <w:drawing>
          <wp:inline distT="0" distB="0" distL="0" distR="0" wp14:anchorId="0B55C49F" wp14:editId="7464ACC6">
            <wp:extent cx="4210493" cy="3213148"/>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6184" cy="3217491"/>
                    </a:xfrm>
                    <a:prstGeom prst="rect">
                      <a:avLst/>
                    </a:prstGeom>
                  </pic:spPr>
                </pic:pic>
              </a:graphicData>
            </a:graphic>
          </wp:inline>
        </w:drawing>
      </w:r>
    </w:p>
    <w:p w14:paraId="36FD45C9"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r>
        <w:rPr>
          <w:noProof/>
        </w:rPr>
        <w:drawing>
          <wp:inline distT="0" distB="0" distL="0" distR="0" wp14:anchorId="55451DCA" wp14:editId="5794C3F2">
            <wp:extent cx="4210050" cy="32216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1390" cy="3230350"/>
                    </a:xfrm>
                    <a:prstGeom prst="rect">
                      <a:avLst/>
                    </a:prstGeom>
                  </pic:spPr>
                </pic:pic>
              </a:graphicData>
            </a:graphic>
          </wp:inline>
        </w:drawing>
      </w:r>
    </w:p>
    <w:p w14:paraId="2D6B103B"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r>
        <w:rPr>
          <w:noProof/>
        </w:rPr>
        <w:lastRenderedPageBreak/>
        <w:drawing>
          <wp:inline distT="0" distB="0" distL="0" distR="0" wp14:anchorId="012DF488" wp14:editId="5B0AC22C">
            <wp:extent cx="4093535" cy="3138407"/>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7585" cy="3141512"/>
                    </a:xfrm>
                    <a:prstGeom prst="rect">
                      <a:avLst/>
                    </a:prstGeom>
                  </pic:spPr>
                </pic:pic>
              </a:graphicData>
            </a:graphic>
          </wp:inline>
        </w:drawing>
      </w:r>
    </w:p>
    <w:p w14:paraId="7F5A6399"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r>
        <w:rPr>
          <w:noProof/>
        </w:rPr>
        <w:drawing>
          <wp:inline distT="0" distB="0" distL="0" distR="0" wp14:anchorId="46C7F7BD" wp14:editId="0077E63B">
            <wp:extent cx="4093210" cy="3104146"/>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1212" cy="3110215"/>
                    </a:xfrm>
                    <a:prstGeom prst="rect">
                      <a:avLst/>
                    </a:prstGeom>
                  </pic:spPr>
                </pic:pic>
              </a:graphicData>
            </a:graphic>
          </wp:inline>
        </w:drawing>
      </w:r>
    </w:p>
    <w:p w14:paraId="49ABDF50"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p>
    <w:p w14:paraId="61A2EE48"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r>
        <w:rPr>
          <w:noProof/>
        </w:rPr>
        <w:lastRenderedPageBreak/>
        <w:drawing>
          <wp:inline distT="0" distB="0" distL="0" distR="0" wp14:anchorId="12C80D60" wp14:editId="1FB5C83C">
            <wp:extent cx="4150256" cy="3179135"/>
            <wp:effectExtent l="0" t="0" r="3175"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9145" cy="3185944"/>
                    </a:xfrm>
                    <a:prstGeom prst="rect">
                      <a:avLst/>
                    </a:prstGeom>
                  </pic:spPr>
                </pic:pic>
              </a:graphicData>
            </a:graphic>
          </wp:inline>
        </w:drawing>
      </w:r>
    </w:p>
    <w:p w14:paraId="429C216A"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p>
    <w:p w14:paraId="7ABAB081"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r>
        <w:rPr>
          <w:noProof/>
        </w:rPr>
        <w:drawing>
          <wp:inline distT="0" distB="0" distL="0" distR="0" wp14:anchorId="1BCF7928" wp14:editId="0167BD14">
            <wp:extent cx="4149725" cy="3187004"/>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631" cy="3196916"/>
                    </a:xfrm>
                    <a:prstGeom prst="rect">
                      <a:avLst/>
                    </a:prstGeom>
                  </pic:spPr>
                </pic:pic>
              </a:graphicData>
            </a:graphic>
          </wp:inline>
        </w:drawing>
      </w:r>
    </w:p>
    <w:p w14:paraId="67122C43"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r>
        <w:rPr>
          <w:noProof/>
        </w:rPr>
        <w:lastRenderedPageBreak/>
        <w:drawing>
          <wp:inline distT="0" distB="0" distL="0" distR="0" wp14:anchorId="03CD5351" wp14:editId="7701F83E">
            <wp:extent cx="4242391" cy="3231850"/>
            <wp:effectExtent l="0" t="0" r="635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2757" cy="3239747"/>
                    </a:xfrm>
                    <a:prstGeom prst="rect">
                      <a:avLst/>
                    </a:prstGeom>
                  </pic:spPr>
                </pic:pic>
              </a:graphicData>
            </a:graphic>
          </wp:inline>
        </w:drawing>
      </w:r>
    </w:p>
    <w:p w14:paraId="3F38F9A8"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r>
        <w:rPr>
          <w:noProof/>
        </w:rPr>
        <w:drawing>
          <wp:inline distT="0" distB="0" distL="0" distR="0" wp14:anchorId="219D5DDA" wp14:editId="2D2645CB">
            <wp:extent cx="4248007" cy="3306725"/>
            <wp:effectExtent l="0" t="0" r="635"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072" cy="3313781"/>
                    </a:xfrm>
                    <a:prstGeom prst="rect">
                      <a:avLst/>
                    </a:prstGeom>
                  </pic:spPr>
                </pic:pic>
              </a:graphicData>
            </a:graphic>
          </wp:inline>
        </w:drawing>
      </w:r>
    </w:p>
    <w:p w14:paraId="07CE6A6A"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r>
        <w:rPr>
          <w:noProof/>
        </w:rPr>
        <w:lastRenderedPageBreak/>
        <w:drawing>
          <wp:inline distT="0" distB="0" distL="0" distR="0" wp14:anchorId="30504F2B" wp14:editId="13F9F6F8">
            <wp:extent cx="4635795" cy="354592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1933" cy="3550621"/>
                    </a:xfrm>
                    <a:prstGeom prst="rect">
                      <a:avLst/>
                    </a:prstGeom>
                  </pic:spPr>
                </pic:pic>
              </a:graphicData>
            </a:graphic>
          </wp:inline>
        </w:drawing>
      </w:r>
    </w:p>
    <w:p w14:paraId="14D529D2" w14:textId="77777777" w:rsidR="00A6132E" w:rsidRDefault="00A6132E" w:rsidP="00A6132E">
      <w:pPr>
        <w:spacing w:line="259" w:lineRule="auto"/>
        <w:rPr>
          <w:rFonts w:asciiTheme="majorHAnsi" w:eastAsiaTheme="majorEastAsia" w:hAnsiTheme="majorHAnsi" w:cstheme="majorBidi"/>
          <w:color w:val="000000" w:themeColor="text1"/>
          <w:sz w:val="26"/>
          <w:szCs w:val="26"/>
        </w:rPr>
      </w:pPr>
      <w:r>
        <w:rPr>
          <w:noProof/>
        </w:rPr>
        <w:drawing>
          <wp:inline distT="0" distB="0" distL="0" distR="0" wp14:anchorId="77845378" wp14:editId="2A831875">
            <wp:extent cx="4635500" cy="3573433"/>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2675" cy="3578964"/>
                    </a:xfrm>
                    <a:prstGeom prst="rect">
                      <a:avLst/>
                    </a:prstGeom>
                  </pic:spPr>
                </pic:pic>
              </a:graphicData>
            </a:graphic>
          </wp:inline>
        </w:drawing>
      </w:r>
    </w:p>
    <w:p w14:paraId="50B21170" w14:textId="77777777" w:rsidR="00A6132E" w:rsidRDefault="00A6132E" w:rsidP="00A6132E"/>
    <w:p w14:paraId="50BAD07D" w14:textId="77777777" w:rsidR="005A61D3" w:rsidRPr="00EC0E66" w:rsidRDefault="005A61D3" w:rsidP="00D604DE"/>
    <w:p w14:paraId="5BE539D9" w14:textId="77777777" w:rsidR="00A6132E" w:rsidRDefault="00A6132E">
      <w:pPr>
        <w:spacing w:line="259" w:lineRule="auto"/>
        <w:rPr>
          <w:rFonts w:asciiTheme="majorHAnsi" w:eastAsiaTheme="majorEastAsia" w:hAnsiTheme="majorHAnsi" w:cstheme="majorBidi"/>
          <w:color w:val="000000" w:themeColor="text1"/>
          <w:sz w:val="26"/>
          <w:szCs w:val="26"/>
        </w:rPr>
      </w:pPr>
      <w:bookmarkStart w:id="101" w:name="_Toc108616598"/>
      <w:r>
        <w:br w:type="page"/>
      </w:r>
    </w:p>
    <w:p w14:paraId="0B1CC812" w14:textId="6FA30434" w:rsidR="00606D31" w:rsidRDefault="001E2FF7" w:rsidP="00137264">
      <w:pPr>
        <w:pStyle w:val="Heading2"/>
      </w:pPr>
      <w:r w:rsidRPr="004A0AA4">
        <w:lastRenderedPageBreak/>
        <w:t>Survival</w:t>
      </w:r>
      <w:bookmarkEnd w:id="101"/>
      <w:r>
        <w:t xml:space="preserve"> </w:t>
      </w:r>
    </w:p>
    <w:p w14:paraId="42B15A3E" w14:textId="08ADBA7C" w:rsidR="002E5A83" w:rsidRDefault="002E5A83" w:rsidP="002E5A83">
      <w:r>
        <w:t>Individuals can either die from BC or from other causes. Survival following BC diagnosis is known to vary by age, sex, cancer stage, and time since diagnosis</w:t>
      </w:r>
      <w:r w:rsidR="006777C2">
        <w:fldChar w:fldCharType="begin"/>
      </w:r>
      <w:r w:rsidR="006777C2">
        <w:instrText xml:space="preserve"> ADDIN EN.CITE &lt;EndNote&gt;&lt;Cite&gt;&lt;RecNum&gt;1&lt;/RecNum&gt;&lt;DisplayText&gt;&lt;style face="superscript"&gt;21&lt;/style&gt;&lt;/DisplayText&gt;&lt;record&gt;&lt;rec-number&gt;1&lt;/rec-number&gt;&lt;foreign-keys&gt;&lt;key app="EN" db-id="95s0trr205e0sfeav9qx0raof0tveaw550et" timestamp="1681987677"&gt;1&lt;/key&gt;&lt;/foreign-keys&gt;&lt;ref-type name="Web Page"&gt;12&lt;/ref-type&gt;&lt;contributors&gt;&lt;/contributors&gt;&lt;titles&gt;&lt;title&gt;Adult Cancer Survival Tables: One and Five Year net survival for adults diagnosed between 2013 and 2017, England&lt;/title&gt;&lt;/titles&gt;&lt;volume&gt;2019&lt;/volume&gt;&lt;number&gt;20th October&lt;/number&gt;&lt;dates&gt;&lt;/dates&gt;&lt;publisher&gt;Office for National Statistics&lt;/publisher&gt;&lt;urls&gt;&lt;related-urls&gt;&lt;url&gt;https://www.ons.gov.uk/peoplepopulationandcommunity/healthandsocialcare/conditionsanddiseases/datasets/cancersurvivalratescancersurvivalinenglandadultsdiagnosed&lt;/url&gt;&lt;/related-urls&gt;&lt;/urls&gt;&lt;/record&gt;&lt;/Cite&gt;&lt;/EndNote&gt;</w:instrText>
      </w:r>
      <w:r w:rsidR="006777C2">
        <w:fldChar w:fldCharType="separate"/>
      </w:r>
      <w:r w:rsidR="006777C2" w:rsidRPr="006777C2">
        <w:rPr>
          <w:noProof/>
          <w:vertAlign w:val="superscript"/>
        </w:rPr>
        <w:t>21</w:t>
      </w:r>
      <w:r w:rsidR="006777C2">
        <w:fldChar w:fldCharType="end"/>
      </w:r>
      <w:r>
        <w:t>. While there are number of sources reporting 1-, 5- , and 10-year survival from BC, these data are incomplete, and so a combination of sources was necessary to assess the BC survival including different factors. It was assumed that anyone surviving for ten years post-diagnosis was cured and would have no further risk of death from BC.</w:t>
      </w:r>
    </w:p>
    <w:p w14:paraId="345C33B5" w14:textId="136DC363" w:rsidR="002E5A83" w:rsidRDefault="002E5A83" w:rsidP="006777C2">
      <w:r>
        <w:t xml:space="preserve">One and five year net BC survival data by age group, sex and stage is available from the Office for National Statistics (ONS) based on data from adults diagnosed between 2013 and 2017 in England </w:t>
      </w:r>
      <w:r>
        <w:fldChar w:fldCharType="begin"/>
      </w:r>
      <w:r w:rsidR="00451C64">
        <w:instrText xml:space="preserve"> ADDIN EN.CITE &lt;EndNote&gt;&lt;Cite&gt;&lt;RecNum&gt;105&lt;/RecNum&gt;&lt;DisplayText&gt;&lt;style face="superscript"&gt;21&lt;/style&gt;&lt;/DisplayText&gt;&lt;record&gt;&lt;rec-number&gt;105&lt;/rec-number&gt;&lt;foreign-keys&gt;&lt;key app="EN" db-id="p00zat52crwpwyewdz85x9tpvxez5tpsstvf" timestamp="1574179228"&gt;105&lt;/key&gt;&lt;/foreign-keys&gt;&lt;ref-type name="Web Page"&gt;12&lt;/ref-type&gt;&lt;contributors&gt;&lt;/contributors&gt;&lt;titles&gt;&lt;title&gt;Adult Cancer Survival Tables: One and Five Year net survival for adults diagnosed between 2013 and 2017, England&lt;/title&gt;&lt;/titles&gt;&lt;volume&gt;2019&lt;/volume&gt;&lt;number&gt;20th October&lt;/number&gt;&lt;dates&gt;&lt;/dates&gt;&lt;publisher&gt;Office for National Statistics&lt;/publisher&gt;&lt;urls&gt;&lt;related-urls&gt;&lt;url&gt;https://www.ons.gov.uk/peoplepopulationandcommunity/healthandsocialcare/conditionsanddiseases/datasets/cancersurvivalratescancersurvivalinenglandadultsdiagnosed&lt;/url&gt;&lt;/related-urls&gt;&lt;/urls&gt;&lt;/record&gt;&lt;/Cite&gt;&lt;/EndNote&gt;</w:instrText>
      </w:r>
      <w:r>
        <w:fldChar w:fldCharType="separate"/>
      </w:r>
      <w:r w:rsidR="00451C64" w:rsidRPr="00451C64">
        <w:rPr>
          <w:noProof/>
          <w:vertAlign w:val="superscript"/>
        </w:rPr>
        <w:t>21</w:t>
      </w:r>
      <w:r>
        <w:fldChar w:fldCharType="end"/>
      </w:r>
      <w:r>
        <w:t xml:space="preserve"> (</w:t>
      </w:r>
      <w:r>
        <w:fldChar w:fldCharType="begin"/>
      </w:r>
      <w:r>
        <w:instrText xml:space="preserve"> REF _Ref9504230 \h </w:instrText>
      </w:r>
      <w:r>
        <w:fldChar w:fldCharType="separate"/>
      </w:r>
      <w:r>
        <w:t xml:space="preserve">Table </w:t>
      </w:r>
      <w:r>
        <w:rPr>
          <w:noProof/>
        </w:rPr>
        <w:t>8</w:t>
      </w:r>
      <w:r>
        <w:fldChar w:fldCharType="end"/>
      </w:r>
      <w:r>
        <w:t>). Though, the data for some subgroups, in particular 5-year survival by age among women diagnosed at stage 4 was missing. ONS data do not report 10-year survival. To assess 10-year survival, the ratio between 5- and 10-year survival among males and females was calculated from CRUK data in 2013-2017</w:t>
      </w:r>
      <w:r w:rsidR="006777C2">
        <w:fldChar w:fldCharType="begin"/>
      </w:r>
      <w:r w:rsidR="006777C2">
        <w:instrText xml:space="preserve"> ADDIN EN.CITE &lt;EndNote&gt;&lt;Cite&gt;&lt;Year&gt;2022&lt;/Year&gt;&lt;RecNum&gt;125&lt;/RecNum&gt;&lt;DisplayText&gt;&lt;style face="superscript"&gt;22&lt;/style&gt;&lt;/DisplayText&gt;&lt;record&gt;&lt;rec-number&gt;125&lt;/rec-number&gt;&lt;foreign-keys&gt;&lt;key app="EN" db-id="v9wz0a0x75vsr9e05ztvvv2bpwwars2x0dwa" timestamp="1682006902"&gt;125&lt;/key&gt;&lt;/foreign-keys&gt;&lt;ref-type name="Online Database"&gt;45&lt;/ref-type&gt;&lt;contributors&gt;&lt;/contributors&gt;&lt;titles&gt;&lt;title&gt;Survival for bladder cancer&lt;/title&gt;&lt;/titles&gt;&lt;dates&gt;&lt;year&gt;2022&lt;/year&gt;&lt;pub-dates&gt;&lt;date&gt;11.12.2022&lt;/date&gt;&lt;/pub-dates&gt;&lt;/dates&gt;&lt;publisher&gt;Cancer Research UK&lt;/publisher&gt;&lt;urls&gt;&lt;related-urls&gt;&lt;url&gt;https://www.cancerresearchuk.org/about-cancer/bladder-cancer/survival#:~:text=Survival%20for%20all%20stages%20of,more%20after%20they%20are%20diagnosed&lt;/url&gt;&lt;/related-urls&gt;&lt;/urls&gt;&lt;/record&gt;&lt;/Cite&gt;&lt;/EndNote&gt;</w:instrText>
      </w:r>
      <w:r w:rsidR="006777C2">
        <w:fldChar w:fldCharType="separate"/>
      </w:r>
      <w:r w:rsidR="006777C2" w:rsidRPr="006777C2">
        <w:rPr>
          <w:noProof/>
          <w:vertAlign w:val="superscript"/>
        </w:rPr>
        <w:t>22</w:t>
      </w:r>
      <w:r w:rsidR="006777C2">
        <w:fldChar w:fldCharType="end"/>
      </w:r>
      <w:r>
        <w:t xml:space="preserve">. </w:t>
      </w:r>
      <w:r w:rsidR="00132A7D">
        <w:t xml:space="preserve">This is presented by sex, but not by age or stage, and is fairly </w:t>
      </w:r>
      <w:proofErr w:type="gramStart"/>
      <w:r w:rsidR="00132A7D">
        <w:t>similar to</w:t>
      </w:r>
      <w:proofErr w:type="gramEnd"/>
      <w:r w:rsidR="00132A7D">
        <w:t xml:space="preserve"> the ONS values for year one and five survival over all ages and stages. The calculated</w:t>
      </w:r>
      <w:r>
        <w:t xml:space="preserve"> ratio was applied to 5-year survival by age to assess 10-year survival by age</w:t>
      </w:r>
      <w:r w:rsidR="00176EB9">
        <w:t xml:space="preserve"> (Table</w:t>
      </w:r>
      <w:r w:rsidR="00097EF0">
        <w:t xml:space="preserve"> </w:t>
      </w:r>
      <w:r w:rsidR="00150932">
        <w:t>11</w:t>
      </w:r>
      <w:r w:rsidR="00176EB9">
        <w:t>).</w:t>
      </w:r>
      <w:bookmarkStart w:id="102" w:name="_Ref9504230"/>
    </w:p>
    <w:p w14:paraId="2B62D63D" w14:textId="2AFFA920" w:rsidR="002E5A83" w:rsidRPr="00E541BB" w:rsidRDefault="002E5A83" w:rsidP="00EC0E66">
      <w:pPr>
        <w:pStyle w:val="Heading4"/>
      </w:pPr>
      <w:r w:rsidRPr="00E541BB">
        <w:t xml:space="preserve">Table </w:t>
      </w:r>
      <w:bookmarkEnd w:id="102"/>
      <w:r w:rsidR="00150932">
        <w:t>11</w:t>
      </w:r>
      <w:r w:rsidRPr="00E541BB">
        <w:t xml:space="preserve">: Net one and five year survival by age group, sex and stage for 2013-2017 from ONS </w:t>
      </w:r>
      <w:r w:rsidRPr="00E541BB">
        <w:fldChar w:fldCharType="begin"/>
      </w:r>
      <w:r w:rsidR="00451C64">
        <w:instrText xml:space="preserve"> ADDIN EN.CITE &lt;EndNote&gt;&lt;Cite&gt;&lt;RecNum&gt;105&lt;/RecNum&gt;&lt;DisplayText&gt;&lt;style face="superscript"&gt;21&lt;/style&gt;&lt;/DisplayText&gt;&lt;record&gt;&lt;rec-number&gt;105&lt;/rec-number&gt;&lt;foreign-keys&gt;&lt;key app="EN" db-id="p00zat52crwpwyewdz85x9tpvxez5tpsstvf" timestamp="1574179228"&gt;105&lt;/key&gt;&lt;/foreign-keys&gt;&lt;ref-type name="Web Page"&gt;12&lt;/ref-type&gt;&lt;contributors&gt;&lt;/contributors&gt;&lt;titles&gt;&lt;title&gt;Adult Cancer Survival Tables: One and Five Year net survival for adults diagnosed between 2013 and 2017, England&lt;/title&gt;&lt;/titles&gt;&lt;volume&gt;2019&lt;/volume&gt;&lt;number&gt;20th October&lt;/number&gt;&lt;dates&gt;&lt;/dates&gt;&lt;publisher&gt;Office for National Statistics&lt;/publisher&gt;&lt;urls&gt;&lt;related-urls&gt;&lt;url&gt;https://www.ons.gov.uk/peoplepopulationandcommunity/healthandsocialcare/conditionsanddiseases/datasets/cancersurvivalratescancersurvivalinenglandadultsdiagnosed&lt;/url&gt;&lt;/related-urls&gt;&lt;/urls&gt;&lt;/record&gt;&lt;/Cite&gt;&lt;/EndNote&gt;</w:instrText>
      </w:r>
      <w:r w:rsidRPr="00E541BB">
        <w:fldChar w:fldCharType="separate"/>
      </w:r>
      <w:r w:rsidR="00451C64" w:rsidRPr="00451C64">
        <w:rPr>
          <w:noProof/>
          <w:vertAlign w:val="superscript"/>
        </w:rPr>
        <w:t>21</w:t>
      </w:r>
      <w:r w:rsidRPr="00E541BB">
        <w:fldChar w:fldCharType="end"/>
      </w:r>
      <w:r w:rsidR="0018327D" w:rsidRPr="00E541BB">
        <w:t xml:space="preserve"> and 10-year survival from CRUK</w:t>
      </w:r>
      <w:r w:rsidR="006777C2">
        <w:fldChar w:fldCharType="begin"/>
      </w:r>
      <w:r w:rsidR="006777C2">
        <w:instrText xml:space="preserve"> ADDIN EN.CITE &lt;EndNote&gt;&lt;Cite&gt;&lt;Year&gt;2022&lt;/Year&gt;&lt;RecNum&gt;125&lt;/RecNum&gt;&lt;DisplayText&gt;&lt;style face="superscript"&gt;22&lt;/style&gt;&lt;/DisplayText&gt;&lt;record&gt;&lt;rec-number&gt;125&lt;/rec-number&gt;&lt;foreign-keys&gt;&lt;key app="EN" db-id="v9wz0a0x75vsr9e05ztvvv2bpwwars2x0dwa" timestamp="1682006902"&gt;125&lt;/key&gt;&lt;/foreign-keys&gt;&lt;ref-type name="Online Database"&gt;45&lt;/ref-type&gt;&lt;contributors&gt;&lt;/contributors&gt;&lt;titles&gt;&lt;title&gt;Survival for bladder cancer&lt;/title&gt;&lt;/titles&gt;&lt;dates&gt;&lt;year&gt;2022&lt;/year&gt;&lt;pub-dates&gt;&lt;date&gt;11.12.2022&lt;/date&gt;&lt;/pub-dates&gt;&lt;/dates&gt;&lt;publisher&gt;Cancer Research UK&lt;/publisher&gt;&lt;urls&gt;&lt;related-urls&gt;&lt;url&gt;https://www.cancerresearchuk.org/about-cancer/bladder-cancer/survival#:~:text=Survival%20for%20all%20stages%20of,more%20after%20they%20are%20diagnosed&lt;/url&gt;&lt;/related-urls&gt;&lt;/urls&gt;&lt;/record&gt;&lt;/Cite&gt;&lt;/EndNote&gt;</w:instrText>
      </w:r>
      <w:r w:rsidR="006777C2">
        <w:fldChar w:fldCharType="separate"/>
      </w:r>
      <w:r w:rsidR="006777C2" w:rsidRPr="006777C2">
        <w:rPr>
          <w:noProof/>
          <w:vertAlign w:val="superscript"/>
        </w:rPr>
        <w:t>22</w:t>
      </w:r>
      <w:r w:rsidR="006777C2">
        <w:fldChar w:fldCharType="end"/>
      </w:r>
    </w:p>
    <w:tbl>
      <w:tblPr>
        <w:tblStyle w:val="PlainTable2"/>
        <w:tblW w:w="5000" w:type="pct"/>
        <w:tblLayout w:type="fixed"/>
        <w:tblLook w:val="04A0" w:firstRow="1" w:lastRow="0" w:firstColumn="1" w:lastColumn="0" w:noHBand="0" w:noVBand="1"/>
      </w:tblPr>
      <w:tblGrid>
        <w:gridCol w:w="568"/>
        <w:gridCol w:w="809"/>
        <w:gridCol w:w="769"/>
        <w:gridCol w:w="767"/>
        <w:gridCol w:w="767"/>
        <w:gridCol w:w="744"/>
        <w:gridCol w:w="769"/>
        <w:gridCol w:w="767"/>
        <w:gridCol w:w="767"/>
        <w:gridCol w:w="767"/>
        <w:gridCol w:w="767"/>
        <w:gridCol w:w="765"/>
      </w:tblGrid>
      <w:tr w:rsidR="002E5A83" w:rsidRPr="002E5A83" w14:paraId="358255E4" w14:textId="77777777" w:rsidTr="00E541BB">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314" w:type="pct"/>
            <w:noWrap/>
            <w:hideMark/>
          </w:tcPr>
          <w:p w14:paraId="424CD8AD"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p>
        </w:tc>
        <w:tc>
          <w:tcPr>
            <w:tcW w:w="448" w:type="pct"/>
            <w:hideMark/>
          </w:tcPr>
          <w:p w14:paraId="19212A29" w14:textId="77777777" w:rsidR="002E5A83" w:rsidRPr="002E5A83" w:rsidRDefault="002E5A83" w:rsidP="002E5A8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Age group</w:t>
            </w:r>
          </w:p>
        </w:tc>
        <w:tc>
          <w:tcPr>
            <w:tcW w:w="425" w:type="pct"/>
            <w:hideMark/>
          </w:tcPr>
          <w:p w14:paraId="285B2683" w14:textId="77777777" w:rsidR="002E5A83" w:rsidRPr="002E5A83" w:rsidRDefault="002E5A83" w:rsidP="002E5A8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1-year survival</w:t>
            </w:r>
          </w:p>
        </w:tc>
        <w:tc>
          <w:tcPr>
            <w:tcW w:w="425" w:type="pct"/>
            <w:hideMark/>
          </w:tcPr>
          <w:p w14:paraId="4BE12B3B" w14:textId="77777777" w:rsidR="002E5A83" w:rsidRPr="002E5A83" w:rsidRDefault="002E5A83" w:rsidP="002E5A8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Net survival lower CI</w:t>
            </w:r>
          </w:p>
        </w:tc>
        <w:tc>
          <w:tcPr>
            <w:tcW w:w="425" w:type="pct"/>
            <w:hideMark/>
          </w:tcPr>
          <w:p w14:paraId="184466C1" w14:textId="77777777" w:rsidR="002E5A83" w:rsidRPr="002E5A83" w:rsidRDefault="002E5A83" w:rsidP="002E5A8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Net survival upper CI</w:t>
            </w:r>
          </w:p>
        </w:tc>
        <w:tc>
          <w:tcPr>
            <w:tcW w:w="412" w:type="pct"/>
            <w:hideMark/>
          </w:tcPr>
          <w:p w14:paraId="1326B84F" w14:textId="77777777" w:rsidR="002E5A83" w:rsidRPr="002E5A83" w:rsidRDefault="002E5A83" w:rsidP="002E5A8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Age group</w:t>
            </w:r>
          </w:p>
        </w:tc>
        <w:tc>
          <w:tcPr>
            <w:tcW w:w="425" w:type="pct"/>
            <w:hideMark/>
          </w:tcPr>
          <w:p w14:paraId="4F795908" w14:textId="77777777" w:rsidR="002E5A83" w:rsidRPr="002E5A83" w:rsidRDefault="002E5A83" w:rsidP="002E5A8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5-year survival</w:t>
            </w:r>
          </w:p>
        </w:tc>
        <w:tc>
          <w:tcPr>
            <w:tcW w:w="425" w:type="pct"/>
            <w:hideMark/>
          </w:tcPr>
          <w:p w14:paraId="7D5979CB" w14:textId="77777777" w:rsidR="002E5A83" w:rsidRPr="002E5A83" w:rsidRDefault="002E5A83" w:rsidP="002E5A8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Net survival lower CI</w:t>
            </w:r>
          </w:p>
        </w:tc>
        <w:tc>
          <w:tcPr>
            <w:tcW w:w="425" w:type="pct"/>
            <w:hideMark/>
          </w:tcPr>
          <w:p w14:paraId="6CA2648B" w14:textId="77777777" w:rsidR="002E5A83" w:rsidRPr="002E5A83" w:rsidRDefault="002E5A83" w:rsidP="002E5A8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Net survival upper CI</w:t>
            </w:r>
          </w:p>
        </w:tc>
        <w:tc>
          <w:tcPr>
            <w:tcW w:w="425" w:type="pct"/>
            <w:hideMark/>
          </w:tcPr>
          <w:p w14:paraId="2CF815D1" w14:textId="77777777" w:rsidR="002E5A83" w:rsidRPr="002E5A83" w:rsidRDefault="002E5A83" w:rsidP="002E5A8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10-year survival</w:t>
            </w:r>
          </w:p>
        </w:tc>
        <w:tc>
          <w:tcPr>
            <w:tcW w:w="425" w:type="pct"/>
            <w:hideMark/>
          </w:tcPr>
          <w:p w14:paraId="4469CD5D" w14:textId="77777777" w:rsidR="002E5A83" w:rsidRPr="002E5A83" w:rsidRDefault="002E5A83" w:rsidP="002E5A8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Net survival lower CI</w:t>
            </w:r>
          </w:p>
        </w:tc>
        <w:tc>
          <w:tcPr>
            <w:tcW w:w="425" w:type="pct"/>
            <w:hideMark/>
          </w:tcPr>
          <w:p w14:paraId="29F84BD8" w14:textId="77777777" w:rsidR="002E5A83" w:rsidRPr="002E5A83" w:rsidRDefault="002E5A83" w:rsidP="002E5A8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Net survival upper CI</w:t>
            </w:r>
          </w:p>
        </w:tc>
      </w:tr>
      <w:tr w:rsidR="002E5A83" w:rsidRPr="002E5A83" w14:paraId="46F9868E"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6" w:type="pct"/>
            <w:gridSpan w:val="7"/>
            <w:noWrap/>
            <w:hideMark/>
          </w:tcPr>
          <w:p w14:paraId="09A61430" w14:textId="6F2F267B"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Stage 1</w:t>
            </w:r>
          </w:p>
        </w:tc>
        <w:tc>
          <w:tcPr>
            <w:tcW w:w="425" w:type="pct"/>
            <w:noWrap/>
            <w:hideMark/>
          </w:tcPr>
          <w:p w14:paraId="43611B47"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F604237"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2AD92680"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67A6D357"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6069E74"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6865A7A9"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6DABDB30"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Men</w:t>
            </w:r>
          </w:p>
        </w:tc>
        <w:tc>
          <w:tcPr>
            <w:tcW w:w="448" w:type="pct"/>
            <w:noWrap/>
            <w:hideMark/>
          </w:tcPr>
          <w:p w14:paraId="7504A5F6"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15-44</w:t>
            </w:r>
          </w:p>
        </w:tc>
        <w:tc>
          <w:tcPr>
            <w:tcW w:w="425" w:type="pct"/>
            <w:noWrap/>
            <w:hideMark/>
          </w:tcPr>
          <w:p w14:paraId="4E5FD35D"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97.2</w:t>
            </w:r>
          </w:p>
        </w:tc>
        <w:tc>
          <w:tcPr>
            <w:tcW w:w="425" w:type="pct"/>
            <w:noWrap/>
            <w:hideMark/>
          </w:tcPr>
          <w:p w14:paraId="4D3C8082"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93.9</w:t>
            </w:r>
          </w:p>
        </w:tc>
        <w:tc>
          <w:tcPr>
            <w:tcW w:w="425" w:type="pct"/>
            <w:noWrap/>
            <w:hideMark/>
          </w:tcPr>
          <w:p w14:paraId="251AE062"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100.5</w:t>
            </w:r>
          </w:p>
        </w:tc>
        <w:tc>
          <w:tcPr>
            <w:tcW w:w="412" w:type="pct"/>
            <w:noWrap/>
            <w:hideMark/>
          </w:tcPr>
          <w:p w14:paraId="131ECB53"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15-54</w:t>
            </w:r>
          </w:p>
        </w:tc>
        <w:tc>
          <w:tcPr>
            <w:tcW w:w="425" w:type="pct"/>
            <w:noWrap/>
            <w:hideMark/>
          </w:tcPr>
          <w:p w14:paraId="1F6AD9B7"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84.7</w:t>
            </w:r>
          </w:p>
        </w:tc>
        <w:tc>
          <w:tcPr>
            <w:tcW w:w="425" w:type="pct"/>
            <w:noWrap/>
            <w:hideMark/>
          </w:tcPr>
          <w:p w14:paraId="612EFB8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80.3</w:t>
            </w:r>
          </w:p>
        </w:tc>
        <w:tc>
          <w:tcPr>
            <w:tcW w:w="425" w:type="pct"/>
            <w:noWrap/>
            <w:hideMark/>
          </w:tcPr>
          <w:p w14:paraId="6275214B"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89.1</w:t>
            </w:r>
          </w:p>
        </w:tc>
        <w:tc>
          <w:tcPr>
            <w:tcW w:w="425" w:type="pct"/>
            <w:noWrap/>
            <w:hideMark/>
          </w:tcPr>
          <w:p w14:paraId="428B289E"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72.9</w:t>
            </w:r>
          </w:p>
        </w:tc>
        <w:tc>
          <w:tcPr>
            <w:tcW w:w="425" w:type="pct"/>
            <w:noWrap/>
            <w:hideMark/>
          </w:tcPr>
          <w:p w14:paraId="6FA1FE3A"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69.1</w:t>
            </w:r>
          </w:p>
        </w:tc>
        <w:tc>
          <w:tcPr>
            <w:tcW w:w="425" w:type="pct"/>
            <w:noWrap/>
            <w:hideMark/>
          </w:tcPr>
          <w:p w14:paraId="34A2E631"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76.7</w:t>
            </w:r>
          </w:p>
        </w:tc>
      </w:tr>
      <w:tr w:rsidR="002E5A83" w:rsidRPr="002E5A83" w14:paraId="305A365A"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1EDDF1A3"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438BBBA1"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45-54</w:t>
            </w:r>
          </w:p>
        </w:tc>
        <w:tc>
          <w:tcPr>
            <w:tcW w:w="425" w:type="pct"/>
            <w:noWrap/>
            <w:hideMark/>
          </w:tcPr>
          <w:p w14:paraId="62A9D8EB"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97.9</w:t>
            </w:r>
          </w:p>
        </w:tc>
        <w:tc>
          <w:tcPr>
            <w:tcW w:w="425" w:type="pct"/>
            <w:noWrap/>
            <w:hideMark/>
          </w:tcPr>
          <w:p w14:paraId="28F38983"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96.6</w:t>
            </w:r>
          </w:p>
        </w:tc>
        <w:tc>
          <w:tcPr>
            <w:tcW w:w="425" w:type="pct"/>
            <w:noWrap/>
            <w:hideMark/>
          </w:tcPr>
          <w:p w14:paraId="21EF2DC6"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99.3</w:t>
            </w:r>
          </w:p>
        </w:tc>
        <w:tc>
          <w:tcPr>
            <w:tcW w:w="412" w:type="pct"/>
            <w:noWrap/>
            <w:hideMark/>
          </w:tcPr>
          <w:p w14:paraId="6FBBCDD5"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12D45A78"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87.6</w:t>
            </w:r>
          </w:p>
        </w:tc>
        <w:tc>
          <w:tcPr>
            <w:tcW w:w="425" w:type="pct"/>
            <w:noWrap/>
            <w:hideMark/>
          </w:tcPr>
          <w:p w14:paraId="779F6B42"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85.0</w:t>
            </w:r>
          </w:p>
        </w:tc>
        <w:tc>
          <w:tcPr>
            <w:tcW w:w="425" w:type="pct"/>
            <w:noWrap/>
            <w:hideMark/>
          </w:tcPr>
          <w:p w14:paraId="39E2AFA0"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90.2</w:t>
            </w:r>
          </w:p>
        </w:tc>
        <w:tc>
          <w:tcPr>
            <w:tcW w:w="425" w:type="pct"/>
            <w:noWrap/>
            <w:hideMark/>
          </w:tcPr>
          <w:p w14:paraId="48784F49"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75.4</w:t>
            </w:r>
          </w:p>
        </w:tc>
        <w:tc>
          <w:tcPr>
            <w:tcW w:w="425" w:type="pct"/>
            <w:noWrap/>
            <w:hideMark/>
          </w:tcPr>
          <w:p w14:paraId="4A868C45"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73.2</w:t>
            </w:r>
          </w:p>
        </w:tc>
        <w:tc>
          <w:tcPr>
            <w:tcW w:w="425" w:type="pct"/>
            <w:noWrap/>
            <w:hideMark/>
          </w:tcPr>
          <w:p w14:paraId="26C00A5C"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77.7</w:t>
            </w:r>
          </w:p>
        </w:tc>
      </w:tr>
      <w:tr w:rsidR="002E5A83" w:rsidRPr="002E5A83" w14:paraId="349CF5F8"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0FE3E6C0"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3518153D"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77F3958E"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98.0</w:t>
            </w:r>
          </w:p>
        </w:tc>
        <w:tc>
          <w:tcPr>
            <w:tcW w:w="425" w:type="pct"/>
            <w:noWrap/>
            <w:hideMark/>
          </w:tcPr>
          <w:p w14:paraId="56BD64F7"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97.2</w:t>
            </w:r>
          </w:p>
        </w:tc>
        <w:tc>
          <w:tcPr>
            <w:tcW w:w="425" w:type="pct"/>
            <w:noWrap/>
            <w:hideMark/>
          </w:tcPr>
          <w:p w14:paraId="3AD745A7"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98.8</w:t>
            </w:r>
          </w:p>
        </w:tc>
        <w:tc>
          <w:tcPr>
            <w:tcW w:w="412" w:type="pct"/>
            <w:noWrap/>
            <w:hideMark/>
          </w:tcPr>
          <w:p w14:paraId="6F97DD0D"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30081D35"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81.2</w:t>
            </w:r>
          </w:p>
        </w:tc>
        <w:tc>
          <w:tcPr>
            <w:tcW w:w="425" w:type="pct"/>
            <w:noWrap/>
            <w:hideMark/>
          </w:tcPr>
          <w:p w14:paraId="425539DE"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79.1</w:t>
            </w:r>
          </w:p>
        </w:tc>
        <w:tc>
          <w:tcPr>
            <w:tcW w:w="425" w:type="pct"/>
            <w:noWrap/>
            <w:hideMark/>
          </w:tcPr>
          <w:p w14:paraId="5A99DBA7"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83.4</w:t>
            </w:r>
          </w:p>
        </w:tc>
        <w:tc>
          <w:tcPr>
            <w:tcW w:w="425" w:type="pct"/>
            <w:noWrap/>
            <w:hideMark/>
          </w:tcPr>
          <w:p w14:paraId="5B8C85FC"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69.9</w:t>
            </w:r>
          </w:p>
        </w:tc>
        <w:tc>
          <w:tcPr>
            <w:tcW w:w="425" w:type="pct"/>
            <w:noWrap/>
            <w:hideMark/>
          </w:tcPr>
          <w:p w14:paraId="38FCF91A"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68.1</w:t>
            </w:r>
          </w:p>
        </w:tc>
        <w:tc>
          <w:tcPr>
            <w:tcW w:w="425" w:type="pct"/>
            <w:noWrap/>
            <w:hideMark/>
          </w:tcPr>
          <w:p w14:paraId="5BED2B24"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71.8</w:t>
            </w:r>
          </w:p>
        </w:tc>
      </w:tr>
      <w:tr w:rsidR="002E5A83" w:rsidRPr="002E5A83" w14:paraId="38A80B30"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04950889"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64751049"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79FEBA46"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96.5</w:t>
            </w:r>
          </w:p>
        </w:tc>
        <w:tc>
          <w:tcPr>
            <w:tcW w:w="425" w:type="pct"/>
            <w:noWrap/>
            <w:hideMark/>
          </w:tcPr>
          <w:p w14:paraId="3C3D1600"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95.8</w:t>
            </w:r>
          </w:p>
        </w:tc>
        <w:tc>
          <w:tcPr>
            <w:tcW w:w="425" w:type="pct"/>
            <w:noWrap/>
            <w:hideMark/>
          </w:tcPr>
          <w:p w14:paraId="0E81E089"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97.2</w:t>
            </w:r>
          </w:p>
        </w:tc>
        <w:tc>
          <w:tcPr>
            <w:tcW w:w="412" w:type="pct"/>
            <w:noWrap/>
            <w:hideMark/>
          </w:tcPr>
          <w:p w14:paraId="278F95C7"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4A71BB00"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69.7</w:t>
            </w:r>
          </w:p>
        </w:tc>
        <w:tc>
          <w:tcPr>
            <w:tcW w:w="425" w:type="pct"/>
            <w:noWrap/>
            <w:hideMark/>
          </w:tcPr>
          <w:p w14:paraId="081FC253"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66.5</w:t>
            </w:r>
          </w:p>
        </w:tc>
        <w:tc>
          <w:tcPr>
            <w:tcW w:w="425" w:type="pct"/>
            <w:noWrap/>
            <w:hideMark/>
          </w:tcPr>
          <w:p w14:paraId="456E9D07"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72.9</w:t>
            </w:r>
          </w:p>
        </w:tc>
        <w:tc>
          <w:tcPr>
            <w:tcW w:w="425" w:type="pct"/>
            <w:noWrap/>
            <w:hideMark/>
          </w:tcPr>
          <w:p w14:paraId="3F8AFC32"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60.0</w:t>
            </w:r>
          </w:p>
        </w:tc>
        <w:tc>
          <w:tcPr>
            <w:tcW w:w="425" w:type="pct"/>
            <w:noWrap/>
            <w:hideMark/>
          </w:tcPr>
          <w:p w14:paraId="51F9DE28"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57.3</w:t>
            </w:r>
          </w:p>
        </w:tc>
        <w:tc>
          <w:tcPr>
            <w:tcW w:w="425" w:type="pct"/>
            <w:noWrap/>
            <w:hideMark/>
          </w:tcPr>
          <w:p w14:paraId="79CC961F"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62.8</w:t>
            </w:r>
          </w:p>
        </w:tc>
      </w:tr>
      <w:tr w:rsidR="002E5A83" w:rsidRPr="002E5A83" w14:paraId="2D5738D2"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21C207E2"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2BB51B9B"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5DF0CD1E"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92.7</w:t>
            </w:r>
          </w:p>
        </w:tc>
        <w:tc>
          <w:tcPr>
            <w:tcW w:w="425" w:type="pct"/>
            <w:noWrap/>
            <w:hideMark/>
          </w:tcPr>
          <w:p w14:paraId="79F9E07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91.8</w:t>
            </w:r>
          </w:p>
        </w:tc>
        <w:tc>
          <w:tcPr>
            <w:tcW w:w="425" w:type="pct"/>
            <w:noWrap/>
            <w:hideMark/>
          </w:tcPr>
          <w:p w14:paraId="022657D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93.6</w:t>
            </w:r>
          </w:p>
        </w:tc>
        <w:tc>
          <w:tcPr>
            <w:tcW w:w="412" w:type="pct"/>
            <w:noWrap/>
            <w:hideMark/>
          </w:tcPr>
          <w:p w14:paraId="14053FC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286D941C"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ED7D196"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890320D"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1EDCC5F0"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16A237EB"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684800E5"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01E26E5C"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062B8BC9"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Women</w:t>
            </w:r>
          </w:p>
        </w:tc>
        <w:tc>
          <w:tcPr>
            <w:tcW w:w="448" w:type="pct"/>
            <w:noWrap/>
            <w:hideMark/>
          </w:tcPr>
          <w:p w14:paraId="4F9E5A09"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15-44</w:t>
            </w:r>
          </w:p>
        </w:tc>
        <w:tc>
          <w:tcPr>
            <w:tcW w:w="425" w:type="pct"/>
            <w:noWrap/>
            <w:hideMark/>
          </w:tcPr>
          <w:p w14:paraId="08F0F812"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92.3</w:t>
            </w:r>
          </w:p>
        </w:tc>
        <w:tc>
          <w:tcPr>
            <w:tcW w:w="425" w:type="pct"/>
            <w:noWrap/>
            <w:hideMark/>
          </w:tcPr>
          <w:p w14:paraId="1F697420"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82.3</w:t>
            </w:r>
          </w:p>
        </w:tc>
        <w:tc>
          <w:tcPr>
            <w:tcW w:w="425" w:type="pct"/>
            <w:noWrap/>
            <w:hideMark/>
          </w:tcPr>
          <w:p w14:paraId="2B98C233"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102.4</w:t>
            </w:r>
          </w:p>
        </w:tc>
        <w:tc>
          <w:tcPr>
            <w:tcW w:w="412" w:type="pct"/>
            <w:noWrap/>
            <w:hideMark/>
          </w:tcPr>
          <w:p w14:paraId="1E5ED873"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15-44</w:t>
            </w:r>
          </w:p>
        </w:tc>
        <w:tc>
          <w:tcPr>
            <w:tcW w:w="425" w:type="pct"/>
            <w:noWrap/>
            <w:hideMark/>
          </w:tcPr>
          <w:p w14:paraId="37A276E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6EB8BF41"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408E0F0F"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24E48266"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6D6B55A0"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49C0BB68"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642521F0"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66B07046"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19D017C2"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45-54</w:t>
            </w:r>
          </w:p>
        </w:tc>
        <w:tc>
          <w:tcPr>
            <w:tcW w:w="425" w:type="pct"/>
            <w:noWrap/>
            <w:hideMark/>
          </w:tcPr>
          <w:p w14:paraId="5F2C2E4A"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97.6</w:t>
            </w:r>
          </w:p>
        </w:tc>
        <w:tc>
          <w:tcPr>
            <w:tcW w:w="425" w:type="pct"/>
            <w:noWrap/>
            <w:hideMark/>
          </w:tcPr>
          <w:p w14:paraId="3CF8AB4B"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94.7</w:t>
            </w:r>
          </w:p>
        </w:tc>
        <w:tc>
          <w:tcPr>
            <w:tcW w:w="425" w:type="pct"/>
            <w:noWrap/>
            <w:hideMark/>
          </w:tcPr>
          <w:p w14:paraId="2AD030FE"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100.4</w:t>
            </w:r>
          </w:p>
        </w:tc>
        <w:tc>
          <w:tcPr>
            <w:tcW w:w="412" w:type="pct"/>
            <w:noWrap/>
            <w:hideMark/>
          </w:tcPr>
          <w:p w14:paraId="0FF44476"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45-54</w:t>
            </w:r>
          </w:p>
        </w:tc>
        <w:tc>
          <w:tcPr>
            <w:tcW w:w="425" w:type="pct"/>
            <w:noWrap/>
            <w:hideMark/>
          </w:tcPr>
          <w:p w14:paraId="28F32195"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125C2C3F"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51A1B90"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5A069BD"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605260A"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E91382E"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0C5BAA28"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7F93DD3C"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669B39F6"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6C0B733F"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97.8</w:t>
            </w:r>
          </w:p>
        </w:tc>
        <w:tc>
          <w:tcPr>
            <w:tcW w:w="425" w:type="pct"/>
            <w:noWrap/>
            <w:hideMark/>
          </w:tcPr>
          <w:p w14:paraId="0E5132C6"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96.3</w:t>
            </w:r>
          </w:p>
        </w:tc>
        <w:tc>
          <w:tcPr>
            <w:tcW w:w="425" w:type="pct"/>
            <w:noWrap/>
            <w:hideMark/>
          </w:tcPr>
          <w:p w14:paraId="5C158535"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99.4</w:t>
            </w:r>
          </w:p>
        </w:tc>
        <w:tc>
          <w:tcPr>
            <w:tcW w:w="412" w:type="pct"/>
            <w:noWrap/>
            <w:hideMark/>
          </w:tcPr>
          <w:p w14:paraId="40A433B2"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76600DA6"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86.5</w:t>
            </w:r>
          </w:p>
        </w:tc>
        <w:tc>
          <w:tcPr>
            <w:tcW w:w="425" w:type="pct"/>
            <w:noWrap/>
            <w:hideMark/>
          </w:tcPr>
          <w:p w14:paraId="5DF89F46"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81.8</w:t>
            </w:r>
          </w:p>
        </w:tc>
        <w:tc>
          <w:tcPr>
            <w:tcW w:w="425" w:type="pct"/>
            <w:noWrap/>
            <w:hideMark/>
          </w:tcPr>
          <w:p w14:paraId="260337F1"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91.2</w:t>
            </w:r>
          </w:p>
        </w:tc>
        <w:tc>
          <w:tcPr>
            <w:tcW w:w="425" w:type="pct"/>
            <w:noWrap/>
            <w:hideMark/>
          </w:tcPr>
          <w:p w14:paraId="6485E786"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80.8</w:t>
            </w:r>
          </w:p>
        </w:tc>
        <w:tc>
          <w:tcPr>
            <w:tcW w:w="425" w:type="pct"/>
            <w:noWrap/>
            <w:hideMark/>
          </w:tcPr>
          <w:p w14:paraId="000FEAC2"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76.4</w:t>
            </w:r>
          </w:p>
        </w:tc>
        <w:tc>
          <w:tcPr>
            <w:tcW w:w="425" w:type="pct"/>
            <w:noWrap/>
            <w:hideMark/>
          </w:tcPr>
          <w:p w14:paraId="7DADB73D"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85.2</w:t>
            </w:r>
          </w:p>
        </w:tc>
      </w:tr>
      <w:tr w:rsidR="002E5A83" w:rsidRPr="002E5A83" w14:paraId="3A7CCC9E"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339B7F8C"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6F78EE7B"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0D61CF9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94.7</w:t>
            </w:r>
          </w:p>
        </w:tc>
        <w:tc>
          <w:tcPr>
            <w:tcW w:w="425" w:type="pct"/>
            <w:noWrap/>
            <w:hideMark/>
          </w:tcPr>
          <w:p w14:paraId="7C664EF0"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93.2</w:t>
            </w:r>
          </w:p>
        </w:tc>
        <w:tc>
          <w:tcPr>
            <w:tcW w:w="425" w:type="pct"/>
            <w:noWrap/>
            <w:hideMark/>
          </w:tcPr>
          <w:p w14:paraId="7BEF4106"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96.2</w:t>
            </w:r>
          </w:p>
        </w:tc>
        <w:tc>
          <w:tcPr>
            <w:tcW w:w="412" w:type="pct"/>
            <w:noWrap/>
            <w:hideMark/>
          </w:tcPr>
          <w:p w14:paraId="249E7C7E"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6F1AA43E"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81.0</w:t>
            </w:r>
          </w:p>
        </w:tc>
        <w:tc>
          <w:tcPr>
            <w:tcW w:w="425" w:type="pct"/>
            <w:noWrap/>
            <w:hideMark/>
          </w:tcPr>
          <w:p w14:paraId="6C1BE0B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77.2</w:t>
            </w:r>
          </w:p>
        </w:tc>
        <w:tc>
          <w:tcPr>
            <w:tcW w:w="425" w:type="pct"/>
            <w:noWrap/>
            <w:hideMark/>
          </w:tcPr>
          <w:p w14:paraId="0489F3E7"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84.7</w:t>
            </w:r>
          </w:p>
        </w:tc>
        <w:tc>
          <w:tcPr>
            <w:tcW w:w="425" w:type="pct"/>
            <w:noWrap/>
            <w:hideMark/>
          </w:tcPr>
          <w:p w14:paraId="3B5EA9C7"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75.7</w:t>
            </w:r>
          </w:p>
        </w:tc>
        <w:tc>
          <w:tcPr>
            <w:tcW w:w="425" w:type="pct"/>
            <w:noWrap/>
            <w:hideMark/>
          </w:tcPr>
          <w:p w14:paraId="39A40E5C"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72.1</w:t>
            </w:r>
          </w:p>
        </w:tc>
        <w:tc>
          <w:tcPr>
            <w:tcW w:w="425" w:type="pct"/>
            <w:noWrap/>
            <w:hideMark/>
          </w:tcPr>
          <w:p w14:paraId="65C7BBCE"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79.2</w:t>
            </w:r>
          </w:p>
        </w:tc>
      </w:tr>
      <w:tr w:rsidR="002E5A83" w:rsidRPr="002E5A83" w14:paraId="2F4F8D42"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60C289C3"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222BD8CE"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07291DF2"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86.5</w:t>
            </w:r>
          </w:p>
        </w:tc>
        <w:tc>
          <w:tcPr>
            <w:tcW w:w="425" w:type="pct"/>
            <w:noWrap/>
            <w:hideMark/>
          </w:tcPr>
          <w:p w14:paraId="4F6E8ED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84.6</w:t>
            </w:r>
          </w:p>
        </w:tc>
        <w:tc>
          <w:tcPr>
            <w:tcW w:w="425" w:type="pct"/>
            <w:noWrap/>
            <w:hideMark/>
          </w:tcPr>
          <w:p w14:paraId="5F6B150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88.3</w:t>
            </w:r>
          </w:p>
        </w:tc>
        <w:tc>
          <w:tcPr>
            <w:tcW w:w="412" w:type="pct"/>
            <w:noWrap/>
            <w:hideMark/>
          </w:tcPr>
          <w:p w14:paraId="2A13044A"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369854B0"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67.6</w:t>
            </w:r>
          </w:p>
        </w:tc>
        <w:tc>
          <w:tcPr>
            <w:tcW w:w="425" w:type="pct"/>
            <w:noWrap/>
            <w:hideMark/>
          </w:tcPr>
          <w:p w14:paraId="0CF5BA8F"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62.9</w:t>
            </w:r>
          </w:p>
        </w:tc>
        <w:tc>
          <w:tcPr>
            <w:tcW w:w="425" w:type="pct"/>
            <w:noWrap/>
            <w:hideMark/>
          </w:tcPr>
          <w:p w14:paraId="4A02B287"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72.4</w:t>
            </w:r>
          </w:p>
        </w:tc>
        <w:tc>
          <w:tcPr>
            <w:tcW w:w="425" w:type="pct"/>
            <w:noWrap/>
            <w:hideMark/>
          </w:tcPr>
          <w:p w14:paraId="6487AFD2"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63.2</w:t>
            </w:r>
          </w:p>
        </w:tc>
        <w:tc>
          <w:tcPr>
            <w:tcW w:w="425" w:type="pct"/>
            <w:noWrap/>
            <w:hideMark/>
          </w:tcPr>
          <w:p w14:paraId="4470EFC5"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58.8</w:t>
            </w:r>
          </w:p>
        </w:tc>
        <w:tc>
          <w:tcPr>
            <w:tcW w:w="425" w:type="pct"/>
            <w:noWrap/>
            <w:hideMark/>
          </w:tcPr>
          <w:p w14:paraId="3BAB224C"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67.7</w:t>
            </w:r>
          </w:p>
        </w:tc>
      </w:tr>
      <w:tr w:rsidR="002E5A83" w:rsidRPr="002E5A83" w14:paraId="22F637E4"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1188" w:type="pct"/>
            <w:gridSpan w:val="3"/>
            <w:noWrap/>
            <w:hideMark/>
          </w:tcPr>
          <w:p w14:paraId="684B6D45" w14:textId="5349B0E9"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Stage 2</w:t>
            </w:r>
          </w:p>
        </w:tc>
        <w:tc>
          <w:tcPr>
            <w:tcW w:w="425" w:type="pct"/>
            <w:noWrap/>
            <w:hideMark/>
          </w:tcPr>
          <w:p w14:paraId="30ABCE67"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4A1A1331"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12" w:type="pct"/>
            <w:noWrap/>
            <w:hideMark/>
          </w:tcPr>
          <w:p w14:paraId="655F2D78"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F60394D"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982F73E"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053EF2C"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1F0B4952"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F089C91"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586B2EFB"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39D0B850"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5ACADE19"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Men</w:t>
            </w:r>
          </w:p>
        </w:tc>
        <w:tc>
          <w:tcPr>
            <w:tcW w:w="448" w:type="pct"/>
            <w:noWrap/>
            <w:hideMark/>
          </w:tcPr>
          <w:p w14:paraId="33B74EBB"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15-44</w:t>
            </w:r>
          </w:p>
        </w:tc>
        <w:tc>
          <w:tcPr>
            <w:tcW w:w="425" w:type="pct"/>
            <w:noWrap/>
            <w:hideMark/>
          </w:tcPr>
          <w:p w14:paraId="1A543A1F"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80.1</w:t>
            </w:r>
          </w:p>
        </w:tc>
        <w:tc>
          <w:tcPr>
            <w:tcW w:w="425" w:type="pct"/>
            <w:noWrap/>
            <w:hideMark/>
          </w:tcPr>
          <w:p w14:paraId="2C46771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67.0</w:t>
            </w:r>
          </w:p>
        </w:tc>
        <w:tc>
          <w:tcPr>
            <w:tcW w:w="425" w:type="pct"/>
            <w:noWrap/>
            <w:hideMark/>
          </w:tcPr>
          <w:p w14:paraId="2653F0FF"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93.2</w:t>
            </w:r>
          </w:p>
        </w:tc>
        <w:tc>
          <w:tcPr>
            <w:tcW w:w="412" w:type="pct"/>
            <w:noWrap/>
            <w:hideMark/>
          </w:tcPr>
          <w:p w14:paraId="7D512439"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15-54</w:t>
            </w:r>
          </w:p>
        </w:tc>
        <w:tc>
          <w:tcPr>
            <w:tcW w:w="425" w:type="pct"/>
            <w:noWrap/>
            <w:hideMark/>
          </w:tcPr>
          <w:p w14:paraId="2CE7AAC0"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57.9</w:t>
            </w:r>
          </w:p>
        </w:tc>
        <w:tc>
          <w:tcPr>
            <w:tcW w:w="425" w:type="pct"/>
            <w:noWrap/>
            <w:hideMark/>
          </w:tcPr>
          <w:p w14:paraId="4E8E4DF5"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50.6</w:t>
            </w:r>
          </w:p>
        </w:tc>
        <w:tc>
          <w:tcPr>
            <w:tcW w:w="425" w:type="pct"/>
            <w:noWrap/>
            <w:hideMark/>
          </w:tcPr>
          <w:p w14:paraId="44519169"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65.2</w:t>
            </w:r>
          </w:p>
        </w:tc>
        <w:tc>
          <w:tcPr>
            <w:tcW w:w="425" w:type="pct"/>
            <w:noWrap/>
            <w:hideMark/>
          </w:tcPr>
          <w:p w14:paraId="08444815"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49.8</w:t>
            </w:r>
          </w:p>
        </w:tc>
        <w:tc>
          <w:tcPr>
            <w:tcW w:w="425" w:type="pct"/>
            <w:noWrap/>
            <w:hideMark/>
          </w:tcPr>
          <w:p w14:paraId="3E8E066D"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43.6</w:t>
            </w:r>
          </w:p>
        </w:tc>
        <w:tc>
          <w:tcPr>
            <w:tcW w:w="425" w:type="pct"/>
            <w:noWrap/>
            <w:hideMark/>
          </w:tcPr>
          <w:p w14:paraId="6999514C"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56.1</w:t>
            </w:r>
          </w:p>
        </w:tc>
      </w:tr>
      <w:tr w:rsidR="002E5A83" w:rsidRPr="002E5A83" w14:paraId="4EFEC382"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173B9787"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6430CDF0"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45-54</w:t>
            </w:r>
          </w:p>
        </w:tc>
        <w:tc>
          <w:tcPr>
            <w:tcW w:w="425" w:type="pct"/>
            <w:noWrap/>
            <w:hideMark/>
          </w:tcPr>
          <w:p w14:paraId="3F595D5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85.0</w:t>
            </w:r>
          </w:p>
        </w:tc>
        <w:tc>
          <w:tcPr>
            <w:tcW w:w="425" w:type="pct"/>
            <w:noWrap/>
            <w:hideMark/>
          </w:tcPr>
          <w:p w14:paraId="625F5ED9"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80.6</w:t>
            </w:r>
          </w:p>
        </w:tc>
        <w:tc>
          <w:tcPr>
            <w:tcW w:w="425" w:type="pct"/>
            <w:noWrap/>
            <w:hideMark/>
          </w:tcPr>
          <w:p w14:paraId="7FC68F28"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89.4</w:t>
            </w:r>
          </w:p>
        </w:tc>
        <w:tc>
          <w:tcPr>
            <w:tcW w:w="412" w:type="pct"/>
            <w:noWrap/>
            <w:hideMark/>
          </w:tcPr>
          <w:p w14:paraId="7F6EFA0C"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5F7B9CC3"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54.7</w:t>
            </w:r>
          </w:p>
        </w:tc>
        <w:tc>
          <w:tcPr>
            <w:tcW w:w="425" w:type="pct"/>
            <w:noWrap/>
            <w:hideMark/>
          </w:tcPr>
          <w:p w14:paraId="2439CF2A"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50.3</w:t>
            </w:r>
          </w:p>
        </w:tc>
        <w:tc>
          <w:tcPr>
            <w:tcW w:w="425" w:type="pct"/>
            <w:noWrap/>
            <w:hideMark/>
          </w:tcPr>
          <w:p w14:paraId="58CD4E6E"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59.2</w:t>
            </w:r>
          </w:p>
        </w:tc>
        <w:tc>
          <w:tcPr>
            <w:tcW w:w="425" w:type="pct"/>
            <w:noWrap/>
            <w:hideMark/>
          </w:tcPr>
          <w:p w14:paraId="5746B970"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47.1</w:t>
            </w:r>
          </w:p>
        </w:tc>
        <w:tc>
          <w:tcPr>
            <w:tcW w:w="425" w:type="pct"/>
            <w:noWrap/>
            <w:hideMark/>
          </w:tcPr>
          <w:p w14:paraId="4F44D19B"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43.3</w:t>
            </w:r>
          </w:p>
        </w:tc>
        <w:tc>
          <w:tcPr>
            <w:tcW w:w="425" w:type="pct"/>
            <w:noWrap/>
            <w:hideMark/>
          </w:tcPr>
          <w:p w14:paraId="1E2A11EF"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51.0</w:t>
            </w:r>
          </w:p>
        </w:tc>
      </w:tr>
      <w:tr w:rsidR="002E5A83" w:rsidRPr="002E5A83" w14:paraId="6717F86D"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1E9F2938"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5AFD1EC3"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3B91FB60"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85.6</w:t>
            </w:r>
          </w:p>
        </w:tc>
        <w:tc>
          <w:tcPr>
            <w:tcW w:w="425" w:type="pct"/>
            <w:noWrap/>
            <w:hideMark/>
          </w:tcPr>
          <w:p w14:paraId="6A65783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83.2</w:t>
            </w:r>
          </w:p>
        </w:tc>
        <w:tc>
          <w:tcPr>
            <w:tcW w:w="425" w:type="pct"/>
            <w:noWrap/>
            <w:hideMark/>
          </w:tcPr>
          <w:p w14:paraId="51C2278E"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88.1</w:t>
            </w:r>
          </w:p>
        </w:tc>
        <w:tc>
          <w:tcPr>
            <w:tcW w:w="412" w:type="pct"/>
            <w:noWrap/>
            <w:hideMark/>
          </w:tcPr>
          <w:p w14:paraId="20744E4D"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28ECA00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54.0</w:t>
            </w:r>
          </w:p>
        </w:tc>
        <w:tc>
          <w:tcPr>
            <w:tcW w:w="425" w:type="pct"/>
            <w:noWrap/>
            <w:hideMark/>
          </w:tcPr>
          <w:p w14:paraId="18C45EB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50.9</w:t>
            </w:r>
          </w:p>
        </w:tc>
        <w:tc>
          <w:tcPr>
            <w:tcW w:w="425" w:type="pct"/>
            <w:noWrap/>
            <w:hideMark/>
          </w:tcPr>
          <w:p w14:paraId="4072B6CC"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57.1</w:t>
            </w:r>
          </w:p>
        </w:tc>
        <w:tc>
          <w:tcPr>
            <w:tcW w:w="425" w:type="pct"/>
            <w:noWrap/>
            <w:hideMark/>
          </w:tcPr>
          <w:p w14:paraId="0BDB96EA"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46.5</w:t>
            </w:r>
          </w:p>
        </w:tc>
        <w:tc>
          <w:tcPr>
            <w:tcW w:w="425" w:type="pct"/>
            <w:noWrap/>
            <w:hideMark/>
          </w:tcPr>
          <w:p w14:paraId="02394A94"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43.8</w:t>
            </w:r>
          </w:p>
        </w:tc>
        <w:tc>
          <w:tcPr>
            <w:tcW w:w="425" w:type="pct"/>
            <w:noWrap/>
            <w:hideMark/>
          </w:tcPr>
          <w:p w14:paraId="6AEED2C0"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49.2</w:t>
            </w:r>
          </w:p>
        </w:tc>
      </w:tr>
      <w:tr w:rsidR="002E5A83" w:rsidRPr="002E5A83" w14:paraId="001E903D"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1DA254ED"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77A0CE14"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6F0EC821"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80.6</w:t>
            </w:r>
          </w:p>
        </w:tc>
        <w:tc>
          <w:tcPr>
            <w:tcW w:w="425" w:type="pct"/>
            <w:noWrap/>
            <w:hideMark/>
          </w:tcPr>
          <w:p w14:paraId="2520855D"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78.8</w:t>
            </w:r>
          </w:p>
        </w:tc>
        <w:tc>
          <w:tcPr>
            <w:tcW w:w="425" w:type="pct"/>
            <w:noWrap/>
            <w:hideMark/>
          </w:tcPr>
          <w:p w14:paraId="6BA8FF7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82.4</w:t>
            </w:r>
          </w:p>
        </w:tc>
        <w:tc>
          <w:tcPr>
            <w:tcW w:w="412" w:type="pct"/>
            <w:noWrap/>
            <w:hideMark/>
          </w:tcPr>
          <w:p w14:paraId="4D5EAC9D"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4410D814"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34.0</w:t>
            </w:r>
          </w:p>
        </w:tc>
        <w:tc>
          <w:tcPr>
            <w:tcW w:w="425" w:type="pct"/>
            <w:noWrap/>
            <w:hideMark/>
          </w:tcPr>
          <w:p w14:paraId="553E5753"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31.1</w:t>
            </w:r>
          </w:p>
        </w:tc>
        <w:tc>
          <w:tcPr>
            <w:tcW w:w="425" w:type="pct"/>
            <w:noWrap/>
            <w:hideMark/>
          </w:tcPr>
          <w:p w14:paraId="53A8DFB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36.9</w:t>
            </w:r>
          </w:p>
        </w:tc>
        <w:tc>
          <w:tcPr>
            <w:tcW w:w="425" w:type="pct"/>
            <w:noWrap/>
            <w:hideMark/>
          </w:tcPr>
          <w:p w14:paraId="109C7F00"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29.3</w:t>
            </w:r>
          </w:p>
        </w:tc>
        <w:tc>
          <w:tcPr>
            <w:tcW w:w="425" w:type="pct"/>
            <w:noWrap/>
            <w:hideMark/>
          </w:tcPr>
          <w:p w14:paraId="5EC0E9F5"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26.8</w:t>
            </w:r>
          </w:p>
        </w:tc>
        <w:tc>
          <w:tcPr>
            <w:tcW w:w="425" w:type="pct"/>
            <w:noWrap/>
            <w:hideMark/>
          </w:tcPr>
          <w:p w14:paraId="29DC365E"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31.8</w:t>
            </w:r>
          </w:p>
        </w:tc>
      </w:tr>
      <w:tr w:rsidR="002E5A83" w:rsidRPr="002E5A83" w14:paraId="57F95436"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2F9030B4"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49A93A3D"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7C2C1E02"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64.3</w:t>
            </w:r>
          </w:p>
        </w:tc>
        <w:tc>
          <w:tcPr>
            <w:tcW w:w="425" w:type="pct"/>
            <w:noWrap/>
            <w:hideMark/>
          </w:tcPr>
          <w:p w14:paraId="4388297D"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62.7</w:t>
            </w:r>
          </w:p>
        </w:tc>
        <w:tc>
          <w:tcPr>
            <w:tcW w:w="425" w:type="pct"/>
            <w:noWrap/>
            <w:hideMark/>
          </w:tcPr>
          <w:p w14:paraId="59AC7680"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66.0</w:t>
            </w:r>
          </w:p>
        </w:tc>
        <w:tc>
          <w:tcPr>
            <w:tcW w:w="412" w:type="pct"/>
            <w:noWrap/>
            <w:hideMark/>
          </w:tcPr>
          <w:p w14:paraId="484B0163"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0811A98"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3E5F4B5"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57E9CC80"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F571C8C"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BEEFCBB"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6A624B8D"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00550C99"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13207C5A"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lastRenderedPageBreak/>
              <w:t>Women</w:t>
            </w:r>
          </w:p>
        </w:tc>
        <w:tc>
          <w:tcPr>
            <w:tcW w:w="448" w:type="pct"/>
            <w:noWrap/>
            <w:hideMark/>
          </w:tcPr>
          <w:p w14:paraId="604F4F47"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15-44</w:t>
            </w:r>
          </w:p>
        </w:tc>
        <w:tc>
          <w:tcPr>
            <w:tcW w:w="425" w:type="pct"/>
            <w:noWrap/>
            <w:hideMark/>
          </w:tcPr>
          <w:p w14:paraId="5DA134AD"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52.2</w:t>
            </w:r>
          </w:p>
        </w:tc>
        <w:tc>
          <w:tcPr>
            <w:tcW w:w="425" w:type="pct"/>
            <w:noWrap/>
            <w:hideMark/>
          </w:tcPr>
          <w:p w14:paraId="0C6EC18B"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32.4</w:t>
            </w:r>
          </w:p>
        </w:tc>
        <w:tc>
          <w:tcPr>
            <w:tcW w:w="425" w:type="pct"/>
            <w:noWrap/>
            <w:hideMark/>
          </w:tcPr>
          <w:p w14:paraId="1003AC2B"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72.0</w:t>
            </w:r>
          </w:p>
        </w:tc>
        <w:tc>
          <w:tcPr>
            <w:tcW w:w="412" w:type="pct"/>
            <w:noWrap/>
            <w:hideMark/>
          </w:tcPr>
          <w:p w14:paraId="77F0A9B6"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15-44</w:t>
            </w:r>
          </w:p>
        </w:tc>
        <w:tc>
          <w:tcPr>
            <w:tcW w:w="425" w:type="pct"/>
            <w:noWrap/>
            <w:hideMark/>
          </w:tcPr>
          <w:p w14:paraId="66AB9EE1"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60FB1001"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1AA1D048"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4CC00C6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EA9D397"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54273CD1"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2BE8C115"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59D107EC"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4329C75F"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45-54</w:t>
            </w:r>
          </w:p>
        </w:tc>
        <w:tc>
          <w:tcPr>
            <w:tcW w:w="425" w:type="pct"/>
            <w:noWrap/>
            <w:hideMark/>
          </w:tcPr>
          <w:p w14:paraId="34D2592F"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78.4</w:t>
            </w:r>
          </w:p>
        </w:tc>
        <w:tc>
          <w:tcPr>
            <w:tcW w:w="425" w:type="pct"/>
            <w:noWrap/>
            <w:hideMark/>
          </w:tcPr>
          <w:p w14:paraId="04B43978"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70.7</w:t>
            </w:r>
          </w:p>
        </w:tc>
        <w:tc>
          <w:tcPr>
            <w:tcW w:w="425" w:type="pct"/>
            <w:noWrap/>
            <w:hideMark/>
          </w:tcPr>
          <w:p w14:paraId="110D5875"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86.1</w:t>
            </w:r>
          </w:p>
        </w:tc>
        <w:tc>
          <w:tcPr>
            <w:tcW w:w="412" w:type="pct"/>
            <w:noWrap/>
            <w:hideMark/>
          </w:tcPr>
          <w:p w14:paraId="48074C42"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45-54</w:t>
            </w:r>
          </w:p>
        </w:tc>
        <w:tc>
          <w:tcPr>
            <w:tcW w:w="425" w:type="pct"/>
            <w:noWrap/>
            <w:hideMark/>
          </w:tcPr>
          <w:p w14:paraId="5B054BF4"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52.3</w:t>
            </w:r>
          </w:p>
        </w:tc>
        <w:tc>
          <w:tcPr>
            <w:tcW w:w="425" w:type="pct"/>
            <w:noWrap/>
            <w:hideMark/>
          </w:tcPr>
          <w:p w14:paraId="753FB085"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41.3</w:t>
            </w:r>
          </w:p>
        </w:tc>
        <w:tc>
          <w:tcPr>
            <w:tcW w:w="425" w:type="pct"/>
            <w:noWrap/>
            <w:hideMark/>
          </w:tcPr>
          <w:p w14:paraId="2763D933"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63.3</w:t>
            </w:r>
          </w:p>
        </w:tc>
        <w:tc>
          <w:tcPr>
            <w:tcW w:w="425" w:type="pct"/>
            <w:noWrap/>
            <w:hideMark/>
          </w:tcPr>
          <w:p w14:paraId="3C904F2C"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48.9</w:t>
            </w:r>
          </w:p>
        </w:tc>
        <w:tc>
          <w:tcPr>
            <w:tcW w:w="425" w:type="pct"/>
            <w:noWrap/>
            <w:hideMark/>
          </w:tcPr>
          <w:p w14:paraId="073A1611"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38.6</w:t>
            </w:r>
          </w:p>
        </w:tc>
        <w:tc>
          <w:tcPr>
            <w:tcW w:w="425" w:type="pct"/>
            <w:noWrap/>
            <w:hideMark/>
          </w:tcPr>
          <w:p w14:paraId="5A6D3DCD"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59.2</w:t>
            </w:r>
          </w:p>
        </w:tc>
      </w:tr>
      <w:tr w:rsidR="002E5A83" w:rsidRPr="002E5A83" w14:paraId="0E70E1EB"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1B4413C7"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1DB78845"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24F383C7"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78.2</w:t>
            </w:r>
          </w:p>
        </w:tc>
        <w:tc>
          <w:tcPr>
            <w:tcW w:w="425" w:type="pct"/>
            <w:noWrap/>
            <w:hideMark/>
          </w:tcPr>
          <w:p w14:paraId="2D13326D"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73.0</w:t>
            </w:r>
          </w:p>
        </w:tc>
        <w:tc>
          <w:tcPr>
            <w:tcW w:w="425" w:type="pct"/>
            <w:noWrap/>
            <w:hideMark/>
          </w:tcPr>
          <w:p w14:paraId="54823DDD"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83.3</w:t>
            </w:r>
          </w:p>
        </w:tc>
        <w:tc>
          <w:tcPr>
            <w:tcW w:w="412" w:type="pct"/>
            <w:noWrap/>
            <w:hideMark/>
          </w:tcPr>
          <w:p w14:paraId="238C1EF4"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518C3E0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0C35302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6F85CB58"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7AD6D41E"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1E948B7F"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43B83FB5"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5000FCE2"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1B979BB6"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223D5675"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262A88F8"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72.6</w:t>
            </w:r>
          </w:p>
        </w:tc>
        <w:tc>
          <w:tcPr>
            <w:tcW w:w="425" w:type="pct"/>
            <w:noWrap/>
            <w:hideMark/>
          </w:tcPr>
          <w:p w14:paraId="48D549FD"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69.2</w:t>
            </w:r>
          </w:p>
        </w:tc>
        <w:tc>
          <w:tcPr>
            <w:tcW w:w="425" w:type="pct"/>
            <w:noWrap/>
            <w:hideMark/>
          </w:tcPr>
          <w:p w14:paraId="39845C15"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w:t>
            </w:r>
          </w:p>
        </w:tc>
        <w:tc>
          <w:tcPr>
            <w:tcW w:w="412" w:type="pct"/>
            <w:noWrap/>
            <w:hideMark/>
          </w:tcPr>
          <w:p w14:paraId="25CD5E0F"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529E236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44.8</w:t>
            </w:r>
          </w:p>
        </w:tc>
        <w:tc>
          <w:tcPr>
            <w:tcW w:w="425" w:type="pct"/>
            <w:noWrap/>
            <w:hideMark/>
          </w:tcPr>
          <w:p w14:paraId="17C17BAB"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40.2</w:t>
            </w:r>
          </w:p>
        </w:tc>
        <w:tc>
          <w:tcPr>
            <w:tcW w:w="425" w:type="pct"/>
            <w:noWrap/>
            <w:hideMark/>
          </w:tcPr>
          <w:p w14:paraId="74B200A5"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49.5</w:t>
            </w:r>
          </w:p>
        </w:tc>
        <w:tc>
          <w:tcPr>
            <w:tcW w:w="425" w:type="pct"/>
            <w:noWrap/>
            <w:hideMark/>
          </w:tcPr>
          <w:p w14:paraId="6BCFBC9D"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41.9</w:t>
            </w:r>
          </w:p>
        </w:tc>
        <w:tc>
          <w:tcPr>
            <w:tcW w:w="425" w:type="pct"/>
            <w:noWrap/>
            <w:hideMark/>
          </w:tcPr>
          <w:p w14:paraId="1B83CAD9"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37.6</w:t>
            </w:r>
          </w:p>
        </w:tc>
        <w:tc>
          <w:tcPr>
            <w:tcW w:w="425" w:type="pct"/>
            <w:noWrap/>
            <w:hideMark/>
          </w:tcPr>
          <w:p w14:paraId="2A09AB65"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46.3</w:t>
            </w:r>
          </w:p>
        </w:tc>
      </w:tr>
      <w:tr w:rsidR="002E5A83" w:rsidRPr="002E5A83" w14:paraId="3802EBBC"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50F256F9"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7BFF655F"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0FE0E254"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55.5</w:t>
            </w:r>
          </w:p>
        </w:tc>
        <w:tc>
          <w:tcPr>
            <w:tcW w:w="425" w:type="pct"/>
            <w:noWrap/>
            <w:hideMark/>
          </w:tcPr>
          <w:p w14:paraId="41576AE3"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53.0</w:t>
            </w:r>
          </w:p>
        </w:tc>
        <w:tc>
          <w:tcPr>
            <w:tcW w:w="425" w:type="pct"/>
            <w:noWrap/>
            <w:hideMark/>
          </w:tcPr>
          <w:p w14:paraId="51AC4D0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58.0</w:t>
            </w:r>
          </w:p>
        </w:tc>
        <w:tc>
          <w:tcPr>
            <w:tcW w:w="412" w:type="pct"/>
            <w:noWrap/>
            <w:hideMark/>
          </w:tcPr>
          <w:p w14:paraId="5A14A33E"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64C77237"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27.3</w:t>
            </w:r>
          </w:p>
        </w:tc>
        <w:tc>
          <w:tcPr>
            <w:tcW w:w="425" w:type="pct"/>
            <w:noWrap/>
            <w:hideMark/>
          </w:tcPr>
          <w:p w14:paraId="52758903"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23.5</w:t>
            </w:r>
          </w:p>
        </w:tc>
        <w:tc>
          <w:tcPr>
            <w:tcW w:w="425" w:type="pct"/>
            <w:noWrap/>
            <w:hideMark/>
          </w:tcPr>
          <w:p w14:paraId="02161A8D"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31.0</w:t>
            </w:r>
          </w:p>
        </w:tc>
        <w:tc>
          <w:tcPr>
            <w:tcW w:w="425" w:type="pct"/>
            <w:noWrap/>
            <w:hideMark/>
          </w:tcPr>
          <w:p w14:paraId="25053A43"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25.5</w:t>
            </w:r>
          </w:p>
        </w:tc>
        <w:tc>
          <w:tcPr>
            <w:tcW w:w="425" w:type="pct"/>
            <w:noWrap/>
            <w:hideMark/>
          </w:tcPr>
          <w:p w14:paraId="5498E82B"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22.0</w:t>
            </w:r>
          </w:p>
        </w:tc>
        <w:tc>
          <w:tcPr>
            <w:tcW w:w="425" w:type="pct"/>
            <w:noWrap/>
            <w:hideMark/>
          </w:tcPr>
          <w:p w14:paraId="090FA393"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29.0</w:t>
            </w:r>
          </w:p>
        </w:tc>
      </w:tr>
      <w:tr w:rsidR="002E5A83" w:rsidRPr="002E5A83" w14:paraId="34F02632"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gridSpan w:val="2"/>
            <w:noWrap/>
            <w:hideMark/>
          </w:tcPr>
          <w:p w14:paraId="0608A881" w14:textId="7EBF6F83"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Stage 3</w:t>
            </w:r>
          </w:p>
        </w:tc>
        <w:tc>
          <w:tcPr>
            <w:tcW w:w="425" w:type="pct"/>
            <w:noWrap/>
            <w:hideMark/>
          </w:tcPr>
          <w:p w14:paraId="15350C5F"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2F285222"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8E3AFFA"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12" w:type="pct"/>
            <w:noWrap/>
            <w:hideMark/>
          </w:tcPr>
          <w:p w14:paraId="11E2EA8E"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494D102B"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2C721F82"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12F888F"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796909F"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636DFDB"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236A1F5"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79FB6013"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7BF61F1B"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Men</w:t>
            </w:r>
          </w:p>
        </w:tc>
        <w:tc>
          <w:tcPr>
            <w:tcW w:w="448" w:type="pct"/>
            <w:noWrap/>
            <w:hideMark/>
          </w:tcPr>
          <w:p w14:paraId="2C1451EF"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15-44</w:t>
            </w:r>
          </w:p>
        </w:tc>
        <w:tc>
          <w:tcPr>
            <w:tcW w:w="425" w:type="pct"/>
            <w:noWrap/>
            <w:hideMark/>
          </w:tcPr>
          <w:p w14:paraId="229812D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81.1</w:t>
            </w:r>
          </w:p>
        </w:tc>
        <w:tc>
          <w:tcPr>
            <w:tcW w:w="425" w:type="pct"/>
            <w:noWrap/>
            <w:hideMark/>
          </w:tcPr>
          <w:p w14:paraId="3F18AEB5"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64.7</w:t>
            </w:r>
          </w:p>
        </w:tc>
        <w:tc>
          <w:tcPr>
            <w:tcW w:w="425" w:type="pct"/>
            <w:noWrap/>
            <w:hideMark/>
          </w:tcPr>
          <w:p w14:paraId="30F32A59"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97.5</w:t>
            </w:r>
          </w:p>
        </w:tc>
        <w:tc>
          <w:tcPr>
            <w:tcW w:w="412" w:type="pct"/>
            <w:noWrap/>
            <w:hideMark/>
          </w:tcPr>
          <w:p w14:paraId="7BAC74F1"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15-54</w:t>
            </w:r>
          </w:p>
        </w:tc>
        <w:tc>
          <w:tcPr>
            <w:tcW w:w="425" w:type="pct"/>
            <w:noWrap/>
            <w:hideMark/>
          </w:tcPr>
          <w:p w14:paraId="220F2EE0"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3B85FB73"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1E0C4DD6"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5912C329"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FD5F37B"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DEA8BA1"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0527326A"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3BA1A8C5"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43D46EC0"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45-54</w:t>
            </w:r>
          </w:p>
        </w:tc>
        <w:tc>
          <w:tcPr>
            <w:tcW w:w="425" w:type="pct"/>
            <w:noWrap/>
            <w:hideMark/>
          </w:tcPr>
          <w:p w14:paraId="47A985C7"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83.4</w:t>
            </w:r>
          </w:p>
        </w:tc>
        <w:tc>
          <w:tcPr>
            <w:tcW w:w="425" w:type="pct"/>
            <w:noWrap/>
            <w:hideMark/>
          </w:tcPr>
          <w:p w14:paraId="4D7E0ED1"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75.1</w:t>
            </w:r>
          </w:p>
        </w:tc>
        <w:tc>
          <w:tcPr>
            <w:tcW w:w="425" w:type="pct"/>
            <w:noWrap/>
            <w:hideMark/>
          </w:tcPr>
          <w:p w14:paraId="780B3480"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91.7</w:t>
            </w:r>
          </w:p>
        </w:tc>
        <w:tc>
          <w:tcPr>
            <w:tcW w:w="412" w:type="pct"/>
            <w:noWrap/>
            <w:hideMark/>
          </w:tcPr>
          <w:p w14:paraId="60EA04C4"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0CC5AD32"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51.5</w:t>
            </w:r>
          </w:p>
        </w:tc>
        <w:tc>
          <w:tcPr>
            <w:tcW w:w="425" w:type="pct"/>
            <w:noWrap/>
            <w:hideMark/>
          </w:tcPr>
          <w:p w14:paraId="1692106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43.1</w:t>
            </w:r>
          </w:p>
        </w:tc>
        <w:tc>
          <w:tcPr>
            <w:tcW w:w="425" w:type="pct"/>
            <w:noWrap/>
            <w:hideMark/>
          </w:tcPr>
          <w:p w14:paraId="7C8C5D4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59.9</w:t>
            </w:r>
          </w:p>
        </w:tc>
        <w:tc>
          <w:tcPr>
            <w:tcW w:w="425" w:type="pct"/>
            <w:noWrap/>
            <w:hideMark/>
          </w:tcPr>
          <w:p w14:paraId="2FE3D539"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44.3</w:t>
            </w:r>
          </w:p>
        </w:tc>
        <w:tc>
          <w:tcPr>
            <w:tcW w:w="425" w:type="pct"/>
            <w:noWrap/>
            <w:hideMark/>
          </w:tcPr>
          <w:p w14:paraId="5277B091"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37.1</w:t>
            </w:r>
          </w:p>
        </w:tc>
        <w:tc>
          <w:tcPr>
            <w:tcW w:w="425" w:type="pct"/>
            <w:noWrap/>
            <w:hideMark/>
          </w:tcPr>
          <w:p w14:paraId="54BD81BE"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51.6</w:t>
            </w:r>
          </w:p>
        </w:tc>
      </w:tr>
      <w:tr w:rsidR="002E5A83" w:rsidRPr="002E5A83" w14:paraId="2AB3B584"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4BC5BE8F"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7C2C5AAC"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4C9F79C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78.2</w:t>
            </w:r>
          </w:p>
        </w:tc>
        <w:tc>
          <w:tcPr>
            <w:tcW w:w="425" w:type="pct"/>
            <w:noWrap/>
            <w:hideMark/>
          </w:tcPr>
          <w:p w14:paraId="1D10E7D2"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72.5</w:t>
            </w:r>
          </w:p>
        </w:tc>
        <w:tc>
          <w:tcPr>
            <w:tcW w:w="425" w:type="pct"/>
            <w:noWrap/>
            <w:hideMark/>
          </w:tcPr>
          <w:p w14:paraId="2C9A332A"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83.8</w:t>
            </w:r>
          </w:p>
        </w:tc>
        <w:tc>
          <w:tcPr>
            <w:tcW w:w="412" w:type="pct"/>
            <w:noWrap/>
            <w:hideMark/>
          </w:tcPr>
          <w:p w14:paraId="32A99DDD"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3019E554"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48.0</w:t>
            </w:r>
          </w:p>
        </w:tc>
        <w:tc>
          <w:tcPr>
            <w:tcW w:w="425" w:type="pct"/>
            <w:noWrap/>
            <w:hideMark/>
          </w:tcPr>
          <w:p w14:paraId="6C7F8A46"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42.4</w:t>
            </w:r>
          </w:p>
        </w:tc>
        <w:tc>
          <w:tcPr>
            <w:tcW w:w="425" w:type="pct"/>
            <w:noWrap/>
            <w:hideMark/>
          </w:tcPr>
          <w:p w14:paraId="73E8998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53.7</w:t>
            </w:r>
          </w:p>
        </w:tc>
        <w:tc>
          <w:tcPr>
            <w:tcW w:w="425" w:type="pct"/>
            <w:noWrap/>
            <w:hideMark/>
          </w:tcPr>
          <w:p w14:paraId="3D580626"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41.3</w:t>
            </w:r>
          </w:p>
        </w:tc>
        <w:tc>
          <w:tcPr>
            <w:tcW w:w="425" w:type="pct"/>
            <w:noWrap/>
            <w:hideMark/>
          </w:tcPr>
          <w:p w14:paraId="74F0BBBD"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36.5</w:t>
            </w:r>
          </w:p>
        </w:tc>
        <w:tc>
          <w:tcPr>
            <w:tcW w:w="425" w:type="pct"/>
            <w:noWrap/>
            <w:hideMark/>
          </w:tcPr>
          <w:p w14:paraId="525F3CFE"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46.2</w:t>
            </w:r>
          </w:p>
        </w:tc>
      </w:tr>
      <w:tr w:rsidR="002E5A83" w:rsidRPr="002E5A83" w14:paraId="5F07CC57"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4B47493E"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08D1A386"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6D7AF08B"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75.5</w:t>
            </w:r>
          </w:p>
        </w:tc>
        <w:tc>
          <w:tcPr>
            <w:tcW w:w="425" w:type="pct"/>
            <w:noWrap/>
            <w:hideMark/>
          </w:tcPr>
          <w:p w14:paraId="206AEC6D"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71.9</w:t>
            </w:r>
          </w:p>
        </w:tc>
        <w:tc>
          <w:tcPr>
            <w:tcW w:w="425" w:type="pct"/>
            <w:noWrap/>
            <w:hideMark/>
          </w:tcPr>
          <w:p w14:paraId="40FCC2AD"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79.1</w:t>
            </w:r>
          </w:p>
        </w:tc>
        <w:tc>
          <w:tcPr>
            <w:tcW w:w="412" w:type="pct"/>
            <w:noWrap/>
            <w:hideMark/>
          </w:tcPr>
          <w:p w14:paraId="3BC53FB7"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192A134B"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31.8</w:t>
            </w:r>
          </w:p>
        </w:tc>
        <w:tc>
          <w:tcPr>
            <w:tcW w:w="425" w:type="pct"/>
            <w:noWrap/>
            <w:hideMark/>
          </w:tcPr>
          <w:p w14:paraId="7E32E67B"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26.5</w:t>
            </w:r>
          </w:p>
        </w:tc>
        <w:tc>
          <w:tcPr>
            <w:tcW w:w="425" w:type="pct"/>
            <w:noWrap/>
            <w:hideMark/>
          </w:tcPr>
          <w:p w14:paraId="01C0EC68"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37.1</w:t>
            </w:r>
          </w:p>
        </w:tc>
        <w:tc>
          <w:tcPr>
            <w:tcW w:w="425" w:type="pct"/>
            <w:noWrap/>
            <w:hideMark/>
          </w:tcPr>
          <w:p w14:paraId="6139FEA9"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27.4</w:t>
            </w:r>
          </w:p>
        </w:tc>
        <w:tc>
          <w:tcPr>
            <w:tcW w:w="425" w:type="pct"/>
            <w:noWrap/>
            <w:hideMark/>
          </w:tcPr>
          <w:p w14:paraId="08EB9209"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22.8</w:t>
            </w:r>
          </w:p>
        </w:tc>
        <w:tc>
          <w:tcPr>
            <w:tcW w:w="425" w:type="pct"/>
            <w:noWrap/>
            <w:hideMark/>
          </w:tcPr>
          <w:p w14:paraId="504E1851"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31.9</w:t>
            </w:r>
          </w:p>
        </w:tc>
      </w:tr>
      <w:tr w:rsidR="002E5A83" w:rsidRPr="002E5A83" w14:paraId="0571EAC4"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49371B8B"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62287996"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45CD6461"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59.8</w:t>
            </w:r>
          </w:p>
        </w:tc>
        <w:tc>
          <w:tcPr>
            <w:tcW w:w="425" w:type="pct"/>
            <w:noWrap/>
            <w:hideMark/>
          </w:tcPr>
          <w:p w14:paraId="7390C4D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56.1</w:t>
            </w:r>
          </w:p>
        </w:tc>
        <w:tc>
          <w:tcPr>
            <w:tcW w:w="425" w:type="pct"/>
            <w:noWrap/>
            <w:hideMark/>
          </w:tcPr>
          <w:p w14:paraId="13DD3425"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63.4</w:t>
            </w:r>
          </w:p>
        </w:tc>
        <w:tc>
          <w:tcPr>
            <w:tcW w:w="412" w:type="pct"/>
            <w:noWrap/>
            <w:hideMark/>
          </w:tcPr>
          <w:p w14:paraId="28262B9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5B63D40A"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1FCA71B4"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478D9B6"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1B44F45C"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F5F2DB6"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4169731D"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3E856265"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7E4822C3"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Women</w:t>
            </w:r>
          </w:p>
        </w:tc>
        <w:tc>
          <w:tcPr>
            <w:tcW w:w="448" w:type="pct"/>
            <w:noWrap/>
            <w:hideMark/>
          </w:tcPr>
          <w:p w14:paraId="306A9092"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15-44</w:t>
            </w:r>
          </w:p>
        </w:tc>
        <w:tc>
          <w:tcPr>
            <w:tcW w:w="425" w:type="pct"/>
            <w:noWrap/>
            <w:hideMark/>
          </w:tcPr>
          <w:p w14:paraId="03390317"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75.1</w:t>
            </w:r>
          </w:p>
        </w:tc>
        <w:tc>
          <w:tcPr>
            <w:tcW w:w="425" w:type="pct"/>
            <w:noWrap/>
            <w:hideMark/>
          </w:tcPr>
          <w:p w14:paraId="3D3838DC"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54.6</w:t>
            </w:r>
          </w:p>
        </w:tc>
        <w:tc>
          <w:tcPr>
            <w:tcW w:w="425" w:type="pct"/>
            <w:noWrap/>
            <w:hideMark/>
          </w:tcPr>
          <w:p w14:paraId="30EA2FE9"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95.5</w:t>
            </w:r>
          </w:p>
        </w:tc>
        <w:tc>
          <w:tcPr>
            <w:tcW w:w="412" w:type="pct"/>
            <w:noWrap/>
            <w:hideMark/>
          </w:tcPr>
          <w:p w14:paraId="233CBBE9"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15-44</w:t>
            </w:r>
          </w:p>
        </w:tc>
        <w:tc>
          <w:tcPr>
            <w:tcW w:w="425" w:type="pct"/>
            <w:noWrap/>
            <w:hideMark/>
          </w:tcPr>
          <w:p w14:paraId="6C01B14F"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17FC1179"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3C37067B"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26006704"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87CBF1E"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64BCEAB7"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448C755A"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1E1C9675"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49C4D135"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45-54</w:t>
            </w:r>
          </w:p>
        </w:tc>
        <w:tc>
          <w:tcPr>
            <w:tcW w:w="425" w:type="pct"/>
            <w:noWrap/>
            <w:hideMark/>
          </w:tcPr>
          <w:p w14:paraId="1E9ABBC4"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72.4</w:t>
            </w:r>
          </w:p>
        </w:tc>
        <w:tc>
          <w:tcPr>
            <w:tcW w:w="425" w:type="pct"/>
            <w:noWrap/>
            <w:hideMark/>
          </w:tcPr>
          <w:p w14:paraId="31221C0E"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60.6</w:t>
            </w:r>
          </w:p>
        </w:tc>
        <w:tc>
          <w:tcPr>
            <w:tcW w:w="425" w:type="pct"/>
            <w:noWrap/>
            <w:hideMark/>
          </w:tcPr>
          <w:p w14:paraId="049B145D"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84.3</w:t>
            </w:r>
          </w:p>
        </w:tc>
        <w:tc>
          <w:tcPr>
            <w:tcW w:w="412" w:type="pct"/>
            <w:noWrap/>
            <w:hideMark/>
          </w:tcPr>
          <w:p w14:paraId="4C68EE01"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45-54</w:t>
            </w:r>
          </w:p>
        </w:tc>
        <w:tc>
          <w:tcPr>
            <w:tcW w:w="425" w:type="pct"/>
            <w:noWrap/>
            <w:hideMark/>
          </w:tcPr>
          <w:p w14:paraId="707F7B5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65ACD1A3"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31F34A3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5D73A87A"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9133181"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05EEBE5"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37F286A3"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5B7ECA45"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2A22AB55"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0F13B5CC"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76.0</w:t>
            </w:r>
          </w:p>
        </w:tc>
        <w:tc>
          <w:tcPr>
            <w:tcW w:w="425" w:type="pct"/>
            <w:noWrap/>
            <w:hideMark/>
          </w:tcPr>
          <w:p w14:paraId="02320564"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67.1</w:t>
            </w:r>
          </w:p>
        </w:tc>
        <w:tc>
          <w:tcPr>
            <w:tcW w:w="425" w:type="pct"/>
            <w:noWrap/>
            <w:hideMark/>
          </w:tcPr>
          <w:p w14:paraId="54057C3B"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84.8</w:t>
            </w:r>
          </w:p>
        </w:tc>
        <w:tc>
          <w:tcPr>
            <w:tcW w:w="412" w:type="pct"/>
            <w:noWrap/>
            <w:hideMark/>
          </w:tcPr>
          <w:p w14:paraId="717BD865"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3729A04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43.0</w:t>
            </w:r>
          </w:p>
        </w:tc>
        <w:tc>
          <w:tcPr>
            <w:tcW w:w="425" w:type="pct"/>
            <w:noWrap/>
            <w:hideMark/>
          </w:tcPr>
          <w:p w14:paraId="52F70BA0"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35.0</w:t>
            </w:r>
          </w:p>
        </w:tc>
        <w:tc>
          <w:tcPr>
            <w:tcW w:w="425" w:type="pct"/>
            <w:noWrap/>
            <w:hideMark/>
          </w:tcPr>
          <w:p w14:paraId="6A85E3AC"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50.9</w:t>
            </w:r>
          </w:p>
        </w:tc>
        <w:tc>
          <w:tcPr>
            <w:tcW w:w="425" w:type="pct"/>
            <w:noWrap/>
            <w:hideMark/>
          </w:tcPr>
          <w:p w14:paraId="2D7C2290"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40.2</w:t>
            </w:r>
          </w:p>
        </w:tc>
        <w:tc>
          <w:tcPr>
            <w:tcW w:w="425" w:type="pct"/>
            <w:noWrap/>
            <w:hideMark/>
          </w:tcPr>
          <w:p w14:paraId="0E46C96E"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32.7</w:t>
            </w:r>
          </w:p>
        </w:tc>
        <w:tc>
          <w:tcPr>
            <w:tcW w:w="425" w:type="pct"/>
            <w:noWrap/>
            <w:hideMark/>
          </w:tcPr>
          <w:p w14:paraId="4CAA2FA4"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47.6</w:t>
            </w:r>
          </w:p>
        </w:tc>
      </w:tr>
      <w:tr w:rsidR="002E5A83" w:rsidRPr="002E5A83" w14:paraId="31033140"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6E23EFCE"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73B3B4CF"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502C5685"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65.8</w:t>
            </w:r>
          </w:p>
        </w:tc>
        <w:tc>
          <w:tcPr>
            <w:tcW w:w="425" w:type="pct"/>
            <w:noWrap/>
            <w:hideMark/>
          </w:tcPr>
          <w:p w14:paraId="500006C1"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59.8</w:t>
            </w:r>
          </w:p>
        </w:tc>
        <w:tc>
          <w:tcPr>
            <w:tcW w:w="425" w:type="pct"/>
            <w:noWrap/>
            <w:hideMark/>
          </w:tcPr>
          <w:p w14:paraId="2C0FFD2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71.8</w:t>
            </w:r>
          </w:p>
        </w:tc>
        <w:tc>
          <w:tcPr>
            <w:tcW w:w="412" w:type="pct"/>
            <w:noWrap/>
            <w:hideMark/>
          </w:tcPr>
          <w:p w14:paraId="7C703967"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78571C00"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18.1</w:t>
            </w:r>
          </w:p>
        </w:tc>
        <w:tc>
          <w:tcPr>
            <w:tcW w:w="425" w:type="pct"/>
            <w:noWrap/>
            <w:hideMark/>
          </w:tcPr>
          <w:p w14:paraId="40DA284E"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11.9</w:t>
            </w:r>
          </w:p>
        </w:tc>
        <w:tc>
          <w:tcPr>
            <w:tcW w:w="425" w:type="pct"/>
            <w:noWrap/>
            <w:hideMark/>
          </w:tcPr>
          <w:p w14:paraId="0C491F5E"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24.3</w:t>
            </w:r>
          </w:p>
        </w:tc>
        <w:tc>
          <w:tcPr>
            <w:tcW w:w="425" w:type="pct"/>
            <w:noWrap/>
            <w:hideMark/>
          </w:tcPr>
          <w:p w14:paraId="6C450341"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16.9</w:t>
            </w:r>
          </w:p>
        </w:tc>
        <w:tc>
          <w:tcPr>
            <w:tcW w:w="425" w:type="pct"/>
            <w:noWrap/>
            <w:hideMark/>
          </w:tcPr>
          <w:p w14:paraId="2E9AD7F7"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11.1</w:t>
            </w:r>
          </w:p>
        </w:tc>
        <w:tc>
          <w:tcPr>
            <w:tcW w:w="425" w:type="pct"/>
            <w:noWrap/>
            <w:hideMark/>
          </w:tcPr>
          <w:p w14:paraId="055BE23F"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22.7</w:t>
            </w:r>
          </w:p>
        </w:tc>
      </w:tr>
      <w:tr w:rsidR="002E5A83" w:rsidRPr="002E5A83" w14:paraId="489A2DE7"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62853E16"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2CABCA07"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557247EE"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42.9</w:t>
            </w:r>
          </w:p>
        </w:tc>
        <w:tc>
          <w:tcPr>
            <w:tcW w:w="425" w:type="pct"/>
            <w:noWrap/>
            <w:hideMark/>
          </w:tcPr>
          <w:p w14:paraId="1C3E6A0D"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37.9</w:t>
            </w:r>
          </w:p>
        </w:tc>
        <w:tc>
          <w:tcPr>
            <w:tcW w:w="425" w:type="pct"/>
            <w:noWrap/>
            <w:hideMark/>
          </w:tcPr>
          <w:p w14:paraId="2177407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48.0</w:t>
            </w:r>
          </w:p>
        </w:tc>
        <w:tc>
          <w:tcPr>
            <w:tcW w:w="412" w:type="pct"/>
            <w:noWrap/>
            <w:hideMark/>
          </w:tcPr>
          <w:p w14:paraId="76F1544B"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233BC87E"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25" w:type="pct"/>
            <w:noWrap/>
            <w:hideMark/>
          </w:tcPr>
          <w:p w14:paraId="47875E5E"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25" w:type="pct"/>
            <w:noWrap/>
            <w:hideMark/>
          </w:tcPr>
          <w:p w14:paraId="2F3C18C3"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25" w:type="pct"/>
            <w:noWrap/>
            <w:hideMark/>
          </w:tcPr>
          <w:p w14:paraId="2F8EB7CC"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112DE77A"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2915E90C"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4422FFD4"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762" w:type="pct"/>
            <w:gridSpan w:val="2"/>
            <w:noWrap/>
            <w:hideMark/>
          </w:tcPr>
          <w:p w14:paraId="6CFF83AA" w14:textId="5506FCC1"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Stage 4</w:t>
            </w:r>
          </w:p>
        </w:tc>
        <w:tc>
          <w:tcPr>
            <w:tcW w:w="425" w:type="pct"/>
            <w:noWrap/>
            <w:hideMark/>
          </w:tcPr>
          <w:p w14:paraId="216B0C51"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22C44722"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5EE9B6AC"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12" w:type="pct"/>
            <w:noWrap/>
            <w:hideMark/>
          </w:tcPr>
          <w:p w14:paraId="4711BDB9"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EA848DD"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68FFF3EA"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E3D4999"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503D5A82"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5CC60497"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3AB0D1E"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77905EDD"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0DBD503F"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Men</w:t>
            </w:r>
          </w:p>
        </w:tc>
        <w:tc>
          <w:tcPr>
            <w:tcW w:w="448" w:type="pct"/>
            <w:noWrap/>
            <w:hideMark/>
          </w:tcPr>
          <w:p w14:paraId="32BC2767"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15-44</w:t>
            </w:r>
          </w:p>
        </w:tc>
        <w:tc>
          <w:tcPr>
            <w:tcW w:w="425" w:type="pct"/>
            <w:noWrap/>
            <w:hideMark/>
          </w:tcPr>
          <w:p w14:paraId="77405BD4"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47.9</w:t>
            </w:r>
          </w:p>
        </w:tc>
        <w:tc>
          <w:tcPr>
            <w:tcW w:w="425" w:type="pct"/>
            <w:noWrap/>
            <w:hideMark/>
          </w:tcPr>
          <w:p w14:paraId="7B0FC3CE"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33.7</w:t>
            </w:r>
          </w:p>
        </w:tc>
        <w:tc>
          <w:tcPr>
            <w:tcW w:w="425" w:type="pct"/>
            <w:noWrap/>
            <w:hideMark/>
          </w:tcPr>
          <w:p w14:paraId="26D7B657"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62.1</w:t>
            </w:r>
          </w:p>
        </w:tc>
        <w:tc>
          <w:tcPr>
            <w:tcW w:w="412" w:type="pct"/>
            <w:noWrap/>
            <w:hideMark/>
          </w:tcPr>
          <w:p w14:paraId="3C7AEEDD"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15-54</w:t>
            </w:r>
          </w:p>
        </w:tc>
        <w:tc>
          <w:tcPr>
            <w:tcW w:w="425" w:type="pct"/>
            <w:noWrap/>
            <w:hideMark/>
          </w:tcPr>
          <w:p w14:paraId="532A6428"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1C514480"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74BDA08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29C4B742"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AB732D1"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612585F1"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11FFE15D"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78944F33"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6CAF4EBC"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45-54</w:t>
            </w:r>
          </w:p>
        </w:tc>
        <w:tc>
          <w:tcPr>
            <w:tcW w:w="425" w:type="pct"/>
            <w:noWrap/>
            <w:hideMark/>
          </w:tcPr>
          <w:p w14:paraId="1C6C8234"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44.9</w:t>
            </w:r>
          </w:p>
        </w:tc>
        <w:tc>
          <w:tcPr>
            <w:tcW w:w="425" w:type="pct"/>
            <w:noWrap/>
            <w:hideMark/>
          </w:tcPr>
          <w:p w14:paraId="09CBBAC5"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37.6</w:t>
            </w:r>
          </w:p>
        </w:tc>
        <w:tc>
          <w:tcPr>
            <w:tcW w:w="425" w:type="pct"/>
            <w:noWrap/>
            <w:hideMark/>
          </w:tcPr>
          <w:p w14:paraId="67C8BBAE"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52.1</w:t>
            </w:r>
          </w:p>
        </w:tc>
        <w:tc>
          <w:tcPr>
            <w:tcW w:w="412" w:type="pct"/>
            <w:noWrap/>
            <w:hideMark/>
          </w:tcPr>
          <w:p w14:paraId="1AD4F12F"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76354BE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75AE913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4507091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t>
            </w:r>
          </w:p>
        </w:tc>
        <w:tc>
          <w:tcPr>
            <w:tcW w:w="425" w:type="pct"/>
            <w:noWrap/>
            <w:hideMark/>
          </w:tcPr>
          <w:p w14:paraId="39F54E50"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12CA366C"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2967B2A"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64F9F39D"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20755DDE"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519EC026"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523E5BFA"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42.3</w:t>
            </w:r>
          </w:p>
        </w:tc>
        <w:tc>
          <w:tcPr>
            <w:tcW w:w="425" w:type="pct"/>
            <w:noWrap/>
            <w:hideMark/>
          </w:tcPr>
          <w:p w14:paraId="3D5B6E6C"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38.1</w:t>
            </w:r>
          </w:p>
        </w:tc>
        <w:tc>
          <w:tcPr>
            <w:tcW w:w="425" w:type="pct"/>
            <w:noWrap/>
            <w:hideMark/>
          </w:tcPr>
          <w:p w14:paraId="77A7EE96"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46.5</w:t>
            </w:r>
          </w:p>
        </w:tc>
        <w:tc>
          <w:tcPr>
            <w:tcW w:w="412" w:type="pct"/>
            <w:noWrap/>
            <w:hideMark/>
          </w:tcPr>
          <w:p w14:paraId="0078EA08"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39B6D9FF"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14.2</w:t>
            </w:r>
          </w:p>
        </w:tc>
        <w:tc>
          <w:tcPr>
            <w:tcW w:w="425" w:type="pct"/>
            <w:noWrap/>
            <w:hideMark/>
          </w:tcPr>
          <w:p w14:paraId="36D5E21B"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10.4</w:t>
            </w:r>
          </w:p>
        </w:tc>
        <w:tc>
          <w:tcPr>
            <w:tcW w:w="425" w:type="pct"/>
            <w:noWrap/>
            <w:hideMark/>
          </w:tcPr>
          <w:p w14:paraId="464FFC47"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17.9</w:t>
            </w:r>
          </w:p>
        </w:tc>
        <w:tc>
          <w:tcPr>
            <w:tcW w:w="425" w:type="pct"/>
            <w:noWrap/>
            <w:hideMark/>
          </w:tcPr>
          <w:p w14:paraId="058DFACD"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12.2</w:t>
            </w:r>
          </w:p>
        </w:tc>
        <w:tc>
          <w:tcPr>
            <w:tcW w:w="425" w:type="pct"/>
            <w:noWrap/>
            <w:hideMark/>
          </w:tcPr>
          <w:p w14:paraId="32DB3722"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9.0</w:t>
            </w:r>
          </w:p>
        </w:tc>
        <w:tc>
          <w:tcPr>
            <w:tcW w:w="425" w:type="pct"/>
            <w:noWrap/>
            <w:hideMark/>
          </w:tcPr>
          <w:p w14:paraId="1EDED0B8"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15.4</w:t>
            </w:r>
          </w:p>
        </w:tc>
      </w:tr>
      <w:tr w:rsidR="002E5A83" w:rsidRPr="002E5A83" w14:paraId="05205CC4"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6403C6E5"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7FF21881"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05A2FA7D"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43.0</w:t>
            </w:r>
          </w:p>
        </w:tc>
        <w:tc>
          <w:tcPr>
            <w:tcW w:w="425" w:type="pct"/>
            <w:noWrap/>
            <w:hideMark/>
          </w:tcPr>
          <w:p w14:paraId="587036F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40.4</w:t>
            </w:r>
          </w:p>
        </w:tc>
        <w:tc>
          <w:tcPr>
            <w:tcW w:w="425" w:type="pct"/>
            <w:noWrap/>
            <w:hideMark/>
          </w:tcPr>
          <w:p w14:paraId="63FAA735"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45.7</w:t>
            </w:r>
          </w:p>
        </w:tc>
        <w:tc>
          <w:tcPr>
            <w:tcW w:w="412" w:type="pct"/>
            <w:noWrap/>
            <w:hideMark/>
          </w:tcPr>
          <w:p w14:paraId="21ED7C8A"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2ECF7D45"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15.4</w:t>
            </w:r>
          </w:p>
        </w:tc>
        <w:tc>
          <w:tcPr>
            <w:tcW w:w="425" w:type="pct"/>
            <w:noWrap/>
            <w:hideMark/>
          </w:tcPr>
          <w:p w14:paraId="69059050"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12.9</w:t>
            </w:r>
          </w:p>
        </w:tc>
        <w:tc>
          <w:tcPr>
            <w:tcW w:w="425" w:type="pct"/>
            <w:noWrap/>
            <w:hideMark/>
          </w:tcPr>
          <w:p w14:paraId="157E3B82"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18.0</w:t>
            </w:r>
          </w:p>
        </w:tc>
        <w:tc>
          <w:tcPr>
            <w:tcW w:w="425" w:type="pct"/>
            <w:noWrap/>
            <w:hideMark/>
          </w:tcPr>
          <w:p w14:paraId="26BDBA07"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13.3</w:t>
            </w:r>
          </w:p>
        </w:tc>
        <w:tc>
          <w:tcPr>
            <w:tcW w:w="425" w:type="pct"/>
            <w:noWrap/>
            <w:hideMark/>
          </w:tcPr>
          <w:p w14:paraId="5796632D"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11.1</w:t>
            </w:r>
          </w:p>
        </w:tc>
        <w:tc>
          <w:tcPr>
            <w:tcW w:w="425" w:type="pct"/>
            <w:noWrap/>
            <w:hideMark/>
          </w:tcPr>
          <w:p w14:paraId="3F679DDF" w14:textId="77777777" w:rsidR="002E5A83" w:rsidRPr="002E5A83" w:rsidRDefault="002E5A83" w:rsidP="002E5A83">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15.5</w:t>
            </w:r>
          </w:p>
        </w:tc>
      </w:tr>
      <w:tr w:rsidR="002E5A83" w:rsidRPr="002E5A83" w14:paraId="6E055454"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45937C22"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460DEF48"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1FA16936"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28.3</w:t>
            </w:r>
          </w:p>
        </w:tc>
        <w:tc>
          <w:tcPr>
            <w:tcW w:w="425" w:type="pct"/>
            <w:noWrap/>
            <w:hideMark/>
          </w:tcPr>
          <w:p w14:paraId="0E4DFE1C"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26.3</w:t>
            </w:r>
          </w:p>
        </w:tc>
        <w:tc>
          <w:tcPr>
            <w:tcW w:w="425" w:type="pct"/>
            <w:noWrap/>
            <w:hideMark/>
          </w:tcPr>
          <w:p w14:paraId="611A2234"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30.3</w:t>
            </w:r>
          </w:p>
        </w:tc>
        <w:tc>
          <w:tcPr>
            <w:tcW w:w="412" w:type="pct"/>
            <w:noWrap/>
            <w:hideMark/>
          </w:tcPr>
          <w:p w14:paraId="429F2146"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All ages</w:t>
            </w:r>
          </w:p>
        </w:tc>
        <w:tc>
          <w:tcPr>
            <w:tcW w:w="425" w:type="pct"/>
            <w:noWrap/>
            <w:hideMark/>
          </w:tcPr>
          <w:p w14:paraId="6DCC41FC"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500C4C4B"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2D7BAE2"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29291737"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286C6BC8"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626F971E"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30910D91"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5D811313"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Women</w:t>
            </w:r>
          </w:p>
        </w:tc>
        <w:tc>
          <w:tcPr>
            <w:tcW w:w="448" w:type="pct"/>
            <w:noWrap/>
            <w:hideMark/>
          </w:tcPr>
          <w:p w14:paraId="3BC5A3C8"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15-44</w:t>
            </w:r>
          </w:p>
        </w:tc>
        <w:tc>
          <w:tcPr>
            <w:tcW w:w="425" w:type="pct"/>
            <w:noWrap/>
            <w:hideMark/>
          </w:tcPr>
          <w:p w14:paraId="28290E5E"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36.0</w:t>
            </w:r>
          </w:p>
        </w:tc>
        <w:tc>
          <w:tcPr>
            <w:tcW w:w="425" w:type="pct"/>
            <w:noWrap/>
            <w:hideMark/>
          </w:tcPr>
          <w:p w14:paraId="4A18F667"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24.4</w:t>
            </w:r>
          </w:p>
        </w:tc>
        <w:tc>
          <w:tcPr>
            <w:tcW w:w="425" w:type="pct"/>
            <w:noWrap/>
            <w:hideMark/>
          </w:tcPr>
          <w:p w14:paraId="3AB1A77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47.6</w:t>
            </w:r>
          </w:p>
        </w:tc>
        <w:tc>
          <w:tcPr>
            <w:tcW w:w="412" w:type="pct"/>
            <w:noWrap/>
            <w:hideMark/>
          </w:tcPr>
          <w:p w14:paraId="4C730043"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2DDD75D"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439C007F"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52CBEFC3"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4B9EDB1"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1BE0A80C"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149B9ADF"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22456A99" w14:textId="77777777" w:rsidTr="00E541B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4" w:type="pct"/>
            <w:noWrap/>
            <w:hideMark/>
          </w:tcPr>
          <w:p w14:paraId="47C24220"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026FA649"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45-54</w:t>
            </w:r>
          </w:p>
        </w:tc>
        <w:tc>
          <w:tcPr>
            <w:tcW w:w="425" w:type="pct"/>
            <w:noWrap/>
            <w:hideMark/>
          </w:tcPr>
          <w:p w14:paraId="104AFE23"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37.3</w:t>
            </w:r>
          </w:p>
        </w:tc>
        <w:tc>
          <w:tcPr>
            <w:tcW w:w="425" w:type="pct"/>
            <w:noWrap/>
            <w:hideMark/>
          </w:tcPr>
          <w:p w14:paraId="2804405D"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29.5</w:t>
            </w:r>
          </w:p>
        </w:tc>
        <w:tc>
          <w:tcPr>
            <w:tcW w:w="425" w:type="pct"/>
            <w:noWrap/>
            <w:hideMark/>
          </w:tcPr>
          <w:p w14:paraId="4625EA61"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45.1</w:t>
            </w:r>
          </w:p>
        </w:tc>
        <w:tc>
          <w:tcPr>
            <w:tcW w:w="412" w:type="pct"/>
            <w:hideMark/>
          </w:tcPr>
          <w:p w14:paraId="379D66BA"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All ages, women</w:t>
            </w:r>
          </w:p>
        </w:tc>
        <w:tc>
          <w:tcPr>
            <w:tcW w:w="425" w:type="pct"/>
            <w:noWrap/>
            <w:hideMark/>
          </w:tcPr>
          <w:p w14:paraId="2C7ABF18"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8.3</w:t>
            </w:r>
          </w:p>
        </w:tc>
        <w:tc>
          <w:tcPr>
            <w:tcW w:w="425" w:type="pct"/>
            <w:noWrap/>
            <w:hideMark/>
          </w:tcPr>
          <w:p w14:paraId="7C01C72B"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6.7</w:t>
            </w:r>
          </w:p>
        </w:tc>
        <w:tc>
          <w:tcPr>
            <w:tcW w:w="425" w:type="pct"/>
            <w:noWrap/>
            <w:hideMark/>
          </w:tcPr>
          <w:p w14:paraId="6B42B973"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9.9</w:t>
            </w:r>
          </w:p>
        </w:tc>
        <w:tc>
          <w:tcPr>
            <w:tcW w:w="425" w:type="pct"/>
            <w:noWrap/>
            <w:hideMark/>
          </w:tcPr>
          <w:p w14:paraId="79D1624A"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7.8</w:t>
            </w:r>
          </w:p>
        </w:tc>
        <w:tc>
          <w:tcPr>
            <w:tcW w:w="425" w:type="pct"/>
            <w:noWrap/>
            <w:hideMark/>
          </w:tcPr>
          <w:p w14:paraId="70B4B847"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6.3</w:t>
            </w:r>
          </w:p>
        </w:tc>
        <w:tc>
          <w:tcPr>
            <w:tcW w:w="425" w:type="pct"/>
            <w:noWrap/>
            <w:hideMark/>
          </w:tcPr>
          <w:p w14:paraId="600E5E52" w14:textId="77777777" w:rsidR="002E5A83" w:rsidRPr="002E5A83" w:rsidRDefault="002E5A83" w:rsidP="002E5A83">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GB"/>
              </w:rPr>
            </w:pPr>
            <w:r w:rsidRPr="002E5A83">
              <w:rPr>
                <w:rFonts w:ascii="Times New Roman" w:eastAsia="Times New Roman" w:hAnsi="Times New Roman" w:cs="Times New Roman"/>
                <w:color w:val="000000"/>
                <w:sz w:val="18"/>
                <w:szCs w:val="18"/>
                <w:lang w:eastAsia="en-GB"/>
              </w:rPr>
              <w:t>9.3</w:t>
            </w:r>
          </w:p>
        </w:tc>
      </w:tr>
      <w:tr w:rsidR="002E5A83" w:rsidRPr="002E5A83" w14:paraId="772D3BCA" w14:textId="77777777" w:rsidTr="00E541BB">
        <w:trPr>
          <w:trHeight w:val="525"/>
        </w:trPr>
        <w:tc>
          <w:tcPr>
            <w:cnfStyle w:val="001000000000" w:firstRow="0" w:lastRow="0" w:firstColumn="1" w:lastColumn="0" w:oddVBand="0" w:evenVBand="0" w:oddHBand="0" w:evenHBand="0" w:firstRowFirstColumn="0" w:firstRowLastColumn="0" w:lastRowFirstColumn="0" w:lastRowLastColumn="0"/>
            <w:tcW w:w="314" w:type="pct"/>
            <w:noWrap/>
            <w:hideMark/>
          </w:tcPr>
          <w:p w14:paraId="5C173E41"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02BC392E"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55-64</w:t>
            </w:r>
          </w:p>
        </w:tc>
        <w:tc>
          <w:tcPr>
            <w:tcW w:w="425" w:type="pct"/>
            <w:noWrap/>
            <w:hideMark/>
          </w:tcPr>
          <w:p w14:paraId="09EA4CF7"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38.7</w:t>
            </w:r>
          </w:p>
        </w:tc>
        <w:tc>
          <w:tcPr>
            <w:tcW w:w="425" w:type="pct"/>
            <w:noWrap/>
            <w:hideMark/>
          </w:tcPr>
          <w:p w14:paraId="7C975C7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33.0</w:t>
            </w:r>
          </w:p>
        </w:tc>
        <w:tc>
          <w:tcPr>
            <w:tcW w:w="425" w:type="pct"/>
            <w:noWrap/>
            <w:hideMark/>
          </w:tcPr>
          <w:p w14:paraId="55C470E2"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44.4</w:t>
            </w:r>
          </w:p>
        </w:tc>
        <w:tc>
          <w:tcPr>
            <w:tcW w:w="412" w:type="pct"/>
            <w:hideMark/>
          </w:tcPr>
          <w:p w14:paraId="6C2B6949"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All ages, men</w:t>
            </w:r>
          </w:p>
        </w:tc>
        <w:tc>
          <w:tcPr>
            <w:tcW w:w="425" w:type="pct"/>
            <w:noWrap/>
            <w:hideMark/>
          </w:tcPr>
          <w:p w14:paraId="587317E5"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11.9</w:t>
            </w:r>
          </w:p>
        </w:tc>
        <w:tc>
          <w:tcPr>
            <w:tcW w:w="425" w:type="pct"/>
            <w:noWrap/>
            <w:hideMark/>
          </w:tcPr>
          <w:p w14:paraId="52688821"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10.4</w:t>
            </w:r>
          </w:p>
        </w:tc>
        <w:tc>
          <w:tcPr>
            <w:tcW w:w="425" w:type="pct"/>
            <w:noWrap/>
            <w:hideMark/>
          </w:tcPr>
          <w:p w14:paraId="0F3B2EF6"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13.4</w:t>
            </w:r>
          </w:p>
        </w:tc>
        <w:tc>
          <w:tcPr>
            <w:tcW w:w="425" w:type="pct"/>
            <w:noWrap/>
            <w:hideMark/>
          </w:tcPr>
          <w:p w14:paraId="6C854617"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4FDEDF6F"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342E8190"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3EC01B27" w14:textId="77777777" w:rsidTr="00E541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1D5BA35B"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5F968DFB"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65-74</w:t>
            </w:r>
          </w:p>
        </w:tc>
        <w:tc>
          <w:tcPr>
            <w:tcW w:w="425" w:type="pct"/>
            <w:noWrap/>
            <w:hideMark/>
          </w:tcPr>
          <w:p w14:paraId="2DD1D1AB"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34.8</w:t>
            </w:r>
          </w:p>
        </w:tc>
        <w:tc>
          <w:tcPr>
            <w:tcW w:w="425" w:type="pct"/>
            <w:noWrap/>
            <w:hideMark/>
          </w:tcPr>
          <w:p w14:paraId="65654DC8"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30.8</w:t>
            </w:r>
          </w:p>
        </w:tc>
        <w:tc>
          <w:tcPr>
            <w:tcW w:w="425" w:type="pct"/>
            <w:noWrap/>
            <w:hideMark/>
          </w:tcPr>
          <w:p w14:paraId="7A65E87D"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38.8</w:t>
            </w:r>
          </w:p>
        </w:tc>
        <w:tc>
          <w:tcPr>
            <w:tcW w:w="412" w:type="pct"/>
            <w:noWrap/>
            <w:hideMark/>
          </w:tcPr>
          <w:p w14:paraId="329506C3" w14:textId="77777777" w:rsidR="002E5A83" w:rsidRPr="002E5A83" w:rsidRDefault="002E5A83" w:rsidP="002E5A83">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1A312A5A"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6B328B6B"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D1B8814"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44012A5"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59184AA9"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13F52604" w14:textId="77777777" w:rsidR="002E5A83" w:rsidRPr="002E5A83" w:rsidRDefault="002E5A83" w:rsidP="002E5A8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p>
        </w:tc>
      </w:tr>
      <w:tr w:rsidR="002E5A83" w:rsidRPr="002E5A83" w14:paraId="1B6A2042" w14:textId="77777777" w:rsidTr="00E541BB">
        <w:trPr>
          <w:trHeight w:val="300"/>
        </w:trPr>
        <w:tc>
          <w:tcPr>
            <w:cnfStyle w:val="001000000000" w:firstRow="0" w:lastRow="0" w:firstColumn="1" w:lastColumn="0" w:oddVBand="0" w:evenVBand="0" w:oddHBand="0" w:evenHBand="0" w:firstRowFirstColumn="0" w:firstRowLastColumn="0" w:lastRowFirstColumn="0" w:lastRowLastColumn="0"/>
            <w:tcW w:w="314" w:type="pct"/>
            <w:noWrap/>
            <w:hideMark/>
          </w:tcPr>
          <w:p w14:paraId="6ADE8DBE" w14:textId="77777777" w:rsidR="002E5A83" w:rsidRPr="002E5A83" w:rsidRDefault="002E5A83" w:rsidP="002E5A83">
            <w:pPr>
              <w:spacing w:line="240" w:lineRule="auto"/>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 </w:t>
            </w:r>
          </w:p>
        </w:tc>
        <w:tc>
          <w:tcPr>
            <w:tcW w:w="448" w:type="pct"/>
            <w:noWrap/>
            <w:hideMark/>
          </w:tcPr>
          <w:p w14:paraId="76F0A569"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75-99</w:t>
            </w:r>
          </w:p>
        </w:tc>
        <w:tc>
          <w:tcPr>
            <w:tcW w:w="425" w:type="pct"/>
            <w:noWrap/>
            <w:hideMark/>
          </w:tcPr>
          <w:p w14:paraId="0906A2DC"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19.9</w:t>
            </w:r>
          </w:p>
        </w:tc>
        <w:tc>
          <w:tcPr>
            <w:tcW w:w="425" w:type="pct"/>
            <w:noWrap/>
            <w:hideMark/>
          </w:tcPr>
          <w:p w14:paraId="5EA2932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17.4</w:t>
            </w:r>
          </w:p>
        </w:tc>
        <w:tc>
          <w:tcPr>
            <w:tcW w:w="425" w:type="pct"/>
            <w:noWrap/>
            <w:hideMark/>
          </w:tcPr>
          <w:p w14:paraId="1DF553EF"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2E5A83">
              <w:rPr>
                <w:rFonts w:ascii="Times New Roman" w:eastAsia="Times New Roman" w:hAnsi="Times New Roman" w:cs="Times New Roman"/>
                <w:sz w:val="18"/>
                <w:szCs w:val="18"/>
                <w:lang w:eastAsia="en-GB"/>
              </w:rPr>
              <w:t>22.4</w:t>
            </w:r>
          </w:p>
        </w:tc>
        <w:tc>
          <w:tcPr>
            <w:tcW w:w="412" w:type="pct"/>
            <w:noWrap/>
            <w:hideMark/>
          </w:tcPr>
          <w:p w14:paraId="67A1B3D7" w14:textId="77777777" w:rsidR="002E5A83" w:rsidRPr="002E5A83" w:rsidRDefault="002E5A83" w:rsidP="002E5A83">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417D2BE7"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7A0A0CDD"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6E9C7338"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02FD0BC8"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40B9A271"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c>
          <w:tcPr>
            <w:tcW w:w="425" w:type="pct"/>
            <w:noWrap/>
            <w:hideMark/>
          </w:tcPr>
          <w:p w14:paraId="2C999807" w14:textId="77777777" w:rsidR="002E5A83" w:rsidRPr="002E5A83" w:rsidRDefault="002E5A83" w:rsidP="002E5A8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p>
        </w:tc>
      </w:tr>
    </w:tbl>
    <w:p w14:paraId="67958656" w14:textId="4EE69BA4" w:rsidR="002E5A83" w:rsidRDefault="002E5A83" w:rsidP="004A0AA4"/>
    <w:p w14:paraId="4279568D" w14:textId="548ABED7" w:rsidR="004D5CEA" w:rsidRDefault="00AE11FC" w:rsidP="004A0AA4">
      <w:r>
        <w:t xml:space="preserve">For the subgroups of the population with missing data, </w:t>
      </w:r>
      <w:r w:rsidR="004D5CEA">
        <w:t>the survival was calculated by applying a ratio in annual survival in the target age group and the age group with available data</w:t>
      </w:r>
      <w:r>
        <w:t xml:space="preserve">. For example, </w:t>
      </w:r>
      <w:r w:rsidR="004D5CEA">
        <w:t>five-year</w:t>
      </w:r>
      <w:r>
        <w:t xml:space="preserve"> survival at Stage 4 for men younger than 55 years was </w:t>
      </w:r>
      <w:r w:rsidR="004D5CEA">
        <w:t>calculated as the follows: the ratio of annual survival for men age</w:t>
      </w:r>
      <w:r w:rsidR="00A6132E">
        <w:t>d</w:t>
      </w:r>
      <w:r w:rsidR="004D5CEA">
        <w:t xml:space="preserve"> 55-64/age 45-54 is 0.94 and the ratio of annual survival for men </w:t>
      </w:r>
      <w:proofErr w:type="gramStart"/>
      <w:r w:rsidR="004D5CEA">
        <w:t>age</w:t>
      </w:r>
      <w:proofErr w:type="gramEnd"/>
      <w:r w:rsidR="004D5CEA">
        <w:t xml:space="preserve"> 55-64/age 15-44 is 0.88. Since the five-year survival among those aged 55-64 was 14.2, the calculated five-year survival among </w:t>
      </w:r>
      <w:r w:rsidR="00A6132E">
        <w:t>45–54-year-old</w:t>
      </w:r>
      <w:r w:rsidR="004D5CEA">
        <w:t xml:space="preserve"> men was 14.2/ 0.94 = 15.07, and among </w:t>
      </w:r>
      <w:r w:rsidR="00150932">
        <w:t>15–44-year-old</w:t>
      </w:r>
      <w:r w:rsidR="004D5CEA">
        <w:t xml:space="preserve"> men 14.2/ 0.88 = 16.08.</w:t>
      </w:r>
    </w:p>
    <w:p w14:paraId="2FF94ACA" w14:textId="1268EE58" w:rsidR="00AE11FC" w:rsidRDefault="00AE11FC" w:rsidP="00097EF0">
      <w:r>
        <w:t xml:space="preserve">Considering that </w:t>
      </w:r>
      <w:del w:id="103" w:author="Olena Mandrik" w:date="2022-07-07T16:53:00Z">
        <w:r w:rsidR="00CB7D3B" w:rsidDel="001B0633">
          <w:delText xml:space="preserve"> </w:delText>
        </w:r>
      </w:del>
      <w:r>
        <w:t xml:space="preserve">there was no survival data by age for women diagnosed at stage 4, the survival by age was calculated by applying a ratio in survival among males and females diagnosed at Stage 4.  </w:t>
      </w:r>
      <w:r>
        <w:lastRenderedPageBreak/>
        <w:t>The proportion of population surviving annually (</w:t>
      </w:r>
      <w:proofErr w:type="gramStart"/>
      <w:r>
        <w:t>i.e.</w:t>
      </w:r>
      <w:proofErr w:type="gramEnd"/>
      <w:r>
        <w:t xml:space="preserve"> the survival probability between the years 1 and 5 and between the years 5 and 10) was assessed through exponential interpolation. An example of such interpolation is demonstrated at the Figure </w:t>
      </w:r>
      <w:r w:rsidR="00683820">
        <w:t>9</w:t>
      </w:r>
      <w:r>
        <w:t>.</w:t>
      </w:r>
      <w:r w:rsidR="00097EF0">
        <w:t xml:space="preserve"> </w:t>
      </w:r>
    </w:p>
    <w:p w14:paraId="055248AB" w14:textId="20BB15F0" w:rsidR="00AE11FC" w:rsidRDefault="00AE11FC" w:rsidP="004A0AA4">
      <w:r>
        <w:rPr>
          <w:noProof/>
        </w:rPr>
        <w:drawing>
          <wp:inline distT="0" distB="0" distL="0" distR="0" wp14:anchorId="56CF5241" wp14:editId="7F113C77">
            <wp:extent cx="3514725" cy="2124075"/>
            <wp:effectExtent l="0" t="0" r="9525" b="9525"/>
            <wp:docPr id="31" name="Chart 31">
              <a:extLst xmlns:a="http://schemas.openxmlformats.org/drawingml/2006/main">
                <a:ext uri="{FF2B5EF4-FFF2-40B4-BE49-F238E27FC236}">
                  <a16:creationId xmlns:a16="http://schemas.microsoft.com/office/drawing/2014/main" id="{1CECB18E-FBBB-4981-8B60-DC1570ADF4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5349F3C" w14:textId="4A3631BD" w:rsidR="00EC0E66" w:rsidRPr="00644EDD" w:rsidRDefault="00EC0E66" w:rsidP="00EC0E66">
      <w:pPr>
        <w:pStyle w:val="Heading4"/>
      </w:pPr>
      <w:r w:rsidRPr="00644EDD">
        <w:t xml:space="preserve">Figure </w:t>
      </w:r>
      <w:r w:rsidR="00683820">
        <w:t>9</w:t>
      </w:r>
      <w:r w:rsidRPr="00644EDD">
        <w:t>: Annual survival probability among 15–44-year-old males diagnosed at Stage 1 Bladder cancer</w:t>
      </w:r>
    </w:p>
    <w:p w14:paraId="444564B0" w14:textId="77777777" w:rsidR="00EC0E66" w:rsidRDefault="00EC0E66" w:rsidP="004A0AA4"/>
    <w:p w14:paraId="2C3E9727" w14:textId="4CA082CD" w:rsidR="00120F86" w:rsidRDefault="00120F86" w:rsidP="00120F86">
      <w:r w:rsidRPr="007C66BA">
        <w:t>Probability of dying due to BC was calculated from the survival data as follows:</w:t>
      </w:r>
    </w:p>
    <w:p w14:paraId="78398C08" w14:textId="04C91F54" w:rsidR="00120F86" w:rsidRPr="00F97593" w:rsidRDefault="00120F86" w:rsidP="00120F86">
      <w:pPr>
        <w:jc w:val="center"/>
      </w:pPr>
      <w:proofErr w:type="spellStart"/>
      <w:r>
        <w:t>BC_</w:t>
      </w:r>
      <w:proofErr w:type="gramStart"/>
      <w:r>
        <w:t>mort</w:t>
      </w:r>
      <w:proofErr w:type="spellEnd"/>
      <w:r w:rsidRPr="00F97593">
        <w:rPr>
          <w:vertAlign w:val="subscript"/>
        </w:rPr>
        <w:t>(</w:t>
      </w:r>
      <w:proofErr w:type="gramEnd"/>
      <w:r w:rsidRPr="00F97593">
        <w:rPr>
          <w:vertAlign w:val="subscript"/>
        </w:rPr>
        <w:t>age, sex, stage, year)</w:t>
      </w:r>
      <w:r>
        <w:t xml:space="preserve"> = 1 – (</w:t>
      </w:r>
      <w:proofErr w:type="spellStart"/>
      <w:r>
        <w:t>BC_surv</w:t>
      </w:r>
      <w:proofErr w:type="spellEnd"/>
      <w:r w:rsidRPr="00F97593">
        <w:rPr>
          <w:vertAlign w:val="subscript"/>
        </w:rPr>
        <w:t>(age, sex, stage, year)</w:t>
      </w:r>
      <w:r>
        <w:t xml:space="preserve"> / </w:t>
      </w:r>
      <w:proofErr w:type="spellStart"/>
      <w:r>
        <w:t>BC_surv</w:t>
      </w:r>
      <w:proofErr w:type="spellEnd"/>
      <w:r w:rsidRPr="00F97593">
        <w:rPr>
          <w:vertAlign w:val="subscript"/>
        </w:rPr>
        <w:t>(age, sex, stage, year-1)</w:t>
      </w:r>
      <w:r>
        <w:t>)</w:t>
      </w:r>
    </w:p>
    <w:p w14:paraId="6812972D" w14:textId="5D139C5F" w:rsidR="00120F86" w:rsidRDefault="00120F86" w:rsidP="00120F86">
      <w:r>
        <w:t>It was assumed that the probability of dying from BC beyond ten years post diagnosis was 0.</w:t>
      </w:r>
    </w:p>
    <w:p w14:paraId="6D90A3FD" w14:textId="77777777" w:rsidR="006822F9" w:rsidRDefault="006822F9" w:rsidP="006822F9">
      <w:pPr>
        <w:pStyle w:val="Heading2"/>
      </w:pPr>
      <w:bookmarkStart w:id="104" w:name="_Toc108616599"/>
      <w:r>
        <w:t>Mortality from other causes</w:t>
      </w:r>
      <w:bookmarkEnd w:id="104"/>
    </w:p>
    <w:p w14:paraId="73703287" w14:textId="043A9E9E" w:rsidR="006822F9" w:rsidRPr="006C26B0" w:rsidRDefault="006822F9" w:rsidP="006822F9">
      <w:r w:rsidRPr="006C26B0">
        <w:t>The model assumes that there is no mortality from undiagnosed BC (</w:t>
      </w:r>
      <w:proofErr w:type="gramStart"/>
      <w:r w:rsidRPr="006C26B0">
        <w:t>i.e.</w:t>
      </w:r>
      <w:proofErr w:type="gramEnd"/>
      <w:r w:rsidRPr="006C26B0">
        <w:t xml:space="preserve"> no mortality in preclinical stage). </w:t>
      </w:r>
      <w:del w:id="105" w:author="Olena Mandrik" w:date="2023-04-21T15:54:00Z">
        <w:r w:rsidRPr="006C26B0" w:rsidDel="00565126">
          <w:delText xml:space="preserve">After this </w:delText>
        </w:r>
        <w:commentRangeStart w:id="106"/>
        <w:commentRangeStart w:id="107"/>
        <w:r w:rsidRPr="006C26B0" w:rsidDel="00565126">
          <w:delText xml:space="preserve">age, there is a decrement in symptomatic presentation rate and some patients may die undiagnosed. </w:delText>
        </w:r>
        <w:commentRangeEnd w:id="106"/>
        <w:r w:rsidR="005F5A8C" w:rsidDel="00565126">
          <w:rPr>
            <w:rStyle w:val="CommentReference"/>
          </w:rPr>
          <w:commentReference w:id="106"/>
        </w:r>
      </w:del>
      <w:commentRangeEnd w:id="107"/>
      <w:r w:rsidR="00565126">
        <w:rPr>
          <w:rStyle w:val="CommentReference"/>
        </w:rPr>
        <w:commentReference w:id="107"/>
      </w:r>
    </w:p>
    <w:p w14:paraId="1C65BA16" w14:textId="5F1FB2BD" w:rsidR="00A6643A" w:rsidRDefault="006822F9">
      <w:r w:rsidRPr="00243674">
        <w:t xml:space="preserve">Individuals defined as a target screened population, such as smokers, are likely to be at a higher risk </w:t>
      </w:r>
      <w:r w:rsidRPr="00505AB5">
        <w:t>of mortality from other causes as well (</w:t>
      </w:r>
      <w:proofErr w:type="gramStart"/>
      <w:r w:rsidRPr="00505AB5">
        <w:t>e.g.</w:t>
      </w:r>
      <w:proofErr w:type="gramEnd"/>
      <w:r w:rsidRPr="00505AB5">
        <w:t xml:space="preserve"> lung and other cancers). Thus, it is important for other cause mortality </w:t>
      </w:r>
      <w:r w:rsidR="00505AB5" w:rsidRPr="00505AB5">
        <w:t>to be</w:t>
      </w:r>
      <w:r w:rsidRPr="00505AB5">
        <w:t xml:space="preserve"> correctly reflected in the model. To accurately reflect the mortality from other causes, the</w:t>
      </w:r>
      <w:r w:rsidR="007A2C10">
        <w:t xml:space="preserve"> RR for </w:t>
      </w:r>
      <w:r w:rsidRPr="00505AB5">
        <w:t xml:space="preserve">non-BC mortality among smokers, former smokers, and never smokers </w:t>
      </w:r>
      <w:r w:rsidR="007A2C10">
        <w:t>were applied</w:t>
      </w:r>
      <w:r w:rsidRPr="00505AB5">
        <w:t xml:space="preserve"> using the all-cause mortality data by age and sex and the data on relative risk of smoking status on all-</w:t>
      </w:r>
      <w:r w:rsidR="00E94AA1" w:rsidRPr="00505AB5">
        <w:t xml:space="preserve">cause </w:t>
      </w:r>
      <w:r w:rsidRPr="00505AB5">
        <w:t>mortality reported by the prospective study in the UK which recruited 1·3 million UK women in 1996–2001</w:t>
      </w:r>
      <w:r w:rsidR="00150932">
        <w:fldChar w:fldCharType="begin"/>
      </w:r>
      <w:r w:rsidR="00150932">
        <w:instrText xml:space="preserve"> ADDIN EN.CITE &lt;EndNote&gt;&lt;Cite&gt;&lt;Author&gt;Pirie&lt;/Author&gt;&lt;Year&gt;2013&lt;/Year&gt;&lt;RecNum&gt;126&lt;/RecNum&gt;&lt;DisplayText&gt;&lt;style face="superscript"&gt;23&lt;/style&gt;&lt;/DisplayText&gt;&lt;record&gt;&lt;rec-number&gt;126&lt;/rec-number&gt;&lt;foreign-keys&gt;&lt;key app="EN" db-id="v9wz0a0x75vsr9e05ztvvv2bpwwars2x0dwa" timestamp="1682009039"&gt;126&lt;/key&gt;&lt;/foreign-keys&gt;&lt;ref-type name="Journal Article"&gt;17&lt;/ref-type&gt;&lt;contributors&gt;&lt;authors&gt;&lt;author&gt;Pirie, Kirstin&lt;/author&gt;&lt;author&gt;Peto, Richard&lt;/author&gt;&lt;author&gt;Reeves, Gillian K.&lt;/author&gt;&lt;author&gt;Green, Jane&lt;/author&gt;&lt;author&gt;Beral, Valerie&lt;/author&gt;&lt;/authors&gt;&lt;/contributors&gt;&lt;titles&gt;&lt;title&gt;The 21st century hazards of smoking and benefits of stopping: a prospective study of one million women in the UK&lt;/title&gt;&lt;secondary-title&gt;The Lancet&lt;/secondary-title&gt;&lt;/titles&gt;&lt;periodical&gt;&lt;full-title&gt;The Lancet&lt;/full-title&gt;&lt;/periodical&gt;&lt;pages&gt;133-141&lt;/pages&gt;&lt;volume&gt;381&lt;/volume&gt;&lt;number&gt;9861&lt;/number&gt;&lt;dates&gt;&lt;year&gt;2013&lt;/year&gt;&lt;pub-dates&gt;&lt;date&gt;2013/01/12/&lt;/date&gt;&lt;/pub-dates&gt;&lt;/dates&gt;&lt;isbn&gt;0140-6736&lt;/isbn&gt;&lt;urls&gt;&lt;related-urls&gt;&lt;url&gt;https://www.sciencedirect.com/science/article/pii/S0140673612617206&lt;/url&gt;&lt;/related-urls&gt;&lt;/urls&gt;&lt;electronic-resource-num&gt;https://doi.org/10.1016/S0140-6736(12)61720-6&lt;/electronic-resource-num&gt;&lt;/record&gt;&lt;/Cite&gt;&lt;/EndNote&gt;</w:instrText>
      </w:r>
      <w:r w:rsidR="00150932">
        <w:fldChar w:fldCharType="separate"/>
      </w:r>
      <w:r w:rsidR="00150932" w:rsidRPr="00150932">
        <w:rPr>
          <w:noProof/>
          <w:vertAlign w:val="superscript"/>
        </w:rPr>
        <w:t>23</w:t>
      </w:r>
      <w:r w:rsidR="00150932">
        <w:fldChar w:fldCharType="end"/>
      </w:r>
      <w:r w:rsidRPr="00505AB5">
        <w:t>.</w:t>
      </w:r>
      <w:r w:rsidR="00644777" w:rsidRPr="00505AB5">
        <w:t xml:space="preserve"> The study reports that among ex-smokers who had stopped </w:t>
      </w:r>
      <w:r w:rsidR="00CA5C83" w:rsidRPr="00505AB5">
        <w:t xml:space="preserve">smoking </w:t>
      </w:r>
      <w:r w:rsidR="00644777" w:rsidRPr="00505AB5">
        <w:t>permanently at ages 25–34 years or at ages 35–44 years, the respective relative risks were 1</w:t>
      </w:r>
      <w:r w:rsidR="00E94AA1" w:rsidRPr="00505AB5">
        <w:t>.</w:t>
      </w:r>
      <w:r w:rsidR="00644777" w:rsidRPr="00505AB5">
        <w:t>05 (95% CI 1</w:t>
      </w:r>
      <w:r w:rsidR="00E94AA1" w:rsidRPr="00505AB5">
        <w:t>.</w:t>
      </w:r>
      <w:r w:rsidR="00644777" w:rsidRPr="00505AB5">
        <w:t>00–1</w:t>
      </w:r>
      <w:r w:rsidR="00E94AA1" w:rsidRPr="00505AB5">
        <w:t>.</w:t>
      </w:r>
      <w:r w:rsidR="00644777" w:rsidRPr="00505AB5">
        <w:t>11) and 1</w:t>
      </w:r>
      <w:r w:rsidR="00E94AA1" w:rsidRPr="00505AB5">
        <w:t>.</w:t>
      </w:r>
      <w:r w:rsidR="00644777" w:rsidRPr="00505AB5">
        <w:t>20 (1</w:t>
      </w:r>
      <w:r w:rsidR="00E94AA1" w:rsidRPr="00505AB5">
        <w:t>.</w:t>
      </w:r>
      <w:r w:rsidR="00644777" w:rsidRPr="00505AB5">
        <w:t>14–1</w:t>
      </w:r>
      <w:r w:rsidR="00E94AA1" w:rsidRPr="00505AB5">
        <w:t>.</w:t>
      </w:r>
      <w:r w:rsidR="00644777" w:rsidRPr="00505AB5">
        <w:t>26) for all-cause mortality.</w:t>
      </w:r>
      <w:r w:rsidR="005159B9" w:rsidRPr="00505AB5">
        <w:t xml:space="preserve"> </w:t>
      </w:r>
      <w:r w:rsidR="00B9362B" w:rsidRPr="00505AB5">
        <w:t>For 12-year mortality, those smoking at baseline had a mortality rate ratio of 2</w:t>
      </w:r>
      <w:r w:rsidR="00EB15CA" w:rsidRPr="00505AB5">
        <w:t>.</w:t>
      </w:r>
      <w:r w:rsidR="00B9362B" w:rsidRPr="00505AB5">
        <w:t>76 (95% CI 2</w:t>
      </w:r>
      <w:r w:rsidR="00EB15CA" w:rsidRPr="00505AB5">
        <w:t>.</w:t>
      </w:r>
      <w:r w:rsidR="00B9362B" w:rsidRPr="00505AB5">
        <w:t>71–2</w:t>
      </w:r>
      <w:r w:rsidR="00EB15CA" w:rsidRPr="00505AB5">
        <w:t>.</w:t>
      </w:r>
      <w:r w:rsidR="00B9362B" w:rsidRPr="00505AB5">
        <w:t xml:space="preserve">81) compared with never-smokers. We will </w:t>
      </w:r>
      <w:r w:rsidR="00B9362B" w:rsidRPr="00505AB5">
        <w:lastRenderedPageBreak/>
        <w:t xml:space="preserve">assume </w:t>
      </w:r>
      <w:r w:rsidR="00682415">
        <w:t>the constant rate of the RR for the smoking compared to no -smoking considering a lack of quantitative data to inform the time trend based on smoking duration</w:t>
      </w:r>
      <w:r w:rsidR="00B9362B" w:rsidRPr="00505AB5">
        <w:t xml:space="preserve">. </w:t>
      </w:r>
      <w:r>
        <w:t xml:space="preserve"> This means that while the mortality will be age and sex specific, the model assumes that smoking status affects similarly other cause mortality </w:t>
      </w:r>
      <w:r w:rsidR="00505AB5">
        <w:t>as it does for the</w:t>
      </w:r>
      <w:r w:rsidR="00FB13BA">
        <w:t xml:space="preserve"> all-cause mortality</w:t>
      </w:r>
      <w:r>
        <w:t xml:space="preserve">. BC mortality will be subtracted from all-cause mortality to </w:t>
      </w:r>
      <w:r w:rsidR="005F5A8C">
        <w:t xml:space="preserve">retrieve </w:t>
      </w:r>
      <w:r>
        <w:t xml:space="preserve">other-cause mortality. </w:t>
      </w:r>
    </w:p>
    <w:p w14:paraId="61FC0474" w14:textId="3F889818" w:rsidR="003A015B" w:rsidRPr="00871563" w:rsidRDefault="008569A3" w:rsidP="00871563">
      <w:pPr>
        <w:pStyle w:val="ListParagraph"/>
        <w:numPr>
          <w:ilvl w:val="0"/>
          <w:numId w:val="34"/>
        </w:numPr>
        <w:rPr>
          <w:sz w:val="18"/>
          <w:szCs w:val="18"/>
        </w:rPr>
      </w:pPr>
      <w:bookmarkStart w:id="108" w:name="_Toc25828508"/>
      <w:r w:rsidRPr="00871563">
        <w:rPr>
          <w:sz w:val="18"/>
          <w:szCs w:val="18"/>
        </w:rPr>
        <w:t xml:space="preserve">The </w:t>
      </w:r>
      <w:bookmarkStart w:id="109" w:name="_Hlk124331302"/>
      <w:proofErr w:type="gramStart"/>
      <w:r w:rsidRPr="00871563">
        <w:rPr>
          <w:sz w:val="18"/>
          <w:szCs w:val="18"/>
        </w:rPr>
        <w:t>RR(</w:t>
      </w:r>
      <w:proofErr w:type="gramEnd"/>
      <w:r w:rsidRPr="00871563">
        <w:rPr>
          <w:sz w:val="18"/>
          <w:szCs w:val="18"/>
        </w:rPr>
        <w:t xml:space="preserve">no smoke/all pop) is </w:t>
      </w:r>
      <w:bookmarkEnd w:id="109"/>
      <w:r w:rsidRPr="00871563">
        <w:rPr>
          <w:sz w:val="18"/>
          <w:szCs w:val="18"/>
        </w:rPr>
        <w:t xml:space="preserve">= </w:t>
      </w:r>
      <w:proofErr w:type="spellStart"/>
      <w:r w:rsidR="00281001">
        <w:rPr>
          <w:sz w:val="18"/>
          <w:szCs w:val="18"/>
        </w:rPr>
        <w:t>Rd.nsm</w:t>
      </w:r>
      <w:proofErr w:type="spellEnd"/>
      <w:r w:rsidR="00281001" w:rsidRPr="00871563">
        <w:rPr>
          <w:sz w:val="18"/>
          <w:szCs w:val="18"/>
        </w:rPr>
        <w:t xml:space="preserve"> </w:t>
      </w:r>
      <w:r w:rsidRPr="00871563">
        <w:rPr>
          <w:sz w:val="18"/>
          <w:szCs w:val="18"/>
        </w:rPr>
        <w:t xml:space="preserve">/ </w:t>
      </w:r>
      <w:r w:rsidR="00281001">
        <w:rPr>
          <w:sz w:val="18"/>
          <w:szCs w:val="18"/>
        </w:rPr>
        <w:t>Rd.</w:t>
      </w:r>
      <w:r w:rsidRPr="00871563">
        <w:rPr>
          <w:sz w:val="18"/>
          <w:szCs w:val="18"/>
        </w:rPr>
        <w:t xml:space="preserve"> all-pop</w:t>
      </w:r>
    </w:p>
    <w:p w14:paraId="35E02B1F" w14:textId="61EE727A" w:rsidR="008569A3" w:rsidRDefault="00281001" w:rsidP="00871563">
      <w:pPr>
        <w:pStyle w:val="ListParagraph"/>
        <w:numPr>
          <w:ilvl w:val="0"/>
          <w:numId w:val="34"/>
        </w:numPr>
        <w:rPr>
          <w:sz w:val="18"/>
          <w:szCs w:val="18"/>
        </w:rPr>
      </w:pPr>
      <w:r>
        <w:rPr>
          <w:sz w:val="18"/>
          <w:szCs w:val="18"/>
        </w:rPr>
        <w:t>Rd.</w:t>
      </w:r>
      <w:r w:rsidRPr="00871563">
        <w:rPr>
          <w:sz w:val="18"/>
          <w:szCs w:val="18"/>
        </w:rPr>
        <w:t xml:space="preserve"> all-pop </w:t>
      </w:r>
      <w:r w:rsidR="008569A3" w:rsidRPr="00871563">
        <w:rPr>
          <w:sz w:val="18"/>
          <w:szCs w:val="18"/>
        </w:rPr>
        <w:t>= N Death all pop / Size all pop</w:t>
      </w:r>
      <w:r w:rsidR="00871563" w:rsidRPr="00871563">
        <w:rPr>
          <w:sz w:val="18"/>
          <w:szCs w:val="18"/>
        </w:rPr>
        <w:t>= (Nd.sm + Nd.past.sm + Nd.no.sm)/ Size all pop</w:t>
      </w:r>
      <w:r w:rsidR="00D13511">
        <w:rPr>
          <w:sz w:val="18"/>
          <w:szCs w:val="18"/>
        </w:rPr>
        <w:t xml:space="preserve"> </w:t>
      </w:r>
      <w:r w:rsidR="00871563">
        <w:rPr>
          <w:sz w:val="18"/>
          <w:szCs w:val="18"/>
        </w:rPr>
        <w:t>=</w:t>
      </w:r>
      <w:r w:rsidR="00D13511">
        <w:rPr>
          <w:sz w:val="18"/>
          <w:szCs w:val="18"/>
        </w:rPr>
        <w:t xml:space="preserve"> </w:t>
      </w:r>
      <w:r w:rsidR="00871563">
        <w:rPr>
          <w:sz w:val="18"/>
          <w:szCs w:val="18"/>
        </w:rPr>
        <w:t>(R</w:t>
      </w:r>
      <w:r>
        <w:rPr>
          <w:sz w:val="18"/>
          <w:szCs w:val="18"/>
        </w:rPr>
        <w:t>d</w:t>
      </w:r>
      <w:r w:rsidR="00871563">
        <w:rPr>
          <w:sz w:val="18"/>
          <w:szCs w:val="18"/>
        </w:rPr>
        <w:t>.sm*</w:t>
      </w:r>
      <w:proofErr w:type="spellStart"/>
      <w:r w:rsidR="00871563">
        <w:rPr>
          <w:sz w:val="18"/>
          <w:szCs w:val="18"/>
        </w:rPr>
        <w:t>Nsm</w:t>
      </w:r>
      <w:proofErr w:type="spellEnd"/>
      <w:r w:rsidR="00871563">
        <w:rPr>
          <w:sz w:val="18"/>
          <w:szCs w:val="18"/>
        </w:rPr>
        <w:t xml:space="preserve"> + </w:t>
      </w:r>
      <w:proofErr w:type="spellStart"/>
      <w:r w:rsidR="00871563">
        <w:rPr>
          <w:sz w:val="18"/>
          <w:szCs w:val="18"/>
        </w:rPr>
        <w:t>R</w:t>
      </w:r>
      <w:r>
        <w:rPr>
          <w:sz w:val="18"/>
          <w:szCs w:val="18"/>
        </w:rPr>
        <w:t>d</w:t>
      </w:r>
      <w:r w:rsidR="00871563">
        <w:rPr>
          <w:sz w:val="18"/>
          <w:szCs w:val="18"/>
        </w:rPr>
        <w:t>.psm</w:t>
      </w:r>
      <w:proofErr w:type="spellEnd"/>
      <w:r w:rsidR="00871563">
        <w:rPr>
          <w:sz w:val="18"/>
          <w:szCs w:val="18"/>
        </w:rPr>
        <w:t>*</w:t>
      </w:r>
      <w:proofErr w:type="spellStart"/>
      <w:r w:rsidR="00871563">
        <w:rPr>
          <w:sz w:val="18"/>
          <w:szCs w:val="18"/>
        </w:rPr>
        <w:t>Npsm</w:t>
      </w:r>
      <w:proofErr w:type="spellEnd"/>
      <w:r w:rsidR="00871563">
        <w:rPr>
          <w:sz w:val="18"/>
          <w:szCs w:val="18"/>
        </w:rPr>
        <w:t xml:space="preserve"> + </w:t>
      </w:r>
      <w:proofErr w:type="spellStart"/>
      <w:r w:rsidR="00871563">
        <w:rPr>
          <w:sz w:val="18"/>
          <w:szCs w:val="18"/>
        </w:rPr>
        <w:t>R</w:t>
      </w:r>
      <w:r>
        <w:rPr>
          <w:sz w:val="18"/>
          <w:szCs w:val="18"/>
        </w:rPr>
        <w:t>d</w:t>
      </w:r>
      <w:r w:rsidR="00871563">
        <w:rPr>
          <w:sz w:val="18"/>
          <w:szCs w:val="18"/>
        </w:rPr>
        <w:t>.nsm</w:t>
      </w:r>
      <w:proofErr w:type="spellEnd"/>
      <w:r w:rsidR="00871563">
        <w:rPr>
          <w:sz w:val="18"/>
          <w:szCs w:val="18"/>
        </w:rPr>
        <w:t>*Nno.sm)</w:t>
      </w:r>
      <w:r w:rsidR="00871563" w:rsidRPr="00871563">
        <w:rPr>
          <w:sz w:val="18"/>
          <w:szCs w:val="18"/>
        </w:rPr>
        <w:t xml:space="preserve"> / Size all pop</w:t>
      </w:r>
    </w:p>
    <w:p w14:paraId="1C8857B7" w14:textId="6FDFC197" w:rsidR="00871563" w:rsidRPr="00871563" w:rsidRDefault="00871563" w:rsidP="00871563">
      <w:pPr>
        <w:rPr>
          <w:sz w:val="18"/>
          <w:szCs w:val="18"/>
        </w:rPr>
      </w:pPr>
      <w:r>
        <w:rPr>
          <w:sz w:val="18"/>
          <w:szCs w:val="18"/>
        </w:rPr>
        <w:t>Where R</w:t>
      </w:r>
      <w:r w:rsidR="00281001">
        <w:rPr>
          <w:sz w:val="18"/>
          <w:szCs w:val="18"/>
        </w:rPr>
        <w:t>d</w:t>
      </w:r>
      <w:r>
        <w:rPr>
          <w:sz w:val="18"/>
          <w:szCs w:val="18"/>
        </w:rPr>
        <w:t xml:space="preserve">.sm, </w:t>
      </w:r>
      <w:proofErr w:type="spellStart"/>
      <w:r>
        <w:rPr>
          <w:sz w:val="18"/>
          <w:szCs w:val="18"/>
        </w:rPr>
        <w:t>R</w:t>
      </w:r>
      <w:r w:rsidR="00281001">
        <w:rPr>
          <w:sz w:val="18"/>
          <w:szCs w:val="18"/>
        </w:rPr>
        <w:t>d</w:t>
      </w:r>
      <w:r>
        <w:rPr>
          <w:sz w:val="18"/>
          <w:szCs w:val="18"/>
        </w:rPr>
        <w:t>.psm</w:t>
      </w:r>
      <w:proofErr w:type="spellEnd"/>
      <w:r>
        <w:rPr>
          <w:sz w:val="18"/>
          <w:szCs w:val="18"/>
        </w:rPr>
        <w:t xml:space="preserve">, and </w:t>
      </w:r>
      <w:proofErr w:type="spellStart"/>
      <w:r>
        <w:rPr>
          <w:sz w:val="18"/>
          <w:szCs w:val="18"/>
        </w:rPr>
        <w:t>R</w:t>
      </w:r>
      <w:r w:rsidR="00281001">
        <w:rPr>
          <w:sz w:val="18"/>
          <w:szCs w:val="18"/>
        </w:rPr>
        <w:t>d</w:t>
      </w:r>
      <w:r>
        <w:rPr>
          <w:sz w:val="18"/>
          <w:szCs w:val="18"/>
        </w:rPr>
        <w:t>.nsm</w:t>
      </w:r>
      <w:proofErr w:type="spellEnd"/>
      <w:r w:rsidR="00281001">
        <w:rPr>
          <w:sz w:val="18"/>
          <w:szCs w:val="18"/>
        </w:rPr>
        <w:t>,</w:t>
      </w:r>
      <w:r w:rsidR="00281001" w:rsidRPr="00281001">
        <w:rPr>
          <w:sz w:val="18"/>
          <w:szCs w:val="18"/>
        </w:rPr>
        <w:t xml:space="preserve"> </w:t>
      </w:r>
      <w:proofErr w:type="spellStart"/>
      <w:r w:rsidR="00281001">
        <w:rPr>
          <w:sz w:val="18"/>
          <w:szCs w:val="18"/>
        </w:rPr>
        <w:t>Rc</w:t>
      </w:r>
      <w:proofErr w:type="spellEnd"/>
      <w:r w:rsidR="00281001">
        <w:rPr>
          <w:sz w:val="18"/>
          <w:szCs w:val="18"/>
        </w:rPr>
        <w:t>.</w:t>
      </w:r>
      <w:r w:rsidR="00281001" w:rsidRPr="00871563">
        <w:rPr>
          <w:sz w:val="18"/>
          <w:szCs w:val="18"/>
        </w:rPr>
        <w:t xml:space="preserve"> all-pop</w:t>
      </w:r>
      <w:r>
        <w:rPr>
          <w:sz w:val="18"/>
          <w:szCs w:val="18"/>
        </w:rPr>
        <w:t xml:space="preserve"> – rate of </w:t>
      </w:r>
      <w:r w:rsidR="00281001">
        <w:rPr>
          <w:sz w:val="18"/>
          <w:szCs w:val="18"/>
        </w:rPr>
        <w:t>death</w:t>
      </w:r>
      <w:r>
        <w:rPr>
          <w:sz w:val="18"/>
          <w:szCs w:val="18"/>
        </w:rPr>
        <w:t xml:space="preserve"> in current, past, no smoker</w:t>
      </w:r>
      <w:r w:rsidR="00281001">
        <w:rPr>
          <w:sz w:val="18"/>
          <w:szCs w:val="18"/>
        </w:rPr>
        <w:t>, and all</w:t>
      </w:r>
      <w:r>
        <w:rPr>
          <w:sz w:val="18"/>
          <w:szCs w:val="18"/>
        </w:rPr>
        <w:t xml:space="preserve"> populations. </w:t>
      </w:r>
      <w:proofErr w:type="spellStart"/>
      <w:r>
        <w:rPr>
          <w:sz w:val="18"/>
          <w:szCs w:val="18"/>
        </w:rPr>
        <w:t>Nsm</w:t>
      </w:r>
      <w:proofErr w:type="spellEnd"/>
      <w:r>
        <w:rPr>
          <w:sz w:val="18"/>
          <w:szCs w:val="18"/>
        </w:rPr>
        <w:t xml:space="preserve">, </w:t>
      </w:r>
      <w:proofErr w:type="spellStart"/>
      <w:r>
        <w:rPr>
          <w:sz w:val="18"/>
          <w:szCs w:val="18"/>
        </w:rPr>
        <w:t>Npsm</w:t>
      </w:r>
      <w:proofErr w:type="spellEnd"/>
      <w:r>
        <w:rPr>
          <w:sz w:val="18"/>
          <w:szCs w:val="18"/>
        </w:rPr>
        <w:t>, Nno.sm – number of current, past, and no smokers.</w:t>
      </w:r>
    </w:p>
    <w:p w14:paraId="621FC3D5" w14:textId="06D35754" w:rsidR="00281001" w:rsidRDefault="00281001" w:rsidP="00A6643A">
      <w:pPr>
        <w:rPr>
          <w:sz w:val="18"/>
          <w:szCs w:val="18"/>
        </w:rPr>
      </w:pPr>
      <w:r>
        <w:t xml:space="preserve">From (1) and (2) and dividing both the nominator and denominator to </w:t>
      </w:r>
      <w:proofErr w:type="spellStart"/>
      <w:r>
        <w:rPr>
          <w:sz w:val="18"/>
          <w:szCs w:val="18"/>
        </w:rPr>
        <w:t>Rd.nsm</w:t>
      </w:r>
      <w:proofErr w:type="spellEnd"/>
      <w:r>
        <w:rPr>
          <w:sz w:val="18"/>
          <w:szCs w:val="18"/>
        </w:rPr>
        <w:t>:</w:t>
      </w:r>
    </w:p>
    <w:p w14:paraId="74C9D7A7" w14:textId="66F4EA65" w:rsidR="00281001" w:rsidRDefault="00281001" w:rsidP="00281001">
      <w:pPr>
        <w:pStyle w:val="ListParagraph"/>
        <w:numPr>
          <w:ilvl w:val="0"/>
          <w:numId w:val="34"/>
        </w:numPr>
      </w:pPr>
      <w:r w:rsidRPr="00871563">
        <w:rPr>
          <w:sz w:val="18"/>
          <w:szCs w:val="18"/>
        </w:rPr>
        <w:t xml:space="preserve">The </w:t>
      </w:r>
      <w:proofErr w:type="gramStart"/>
      <w:r w:rsidRPr="00871563">
        <w:rPr>
          <w:sz w:val="18"/>
          <w:szCs w:val="18"/>
        </w:rPr>
        <w:t>RR(</w:t>
      </w:r>
      <w:proofErr w:type="gramEnd"/>
      <w:r w:rsidRPr="00871563">
        <w:rPr>
          <w:sz w:val="18"/>
          <w:szCs w:val="18"/>
        </w:rPr>
        <w:t>no smoke/all pop) is =</w:t>
      </w:r>
      <w:r>
        <w:rPr>
          <w:sz w:val="18"/>
          <w:szCs w:val="18"/>
        </w:rPr>
        <w:t xml:space="preserve"> Rd.</w:t>
      </w:r>
      <w:r w:rsidRPr="00871563">
        <w:rPr>
          <w:sz w:val="18"/>
          <w:szCs w:val="18"/>
        </w:rPr>
        <w:t xml:space="preserve"> all-pop</w:t>
      </w:r>
      <w:r>
        <w:rPr>
          <w:sz w:val="18"/>
          <w:szCs w:val="18"/>
        </w:rPr>
        <w:t>/(RRsm/no.sm *</w:t>
      </w:r>
      <w:proofErr w:type="spellStart"/>
      <w:r>
        <w:rPr>
          <w:sz w:val="18"/>
          <w:szCs w:val="18"/>
        </w:rPr>
        <w:t>Nsm</w:t>
      </w:r>
      <w:proofErr w:type="spellEnd"/>
      <w:r>
        <w:rPr>
          <w:sz w:val="18"/>
          <w:szCs w:val="18"/>
        </w:rPr>
        <w:t xml:space="preserve"> + </w:t>
      </w:r>
      <w:proofErr w:type="spellStart"/>
      <w:r>
        <w:rPr>
          <w:sz w:val="18"/>
          <w:szCs w:val="18"/>
        </w:rPr>
        <w:t>RRpsm</w:t>
      </w:r>
      <w:proofErr w:type="spellEnd"/>
      <w:r>
        <w:rPr>
          <w:sz w:val="18"/>
          <w:szCs w:val="18"/>
        </w:rPr>
        <w:t>/</w:t>
      </w:r>
      <w:r w:rsidRPr="00281001">
        <w:rPr>
          <w:sz w:val="18"/>
          <w:szCs w:val="18"/>
        </w:rPr>
        <w:t xml:space="preserve"> </w:t>
      </w:r>
      <w:r>
        <w:rPr>
          <w:sz w:val="18"/>
          <w:szCs w:val="18"/>
        </w:rPr>
        <w:t>no.sm *</w:t>
      </w:r>
      <w:proofErr w:type="spellStart"/>
      <w:r>
        <w:rPr>
          <w:sz w:val="18"/>
          <w:szCs w:val="18"/>
        </w:rPr>
        <w:t>Npsm</w:t>
      </w:r>
      <w:proofErr w:type="spellEnd"/>
      <w:r>
        <w:rPr>
          <w:sz w:val="18"/>
          <w:szCs w:val="18"/>
        </w:rPr>
        <w:t xml:space="preserve"> + </w:t>
      </w:r>
      <w:proofErr w:type="spellStart"/>
      <w:r>
        <w:rPr>
          <w:sz w:val="18"/>
          <w:szCs w:val="18"/>
        </w:rPr>
        <w:t>Nnsm</w:t>
      </w:r>
      <w:proofErr w:type="spellEnd"/>
      <w:r>
        <w:rPr>
          <w:sz w:val="18"/>
          <w:szCs w:val="18"/>
        </w:rPr>
        <w:t>)</w:t>
      </w:r>
    </w:p>
    <w:p w14:paraId="59EF794B" w14:textId="593FA87B" w:rsidR="008569A3" w:rsidRPr="008569A3" w:rsidRDefault="00281001" w:rsidP="00A6643A">
      <w:r>
        <w:t xml:space="preserve">The calculated </w:t>
      </w:r>
      <w:r w:rsidRPr="00281001">
        <w:t>RR</w:t>
      </w:r>
      <w:r w:rsidR="007B5775">
        <w:t xml:space="preserve"> </w:t>
      </w:r>
      <w:r w:rsidRPr="00281001">
        <w:t>(</w:t>
      </w:r>
      <w:r w:rsidR="003F1A3C">
        <w:t xml:space="preserve">OC death for </w:t>
      </w:r>
      <w:r w:rsidRPr="00281001">
        <w:t>no smoke/all pop) is</w:t>
      </w:r>
      <w:r>
        <w:t xml:space="preserve"> 0.7547219. </w:t>
      </w:r>
    </w:p>
    <w:p w14:paraId="26FC93B3" w14:textId="24AB7D8B" w:rsidR="00BB2715" w:rsidRDefault="00BB2715" w:rsidP="00505AB5">
      <w:pPr>
        <w:pStyle w:val="Heading1"/>
      </w:pPr>
      <w:r>
        <w:t>Symptomatic Presentation</w:t>
      </w:r>
      <w:bookmarkEnd w:id="108"/>
    </w:p>
    <w:p w14:paraId="0DEAD326" w14:textId="493D055E" w:rsidR="00EE1E64" w:rsidRDefault="00EE1E64" w:rsidP="000A6613">
      <w:pPr>
        <w:shd w:val="clear" w:color="auto" w:fill="FFFFFF"/>
        <w:spacing w:line="360" w:lineRule="atLeast"/>
        <w:textAlignment w:val="baseline"/>
        <w:rPr>
          <w:rFonts w:cstheme="minorHAnsi"/>
          <w:color w:val="0E0E0E"/>
        </w:rPr>
      </w:pPr>
      <w:r w:rsidRPr="00243674">
        <w:rPr>
          <w:rFonts w:cstheme="minorHAnsi"/>
          <w:color w:val="0E0E0E"/>
        </w:rPr>
        <w:t xml:space="preserve">The symptomatic pathway for BC patients as it is described by NICE, is presented on the Figure </w:t>
      </w:r>
      <w:r w:rsidR="00683820">
        <w:rPr>
          <w:rFonts w:cstheme="minorHAnsi"/>
          <w:color w:val="0E0E0E"/>
        </w:rPr>
        <w:t>10</w:t>
      </w:r>
      <w:r w:rsidRPr="00243674">
        <w:rPr>
          <w:rFonts w:cstheme="minorHAnsi"/>
          <w:color w:val="0E0E0E"/>
        </w:rPr>
        <w:t>.</w:t>
      </w:r>
    </w:p>
    <w:p w14:paraId="65BF82BF" w14:textId="52BD50F7" w:rsidR="00EE1E64" w:rsidRDefault="00EE1E64" w:rsidP="000A6613">
      <w:pPr>
        <w:shd w:val="clear" w:color="auto" w:fill="FFFFFF"/>
        <w:spacing w:line="360" w:lineRule="atLeast"/>
        <w:textAlignment w:val="baseline"/>
        <w:rPr>
          <w:rFonts w:ascii="Lato" w:hAnsi="Lato"/>
          <w:color w:val="0E0E0E"/>
          <w:sz w:val="21"/>
          <w:szCs w:val="21"/>
        </w:rPr>
      </w:pPr>
      <w:r>
        <w:rPr>
          <w:noProof/>
        </w:rPr>
        <w:drawing>
          <wp:inline distT="0" distB="0" distL="0" distR="0" wp14:anchorId="6833CA0E" wp14:editId="697543F7">
            <wp:extent cx="4893869" cy="3232036"/>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9359" cy="3235662"/>
                    </a:xfrm>
                    <a:prstGeom prst="rect">
                      <a:avLst/>
                    </a:prstGeom>
                  </pic:spPr>
                </pic:pic>
              </a:graphicData>
            </a:graphic>
          </wp:inline>
        </w:drawing>
      </w:r>
    </w:p>
    <w:p w14:paraId="10AF574D" w14:textId="72698049" w:rsidR="00EC0E66" w:rsidRPr="00EE1E64" w:rsidRDefault="00EC0E66" w:rsidP="00EC0E66">
      <w:pPr>
        <w:pStyle w:val="Heading4"/>
      </w:pPr>
      <w:r w:rsidRPr="00EE1E64">
        <w:t>Figure</w:t>
      </w:r>
      <w:r>
        <w:t xml:space="preserve"> </w:t>
      </w:r>
      <w:r w:rsidR="00683820">
        <w:t>10</w:t>
      </w:r>
      <w:r w:rsidRPr="00EE1E64">
        <w:t>: symptomatic pathway for BC patients.</w:t>
      </w:r>
    </w:p>
    <w:p w14:paraId="2851D0BF" w14:textId="77777777" w:rsidR="00150932" w:rsidRDefault="00150932" w:rsidP="00572E83">
      <w:pPr>
        <w:shd w:val="clear" w:color="auto" w:fill="FFFFFF"/>
        <w:textAlignment w:val="baseline"/>
        <w:rPr>
          <w:rFonts w:cstheme="minorHAnsi"/>
          <w:color w:val="0E0E0E"/>
        </w:rPr>
      </w:pPr>
    </w:p>
    <w:p w14:paraId="6C9EAA29" w14:textId="7E4A9D57" w:rsidR="007A1C31" w:rsidRPr="00243674" w:rsidRDefault="00EE1E64" w:rsidP="00572E83">
      <w:pPr>
        <w:shd w:val="clear" w:color="auto" w:fill="FFFFFF"/>
        <w:textAlignment w:val="baseline"/>
        <w:rPr>
          <w:rFonts w:cstheme="minorHAnsi"/>
          <w:color w:val="0E0E0E"/>
        </w:rPr>
      </w:pPr>
      <w:r w:rsidRPr="00243674">
        <w:rPr>
          <w:rFonts w:cstheme="minorHAnsi"/>
          <w:color w:val="0E0E0E"/>
        </w:rPr>
        <w:t>For diagnostic pathway, t</w:t>
      </w:r>
      <w:r w:rsidR="000A6613" w:rsidRPr="00243674">
        <w:rPr>
          <w:rFonts w:cstheme="minorHAnsi"/>
          <w:color w:val="0E0E0E"/>
        </w:rPr>
        <w:t>he NICE guidelines state that</w:t>
      </w:r>
      <w:r w:rsidR="00150932">
        <w:rPr>
          <w:rFonts w:cstheme="minorHAnsi"/>
          <w:color w:val="0E0E0E"/>
        </w:rPr>
        <w:t xml:space="preserve"> computer tomography (</w:t>
      </w:r>
      <w:r w:rsidR="000A6613" w:rsidRPr="00243674">
        <w:rPr>
          <w:rFonts w:cstheme="minorHAnsi"/>
          <w:color w:val="0E0E0E"/>
        </w:rPr>
        <w:t>CT</w:t>
      </w:r>
      <w:r w:rsidR="00150932">
        <w:rPr>
          <w:rFonts w:cstheme="minorHAnsi"/>
          <w:color w:val="0E0E0E"/>
        </w:rPr>
        <w:t>)</w:t>
      </w:r>
      <w:r w:rsidR="000A6613" w:rsidRPr="00243674">
        <w:rPr>
          <w:rFonts w:cstheme="minorHAnsi"/>
          <w:color w:val="0E0E0E"/>
        </w:rPr>
        <w:t xml:space="preserve"> or </w:t>
      </w:r>
      <w:r w:rsidR="00842A9E">
        <w:rPr>
          <w:rFonts w:cstheme="minorHAnsi"/>
          <w:color w:val="0E0E0E"/>
        </w:rPr>
        <w:t>m</w:t>
      </w:r>
      <w:r w:rsidR="00842A9E" w:rsidRPr="00842A9E">
        <w:rPr>
          <w:rFonts w:cstheme="minorHAnsi"/>
          <w:color w:val="0E0E0E"/>
        </w:rPr>
        <w:t xml:space="preserve">agnetic resonance imaging (MRI) </w:t>
      </w:r>
      <w:r w:rsidR="000A6613" w:rsidRPr="00243674">
        <w:rPr>
          <w:rFonts w:cstheme="minorHAnsi"/>
          <w:color w:val="0E0E0E"/>
        </w:rPr>
        <w:t xml:space="preserve">staging should be considered before </w:t>
      </w:r>
      <w:r w:rsidR="00842A9E" w:rsidRPr="00842A9E">
        <w:rPr>
          <w:rFonts w:cstheme="minorHAnsi"/>
          <w:color w:val="0E0E0E"/>
        </w:rPr>
        <w:t xml:space="preserve">trans urethral resection of bladder </w:t>
      </w:r>
      <w:r w:rsidR="00842A9E" w:rsidRPr="00842A9E">
        <w:rPr>
          <w:rFonts w:cstheme="minorHAnsi"/>
          <w:color w:val="0E0E0E"/>
        </w:rPr>
        <w:lastRenderedPageBreak/>
        <w:t xml:space="preserve">tumour </w:t>
      </w:r>
      <w:r w:rsidR="00842A9E">
        <w:rPr>
          <w:rFonts w:cstheme="minorHAnsi"/>
          <w:color w:val="0E0E0E"/>
        </w:rPr>
        <w:t>(</w:t>
      </w:r>
      <w:r w:rsidR="000A6613" w:rsidRPr="00243674">
        <w:rPr>
          <w:rFonts w:cstheme="minorHAnsi"/>
          <w:color w:val="0E0E0E"/>
        </w:rPr>
        <w:t>TURBT</w:t>
      </w:r>
      <w:r w:rsidR="00842A9E">
        <w:rPr>
          <w:rFonts w:cstheme="minorHAnsi"/>
          <w:color w:val="0E0E0E"/>
        </w:rPr>
        <w:t>)</w:t>
      </w:r>
      <w:r w:rsidR="000A6613" w:rsidRPr="00243674">
        <w:rPr>
          <w:rFonts w:cstheme="minorHAnsi"/>
          <w:color w:val="0E0E0E"/>
        </w:rPr>
        <w:t xml:space="preserve"> if </w:t>
      </w:r>
      <w:r w:rsidR="00842A9E">
        <w:rPr>
          <w:rFonts w:cstheme="minorHAnsi"/>
          <w:color w:val="0E0E0E"/>
        </w:rPr>
        <w:t>MIBC</w:t>
      </w:r>
      <w:r w:rsidR="000A6613" w:rsidRPr="00243674">
        <w:rPr>
          <w:rFonts w:cstheme="minorHAnsi"/>
          <w:color w:val="0E0E0E"/>
        </w:rPr>
        <w:t xml:space="preserve"> is suspected at cystoscopy.</w:t>
      </w:r>
      <w:r w:rsidR="000A6613" w:rsidRPr="00243674">
        <w:rPr>
          <w:rFonts w:cstheme="minorHAnsi"/>
        </w:rPr>
        <w:t xml:space="preserve"> </w:t>
      </w:r>
      <w:r w:rsidR="000A6613" w:rsidRPr="00243674">
        <w:rPr>
          <w:rFonts w:cstheme="minorHAnsi"/>
          <w:color w:val="0E0E0E"/>
        </w:rPr>
        <w:t xml:space="preserve"> </w:t>
      </w:r>
      <w:r w:rsidR="007F3F77">
        <w:rPr>
          <w:rFonts w:cstheme="minorHAnsi"/>
          <w:color w:val="0E0E0E"/>
        </w:rPr>
        <w:t xml:space="preserve">In </w:t>
      </w:r>
      <w:r w:rsidR="00856BCB">
        <w:rPr>
          <w:rFonts w:cstheme="minorHAnsi"/>
          <w:color w:val="0E0E0E"/>
        </w:rPr>
        <w:t>practice</w:t>
      </w:r>
      <w:r w:rsidR="007F3F77">
        <w:rPr>
          <w:rFonts w:cstheme="minorHAnsi"/>
          <w:color w:val="0E0E0E"/>
        </w:rPr>
        <w:t xml:space="preserve">, based on consultations with the clinicians, patients are commonly diagnosed by </w:t>
      </w:r>
      <w:r w:rsidR="007F3F77" w:rsidRPr="00243674">
        <w:rPr>
          <w:rFonts w:cstheme="minorHAnsi"/>
          <w:color w:val="0E0E0E"/>
        </w:rPr>
        <w:t xml:space="preserve">cystoscopy </w:t>
      </w:r>
      <w:r w:rsidR="007F3F77">
        <w:rPr>
          <w:rFonts w:cstheme="minorHAnsi"/>
          <w:color w:val="0E0E0E"/>
        </w:rPr>
        <w:t xml:space="preserve">only. </w:t>
      </w:r>
      <w:r w:rsidR="000A6613" w:rsidRPr="00243674">
        <w:rPr>
          <w:rFonts w:cstheme="minorHAnsi"/>
          <w:color w:val="0E0E0E"/>
        </w:rPr>
        <w:t xml:space="preserve">White-light-guided TURBT with one of photodynamic diagnosis, narrow-band imaging, </w:t>
      </w:r>
      <w:proofErr w:type="gramStart"/>
      <w:r w:rsidR="000A6613" w:rsidRPr="00243674">
        <w:rPr>
          <w:rFonts w:cstheme="minorHAnsi"/>
          <w:color w:val="0E0E0E"/>
        </w:rPr>
        <w:t>cytology</w:t>
      </w:r>
      <w:proofErr w:type="gramEnd"/>
      <w:r w:rsidR="000A6613" w:rsidRPr="00243674">
        <w:rPr>
          <w:rFonts w:cstheme="minorHAnsi"/>
          <w:color w:val="0E0E0E"/>
        </w:rPr>
        <w:t xml:space="preserve"> or a urinary biomarker test (such as </w:t>
      </w:r>
      <w:proofErr w:type="spellStart"/>
      <w:r w:rsidR="000A6613" w:rsidRPr="00243674">
        <w:rPr>
          <w:rFonts w:cstheme="minorHAnsi"/>
          <w:color w:val="0E0E0E"/>
        </w:rPr>
        <w:t>UroVysion</w:t>
      </w:r>
      <w:proofErr w:type="spellEnd"/>
      <w:r w:rsidR="000A6613" w:rsidRPr="00243674">
        <w:rPr>
          <w:rFonts w:cstheme="minorHAnsi"/>
          <w:color w:val="0E0E0E"/>
        </w:rPr>
        <w:t xml:space="preserve"> using FISH, </w:t>
      </w:r>
      <w:proofErr w:type="spellStart"/>
      <w:r w:rsidR="000A6613" w:rsidRPr="00243674">
        <w:rPr>
          <w:rFonts w:cstheme="minorHAnsi"/>
          <w:color w:val="0E0E0E"/>
        </w:rPr>
        <w:t>ImmunoCyt</w:t>
      </w:r>
      <w:proofErr w:type="spellEnd"/>
      <w:r w:rsidR="000A6613" w:rsidRPr="00243674">
        <w:rPr>
          <w:rFonts w:cstheme="minorHAnsi"/>
          <w:color w:val="0E0E0E"/>
        </w:rPr>
        <w:t xml:space="preserve"> or a NMP22 test) should be offered to people with suspected bladder cancer. Prospective national audit survey of cancer diagnosis </w:t>
      </w:r>
      <w:r w:rsidR="00572E83">
        <w:rPr>
          <w:rFonts w:cstheme="minorHAnsi"/>
          <w:color w:val="0E0E0E"/>
        </w:rPr>
        <w:t>however</w:t>
      </w:r>
      <w:r w:rsidR="00572E83" w:rsidRPr="00243674">
        <w:rPr>
          <w:rFonts w:cstheme="minorHAnsi"/>
          <w:color w:val="0E0E0E"/>
        </w:rPr>
        <w:t xml:space="preserve"> </w:t>
      </w:r>
      <w:r w:rsidR="000A6613" w:rsidRPr="00243674">
        <w:rPr>
          <w:rFonts w:cstheme="minorHAnsi"/>
          <w:color w:val="0E0E0E"/>
        </w:rPr>
        <w:t>assessed that only a proportion of a symptomatic population is getting haematuria test, US scan, or blood test</w:t>
      </w:r>
      <w:r w:rsidR="00842A9E">
        <w:rPr>
          <w:rFonts w:cstheme="minorHAnsi"/>
          <w:color w:val="0E0E0E"/>
        </w:rPr>
        <w:fldChar w:fldCharType="begin"/>
      </w:r>
      <w:r w:rsidR="00842A9E">
        <w:rPr>
          <w:rFonts w:cstheme="minorHAnsi"/>
          <w:color w:val="0E0E0E"/>
        </w:rPr>
        <w:instrText xml:space="preserve"> ADDIN EN.CITE &lt;EndNote&gt;&lt;Cite&gt;&lt;Author&gt;Lyratzopoulos&lt;/Author&gt;&lt;Year&gt;2013&lt;/Year&gt;&lt;RecNum&gt;127&lt;/RecNum&gt;&lt;DisplayText&gt;&lt;style face="superscript"&gt;24&lt;/style&gt;&lt;/DisplayText&gt;&lt;record&gt;&lt;rec-number&gt;127&lt;/rec-number&gt;&lt;foreign-keys&gt;&lt;key app="EN" db-id="v9wz0a0x75vsr9e05ztvvv2bpwwars2x0dwa" timestamp="1682009297"&gt;127&lt;/key&gt;&lt;/foreign-keys&gt;&lt;ref-type name="Journal Article"&gt;17&lt;/ref-type&gt;&lt;contributors&gt;&lt;authors&gt;&lt;author&gt;Lyratzopoulos, G.&lt;/author&gt;&lt;author&gt;Abel, G. A.&lt;/author&gt;&lt;author&gt;McPhail, S.&lt;/author&gt;&lt;author&gt;Neal, R. D.&lt;/author&gt;&lt;author&gt;Rubin, G. P.&lt;/author&gt;&lt;/authors&gt;&lt;/contributors&gt;&lt;auth-address&gt;Department of Public Health and Primary Care, Cambridge Centre for Health Services Research, University of Cambridge, Cambridge, UK.&lt;/auth-address&gt;&lt;titles&gt;&lt;title&gt;Gender inequalities in the promptness of diagnosis of bladder and renal cancer after symptomatic presentation: evidence from secondary analysis of an English primary care audit survey&lt;/title&gt;&lt;secondary-title&gt;BMJ Open&lt;/secondary-title&gt;&lt;/titles&gt;&lt;periodical&gt;&lt;full-title&gt;BMJ Open&lt;/full-title&gt;&lt;/periodical&gt;&lt;volume&gt;3&lt;/volume&gt;&lt;number&gt;6&lt;/number&gt;&lt;edition&gt;2013/06/27&lt;/edition&gt;&lt;keywords&gt;&lt;keyword&gt;Primary care&lt;/keyword&gt;&lt;keyword&gt;Public health&lt;/keyword&gt;&lt;/keywords&gt;&lt;dates&gt;&lt;year&gt;2013&lt;/year&gt;&lt;pub-dates&gt;&lt;date&gt;Jun 24&lt;/date&gt;&lt;/pub-dates&gt;&lt;/dates&gt;&lt;isbn&gt;2044-6055&lt;/isbn&gt;&lt;accession-num&gt;23798742&lt;/accession-num&gt;&lt;urls&gt;&lt;/urls&gt;&lt;custom2&gt;PMC3693425&lt;/custom2&gt;&lt;electronic-resource-num&gt;10.1136/bmjopen-2013-002861&lt;/electronic-resource-num&gt;&lt;remote-database-provider&gt;NLM&lt;/remote-database-provider&gt;&lt;language&gt;eng&lt;/language&gt;&lt;/record&gt;&lt;/Cite&gt;&lt;/EndNote&gt;</w:instrText>
      </w:r>
      <w:r w:rsidR="00842A9E">
        <w:rPr>
          <w:rFonts w:cstheme="minorHAnsi"/>
          <w:color w:val="0E0E0E"/>
        </w:rPr>
        <w:fldChar w:fldCharType="separate"/>
      </w:r>
      <w:r w:rsidR="00842A9E" w:rsidRPr="00842A9E">
        <w:rPr>
          <w:rFonts w:cstheme="minorHAnsi"/>
          <w:noProof/>
          <w:color w:val="0E0E0E"/>
          <w:vertAlign w:val="superscript"/>
        </w:rPr>
        <w:t>24</w:t>
      </w:r>
      <w:r w:rsidR="00842A9E">
        <w:rPr>
          <w:rFonts w:cstheme="minorHAnsi"/>
          <w:color w:val="0E0E0E"/>
        </w:rPr>
        <w:fldChar w:fldCharType="end"/>
      </w:r>
      <w:r w:rsidR="000A6613" w:rsidRPr="00243674">
        <w:rPr>
          <w:rFonts w:cstheme="minorHAnsi"/>
          <w:color w:val="0E0E0E"/>
        </w:rPr>
        <w:t xml:space="preserve">. </w:t>
      </w:r>
    </w:p>
    <w:p w14:paraId="6403F061" w14:textId="627D73D0" w:rsidR="00BB2715" w:rsidRPr="00EC0E66" w:rsidRDefault="003557A7" w:rsidP="00EC0E66">
      <w:pPr>
        <w:shd w:val="clear" w:color="auto" w:fill="FFFFFF"/>
        <w:textAlignment w:val="baseline"/>
        <w:rPr>
          <w:rFonts w:cstheme="minorHAnsi"/>
          <w:color w:val="0E0E0E"/>
        </w:rPr>
      </w:pPr>
      <w:r w:rsidRPr="00243674">
        <w:rPr>
          <w:rFonts w:cstheme="minorHAnsi"/>
          <w:color w:val="0E0E0E"/>
        </w:rPr>
        <w:t xml:space="preserve">In the model, probability to </w:t>
      </w:r>
      <w:r w:rsidR="00505AB5">
        <w:rPr>
          <w:rFonts w:cstheme="minorHAnsi"/>
          <w:color w:val="0E0E0E"/>
        </w:rPr>
        <w:t>be diagnosed as a symptomatic patient</w:t>
      </w:r>
      <w:r w:rsidRPr="00243674">
        <w:rPr>
          <w:rFonts w:cstheme="minorHAnsi"/>
          <w:color w:val="0E0E0E"/>
        </w:rPr>
        <w:t xml:space="preserve"> </w:t>
      </w:r>
      <w:r w:rsidR="006F43AF">
        <w:rPr>
          <w:rFonts w:cstheme="minorHAnsi"/>
          <w:color w:val="0E0E0E"/>
        </w:rPr>
        <w:t>was</w:t>
      </w:r>
      <w:r w:rsidRPr="00243674">
        <w:rPr>
          <w:rFonts w:cstheme="minorHAnsi"/>
          <w:color w:val="0E0E0E"/>
        </w:rPr>
        <w:t xml:space="preserve"> calibrated (See Natural History of BC Section). Patients who develop symptoms </w:t>
      </w:r>
      <w:r w:rsidR="00505AB5">
        <w:rPr>
          <w:rFonts w:cstheme="minorHAnsi"/>
          <w:color w:val="0E0E0E"/>
        </w:rPr>
        <w:t xml:space="preserve">and get diagnosed </w:t>
      </w:r>
      <w:r w:rsidRPr="00243674">
        <w:rPr>
          <w:rFonts w:cstheme="minorHAnsi"/>
          <w:color w:val="0E0E0E"/>
        </w:rPr>
        <w:t xml:space="preserve">accumulate costs and </w:t>
      </w:r>
      <w:proofErr w:type="spellStart"/>
      <w:r w:rsidRPr="00243674">
        <w:rPr>
          <w:rFonts w:cstheme="minorHAnsi"/>
          <w:color w:val="0E0E0E"/>
        </w:rPr>
        <w:t>disutilities</w:t>
      </w:r>
      <w:proofErr w:type="spellEnd"/>
      <w:r w:rsidRPr="00243674">
        <w:rPr>
          <w:rFonts w:cstheme="minorHAnsi"/>
          <w:color w:val="0E0E0E"/>
        </w:rPr>
        <w:t xml:space="preserve"> and have an annual probability to die from BC based on their age, sex, and time since diagnosis. The costs and utilities relevant for symptomatic presentation pathway are described in the relevant sections.</w:t>
      </w:r>
      <w:r w:rsidR="00505AB5">
        <w:rPr>
          <w:rFonts w:cstheme="minorHAnsi"/>
          <w:color w:val="0E0E0E"/>
        </w:rPr>
        <w:t xml:space="preserve"> </w:t>
      </w:r>
    </w:p>
    <w:p w14:paraId="0629A810" w14:textId="77777777" w:rsidR="00BB2715" w:rsidRDefault="00BB2715" w:rsidP="00BB2715">
      <w:pPr>
        <w:pStyle w:val="Heading1"/>
      </w:pPr>
      <w:bookmarkStart w:id="110" w:name="_Toc25828509"/>
      <w:bookmarkStart w:id="111" w:name="_Toc108616600"/>
      <w:r>
        <w:t>Screening</w:t>
      </w:r>
      <w:bookmarkEnd w:id="110"/>
      <w:bookmarkEnd w:id="111"/>
    </w:p>
    <w:p w14:paraId="3718ED05" w14:textId="740B97CC" w:rsidR="00DD468F" w:rsidRPr="00734F11" w:rsidRDefault="00BB2715" w:rsidP="00D42D51">
      <w:pPr>
        <w:rPr>
          <w:rFonts w:cstheme="minorHAnsi"/>
        </w:rPr>
      </w:pPr>
      <w:r w:rsidRPr="0069649F">
        <w:rPr>
          <w:rFonts w:cstheme="minorHAnsi"/>
        </w:rPr>
        <w:t xml:space="preserve">As default the model </w:t>
      </w:r>
      <w:del w:id="112" w:author="James Chilcott" w:date="2023-04-21T12:04:00Z">
        <w:r w:rsidRPr="0069649F" w:rsidDel="007F1C09">
          <w:rPr>
            <w:rFonts w:cstheme="minorHAnsi"/>
          </w:rPr>
          <w:delText xml:space="preserve">can </w:delText>
        </w:r>
      </w:del>
      <w:r w:rsidRPr="0069649F">
        <w:rPr>
          <w:rFonts w:cstheme="minorHAnsi"/>
        </w:rPr>
        <w:t>simulate</w:t>
      </w:r>
      <w:ins w:id="113" w:author="James Chilcott" w:date="2023-04-21T12:04:00Z">
        <w:r w:rsidR="007F1C09">
          <w:rPr>
            <w:rFonts w:cstheme="minorHAnsi"/>
          </w:rPr>
          <w:t>s</w:t>
        </w:r>
      </w:ins>
      <w:r w:rsidR="00DD468F" w:rsidRPr="0069649F">
        <w:rPr>
          <w:rFonts w:cstheme="minorHAnsi"/>
        </w:rPr>
        <w:t xml:space="preserve"> </w:t>
      </w:r>
      <w:commentRangeStart w:id="114"/>
      <w:commentRangeStart w:id="115"/>
      <w:r w:rsidR="00D42D51">
        <w:rPr>
          <w:rFonts w:cstheme="minorHAnsi"/>
        </w:rPr>
        <w:t>a</w:t>
      </w:r>
      <w:commentRangeEnd w:id="114"/>
      <w:r w:rsidR="007F1C09">
        <w:rPr>
          <w:rStyle w:val="CommentReference"/>
        </w:rPr>
        <w:commentReference w:id="114"/>
      </w:r>
      <w:r w:rsidR="00D42D51">
        <w:rPr>
          <w:rFonts w:cstheme="minorHAnsi"/>
        </w:rPr>
        <w:t xml:space="preserve"> single, one-off</w:t>
      </w:r>
      <w:r w:rsidR="00D42D51" w:rsidRPr="0069649F">
        <w:rPr>
          <w:rFonts w:cstheme="minorHAnsi"/>
        </w:rPr>
        <w:t xml:space="preserve"> </w:t>
      </w:r>
      <w:r w:rsidR="00DD468F" w:rsidRPr="0069649F">
        <w:rPr>
          <w:rFonts w:cstheme="minorHAnsi"/>
        </w:rPr>
        <w:t>screening intervention</w:t>
      </w:r>
      <w:commentRangeEnd w:id="115"/>
      <w:r w:rsidR="00D42D51">
        <w:rPr>
          <w:rStyle w:val="CommentReference"/>
        </w:rPr>
        <w:commentReference w:id="115"/>
      </w:r>
      <w:r w:rsidR="00DD468F" w:rsidRPr="0069649F">
        <w:rPr>
          <w:rFonts w:cstheme="minorHAnsi"/>
        </w:rPr>
        <w:t xml:space="preserve">: </w:t>
      </w:r>
      <w:r w:rsidRPr="0069649F">
        <w:rPr>
          <w:rFonts w:cstheme="minorHAnsi"/>
        </w:rPr>
        <w:t xml:space="preserve"> </w:t>
      </w:r>
      <w:r w:rsidR="00DD468F" w:rsidRPr="0069649F">
        <w:rPr>
          <w:rFonts w:cstheme="minorHAnsi"/>
        </w:rPr>
        <w:t xml:space="preserve">home urine dipstick test. </w:t>
      </w:r>
      <w:commentRangeStart w:id="116"/>
      <w:r w:rsidR="00DD468F" w:rsidRPr="0069649F">
        <w:rPr>
          <w:rFonts w:cstheme="minorHAnsi"/>
        </w:rPr>
        <w:t>The population with a positive screening test will get a cytology test and the US, and, if positive, the w</w:t>
      </w:r>
      <w:r w:rsidR="00DD468F" w:rsidRPr="0069649F">
        <w:rPr>
          <w:rFonts w:cstheme="minorHAnsi"/>
          <w:color w:val="0E0E0E"/>
        </w:rPr>
        <w:t>hite-light-guided TURBT</w:t>
      </w:r>
      <w:commentRangeEnd w:id="116"/>
      <w:r w:rsidR="00BC4638" w:rsidRPr="0069649F">
        <w:rPr>
          <w:rStyle w:val="CommentReference"/>
          <w:rFonts w:cstheme="minorHAnsi"/>
          <w:sz w:val="22"/>
          <w:szCs w:val="22"/>
        </w:rPr>
        <w:commentReference w:id="116"/>
      </w:r>
      <w:r w:rsidR="00DD468F" w:rsidRPr="0069649F">
        <w:rPr>
          <w:rFonts w:cstheme="minorHAnsi"/>
          <w:color w:val="0E0E0E"/>
        </w:rPr>
        <w:t xml:space="preserve">. </w:t>
      </w:r>
      <w:r w:rsidRPr="0069649F">
        <w:rPr>
          <w:rFonts w:cstheme="minorHAnsi"/>
        </w:rPr>
        <w:t>The screen</w:t>
      </w:r>
      <w:r w:rsidR="00DD468F" w:rsidRPr="0069649F">
        <w:rPr>
          <w:rFonts w:cstheme="minorHAnsi"/>
        </w:rPr>
        <w:t xml:space="preserve">ed population will be </w:t>
      </w:r>
      <w:r w:rsidRPr="0069649F">
        <w:rPr>
          <w:rFonts w:cstheme="minorHAnsi"/>
        </w:rPr>
        <w:t xml:space="preserve">modelled </w:t>
      </w:r>
      <w:r w:rsidR="00DD468F" w:rsidRPr="0069649F">
        <w:rPr>
          <w:rFonts w:cstheme="minorHAnsi"/>
        </w:rPr>
        <w:t xml:space="preserve">to </w:t>
      </w:r>
      <w:r w:rsidRPr="0069649F">
        <w:rPr>
          <w:rFonts w:cstheme="minorHAnsi"/>
        </w:rPr>
        <w:t xml:space="preserve">reflect the </w:t>
      </w:r>
      <w:r w:rsidR="00DD468F" w:rsidRPr="0069649F">
        <w:rPr>
          <w:rFonts w:cstheme="minorHAnsi"/>
        </w:rPr>
        <w:t>population in the trial.</w:t>
      </w:r>
    </w:p>
    <w:p w14:paraId="34D873C4" w14:textId="70C38EC9" w:rsidR="00BB2715" w:rsidRPr="00587FF1" w:rsidRDefault="00C821FE" w:rsidP="00BB2715">
      <w:pPr>
        <w:pStyle w:val="Heading3"/>
      </w:pPr>
      <w:bookmarkStart w:id="117" w:name="_Toc3448247"/>
      <w:bookmarkStart w:id="118" w:name="_Toc4075575"/>
      <w:bookmarkStart w:id="119" w:name="_Toc8807492"/>
      <w:bookmarkStart w:id="120" w:name="_Toc10471895"/>
      <w:bookmarkStart w:id="121" w:name="_Toc15393580"/>
      <w:bookmarkStart w:id="122" w:name="_Toc25828511"/>
      <w:bookmarkStart w:id="123" w:name="_Toc108616601"/>
      <w:r>
        <w:t>Screening</w:t>
      </w:r>
      <w:r w:rsidR="00BB2715">
        <w:t xml:space="preserve"> Eligibility</w:t>
      </w:r>
      <w:bookmarkEnd w:id="117"/>
      <w:bookmarkEnd w:id="118"/>
      <w:bookmarkEnd w:id="119"/>
      <w:bookmarkEnd w:id="120"/>
      <w:bookmarkEnd w:id="121"/>
      <w:bookmarkEnd w:id="122"/>
      <w:bookmarkEnd w:id="123"/>
      <w:r w:rsidR="005C43B9">
        <w:t xml:space="preserve"> and scenarios </w:t>
      </w:r>
    </w:p>
    <w:p w14:paraId="4ED0C6E8" w14:textId="0D9B481C" w:rsidR="0069649F" w:rsidRPr="009611FB" w:rsidRDefault="00AB19D3" w:rsidP="0065773A">
      <w:pPr>
        <w:rPr>
          <w:rFonts w:eastAsia="Calibri" w:cstheme="minorHAnsi"/>
          <w:color w:val="000000"/>
        </w:rPr>
      </w:pPr>
      <w:r w:rsidRPr="009611FB">
        <w:rPr>
          <w:rFonts w:cstheme="minorHAnsi"/>
        </w:rPr>
        <w:t xml:space="preserve">The modelled population will be compatible to the population of the trial described as </w:t>
      </w:r>
      <w:commentRangeStart w:id="124"/>
      <w:r w:rsidRPr="009611FB">
        <w:rPr>
          <w:rFonts w:cstheme="minorHAnsi"/>
        </w:rPr>
        <w:t>the Cohort 1</w:t>
      </w:r>
      <w:r w:rsidR="000461C6" w:rsidRPr="009611FB">
        <w:rPr>
          <w:rFonts w:cstheme="minorHAnsi"/>
        </w:rPr>
        <w:t xml:space="preserve"> </w:t>
      </w:r>
      <w:commentRangeEnd w:id="124"/>
      <w:r w:rsidR="00254D32">
        <w:rPr>
          <w:rStyle w:val="CommentReference"/>
        </w:rPr>
        <w:commentReference w:id="124"/>
      </w:r>
      <w:r w:rsidR="000461C6" w:rsidRPr="009611FB">
        <w:rPr>
          <w:rFonts w:cstheme="minorHAnsi"/>
        </w:rPr>
        <w:t xml:space="preserve">of the trial. </w:t>
      </w:r>
      <w:bookmarkStart w:id="125" w:name="_Hlk121475851"/>
      <w:r w:rsidR="000461C6" w:rsidRPr="009611FB">
        <w:rPr>
          <w:rFonts w:cstheme="minorHAnsi"/>
        </w:rPr>
        <w:t>The</w:t>
      </w:r>
      <w:r w:rsidR="0065773A" w:rsidRPr="009611FB">
        <w:rPr>
          <w:rFonts w:cstheme="minorHAnsi"/>
        </w:rPr>
        <w:t xml:space="preserve"> Cohort 1</w:t>
      </w:r>
      <w:r w:rsidR="000461C6" w:rsidRPr="009611FB">
        <w:rPr>
          <w:rFonts w:cstheme="minorHAnsi"/>
        </w:rPr>
        <w:t xml:space="preserve"> suggests a one-time</w:t>
      </w:r>
      <w:r w:rsidR="008E0139" w:rsidRPr="009611FB">
        <w:rPr>
          <w:rFonts w:cstheme="minorHAnsi"/>
        </w:rPr>
        <w:t xml:space="preserve"> home-base</w:t>
      </w:r>
      <w:r w:rsidR="000461C6" w:rsidRPr="009611FB">
        <w:rPr>
          <w:rFonts w:cstheme="minorHAnsi"/>
        </w:rPr>
        <w:t xml:space="preserve"> screening among males and females aged </w:t>
      </w:r>
      <w:commentRangeStart w:id="126"/>
      <w:r w:rsidR="000461C6" w:rsidRPr="009611FB">
        <w:rPr>
          <w:rFonts w:cstheme="minorHAnsi"/>
        </w:rPr>
        <w:t>55-80 years old</w:t>
      </w:r>
      <w:commentRangeEnd w:id="126"/>
      <w:r w:rsidR="001665D3">
        <w:rPr>
          <w:rStyle w:val="CommentReference"/>
        </w:rPr>
        <w:commentReference w:id="126"/>
      </w:r>
      <w:r w:rsidR="000461C6" w:rsidRPr="009611FB">
        <w:rPr>
          <w:rFonts w:cstheme="minorHAnsi"/>
        </w:rPr>
        <w:t xml:space="preserve">. </w:t>
      </w:r>
      <w:r w:rsidR="009611FB" w:rsidRPr="009611FB">
        <w:rPr>
          <w:rFonts w:cstheme="minorHAnsi"/>
        </w:rPr>
        <w:t xml:space="preserve">The test to be used is </w:t>
      </w:r>
      <w:commentRangeStart w:id="127"/>
      <w:r w:rsidR="009611FB" w:rsidRPr="009611FB">
        <w:rPr>
          <w:rFonts w:cstheme="minorHAnsi"/>
          <w:color w:val="000000"/>
        </w:rPr>
        <w:t xml:space="preserve">The Roche </w:t>
      </w:r>
      <w:proofErr w:type="spellStart"/>
      <w:r w:rsidR="009611FB" w:rsidRPr="009611FB">
        <w:rPr>
          <w:rFonts w:cstheme="minorHAnsi"/>
          <w:color w:val="000000"/>
        </w:rPr>
        <w:t>Combur</w:t>
      </w:r>
      <w:proofErr w:type="spellEnd"/>
      <w:r w:rsidR="009611FB" w:rsidRPr="009611FB">
        <w:rPr>
          <w:rFonts w:cstheme="minorHAnsi"/>
          <w:color w:val="000000"/>
        </w:rPr>
        <w:t xml:space="preserve"> 5 HC test</w:t>
      </w:r>
      <w:r w:rsidR="009611FB" w:rsidRPr="009611FB">
        <w:rPr>
          <w:rFonts w:cstheme="minorHAnsi"/>
        </w:rPr>
        <w:t xml:space="preserve">. </w:t>
      </w:r>
      <w:r w:rsidR="000461C6" w:rsidRPr="009611FB">
        <w:rPr>
          <w:rFonts w:eastAsia="Calibri" w:cstheme="minorHAnsi"/>
          <w:color w:val="000000"/>
        </w:rPr>
        <w:t xml:space="preserve">Those verbally consenting will be asked to home self-test their urine up to 6 times </w:t>
      </w:r>
      <w:r w:rsidR="008E0139" w:rsidRPr="009611FB">
        <w:rPr>
          <w:rFonts w:eastAsia="Calibri" w:cstheme="minorHAnsi"/>
          <w:color w:val="000000"/>
        </w:rPr>
        <w:t>over consecutive</w:t>
      </w:r>
      <w:r w:rsidR="000461C6" w:rsidRPr="009611FB">
        <w:rPr>
          <w:rFonts w:eastAsia="Calibri" w:cstheme="minorHAnsi"/>
          <w:color w:val="000000"/>
        </w:rPr>
        <w:t xml:space="preserve"> days for haematuria.</w:t>
      </w:r>
      <w:r w:rsidR="008E0139" w:rsidRPr="009611FB">
        <w:rPr>
          <w:rFonts w:eastAsia="Calibri" w:cstheme="minorHAnsi"/>
          <w:color w:val="000000"/>
        </w:rPr>
        <w:t xml:space="preserve"> The protocol plan assumes to invite 2,000 p</w:t>
      </w:r>
      <w:commentRangeEnd w:id="127"/>
      <w:r w:rsidR="001665D3">
        <w:rPr>
          <w:rStyle w:val="CommentReference"/>
        </w:rPr>
        <w:commentReference w:id="127"/>
      </w:r>
      <w:r w:rsidR="008E0139" w:rsidRPr="009611FB">
        <w:rPr>
          <w:rFonts w:eastAsia="Calibri" w:cstheme="minorHAnsi"/>
          <w:color w:val="000000"/>
        </w:rPr>
        <w:t xml:space="preserve">ersons leading to the detection of 1-7 cancers and so will not be able to inform </w:t>
      </w:r>
      <w:r w:rsidR="0044068D">
        <w:rPr>
          <w:rFonts w:eastAsia="Calibri" w:cstheme="minorHAnsi"/>
          <w:color w:val="000000"/>
        </w:rPr>
        <w:t>clinical</w:t>
      </w:r>
      <w:r w:rsidR="008E0139" w:rsidRPr="009611FB">
        <w:rPr>
          <w:rFonts w:eastAsia="Calibri" w:cstheme="minorHAnsi"/>
          <w:color w:val="000000"/>
        </w:rPr>
        <w:t xml:space="preserve"> outcomes.</w:t>
      </w:r>
    </w:p>
    <w:bookmarkEnd w:id="125"/>
    <w:p w14:paraId="3DF74638" w14:textId="0CBA5793" w:rsidR="0065773A" w:rsidRDefault="004F12F3" w:rsidP="0065773A">
      <w:pPr>
        <w:rPr>
          <w:rFonts w:ascii="Calibri" w:eastAsia="Calibri" w:hAnsi="Calibri" w:cs="Calibri"/>
          <w:color w:val="000000"/>
        </w:rPr>
      </w:pPr>
      <w:r w:rsidRPr="00F55584">
        <w:rPr>
          <w:rFonts w:ascii="Calibri" w:eastAsia="Calibri" w:hAnsi="Calibri" w:cs="Calibri"/>
          <w:color w:val="000000"/>
        </w:rPr>
        <w:t xml:space="preserve"> In the model, the base case analysis will include a one-ti</w:t>
      </w:r>
      <w:commentRangeStart w:id="128"/>
      <w:commentRangeStart w:id="129"/>
      <w:commentRangeStart w:id="130"/>
      <w:r w:rsidRPr="00F55584">
        <w:rPr>
          <w:rFonts w:ascii="Calibri" w:eastAsia="Calibri" w:hAnsi="Calibri" w:cs="Calibri"/>
          <w:color w:val="000000"/>
        </w:rPr>
        <w:t>me screening at age</w:t>
      </w:r>
      <w:r w:rsidR="0069649F">
        <w:rPr>
          <w:rFonts w:ascii="Calibri" w:eastAsia="Calibri" w:hAnsi="Calibri" w:cs="Calibri"/>
          <w:color w:val="000000"/>
        </w:rPr>
        <w:t>s</w:t>
      </w:r>
      <w:r w:rsidRPr="00F55584">
        <w:rPr>
          <w:rFonts w:ascii="Calibri" w:eastAsia="Calibri" w:hAnsi="Calibri" w:cs="Calibri"/>
          <w:color w:val="000000"/>
        </w:rPr>
        <w:t xml:space="preserve"> 65</w:t>
      </w:r>
      <w:r w:rsidR="0069649F">
        <w:rPr>
          <w:rFonts w:ascii="Calibri" w:eastAsia="Calibri" w:hAnsi="Calibri" w:cs="Calibri"/>
          <w:color w:val="000000"/>
        </w:rPr>
        <w:t xml:space="preserve"> </w:t>
      </w:r>
      <w:r w:rsidRPr="00F55584">
        <w:rPr>
          <w:rFonts w:ascii="Calibri" w:eastAsia="Calibri" w:hAnsi="Calibri" w:cs="Calibri"/>
          <w:color w:val="000000"/>
        </w:rPr>
        <w:t>years. The scenario analyses will assess cost-effectiveness of</w:t>
      </w:r>
      <w:r w:rsidR="008A5541">
        <w:rPr>
          <w:rFonts w:ascii="Calibri" w:eastAsia="Calibri" w:hAnsi="Calibri" w:cs="Calibri"/>
          <w:color w:val="000000"/>
        </w:rPr>
        <w:t xml:space="preserve"> one-time</w:t>
      </w:r>
      <w:r w:rsidRPr="00F55584">
        <w:rPr>
          <w:rFonts w:ascii="Calibri" w:eastAsia="Calibri" w:hAnsi="Calibri" w:cs="Calibri"/>
          <w:color w:val="000000"/>
        </w:rPr>
        <w:t xml:space="preserve"> screening among younger and older population</w:t>
      </w:r>
      <w:r w:rsidR="0069649F">
        <w:rPr>
          <w:rFonts w:ascii="Calibri" w:eastAsia="Calibri" w:hAnsi="Calibri" w:cs="Calibri"/>
          <w:color w:val="000000"/>
        </w:rPr>
        <w:t xml:space="preserve"> (55 and 75 years old)</w:t>
      </w:r>
      <w:r w:rsidRPr="00F55584">
        <w:rPr>
          <w:rFonts w:ascii="Calibri" w:eastAsia="Calibri" w:hAnsi="Calibri" w:cs="Calibri"/>
          <w:color w:val="000000"/>
        </w:rPr>
        <w:t>.</w:t>
      </w:r>
      <w:commentRangeEnd w:id="128"/>
      <w:r w:rsidR="004B725B" w:rsidRPr="00F55584">
        <w:rPr>
          <w:rStyle w:val="CommentReference"/>
          <w:sz w:val="22"/>
          <w:szCs w:val="22"/>
        </w:rPr>
        <w:commentReference w:id="128"/>
      </w:r>
      <w:commentRangeEnd w:id="129"/>
      <w:r w:rsidR="00D42D51">
        <w:rPr>
          <w:rStyle w:val="CommentReference"/>
        </w:rPr>
        <w:commentReference w:id="129"/>
      </w:r>
      <w:commentRangeEnd w:id="130"/>
      <w:r w:rsidR="0044068D">
        <w:rPr>
          <w:rStyle w:val="CommentReference"/>
        </w:rPr>
        <w:commentReference w:id="130"/>
      </w:r>
      <w:r w:rsidR="008E0139">
        <w:rPr>
          <w:rFonts w:ascii="Calibri" w:eastAsia="Calibri" w:hAnsi="Calibri" w:cs="Calibri"/>
          <w:color w:val="000000"/>
        </w:rPr>
        <w:t xml:space="preserve"> </w:t>
      </w:r>
    </w:p>
    <w:p w14:paraId="6797A27F" w14:textId="4ABA3F96" w:rsidR="00BB2715" w:rsidRDefault="0066658B" w:rsidP="00BB2715">
      <w:pPr>
        <w:pStyle w:val="Heading3"/>
      </w:pPr>
      <w:bookmarkStart w:id="131" w:name="_Toc3448248"/>
      <w:bookmarkStart w:id="132" w:name="_Toc4075576"/>
      <w:bookmarkStart w:id="133" w:name="_Toc8807493"/>
      <w:bookmarkStart w:id="134" w:name="_Toc10471896"/>
      <w:bookmarkStart w:id="135" w:name="_Toc15393581"/>
      <w:bookmarkStart w:id="136" w:name="_Toc25828512"/>
      <w:bookmarkStart w:id="137" w:name="_Toc108616602"/>
      <w:r>
        <w:t>Screening</w:t>
      </w:r>
      <w:r w:rsidR="00BB2715">
        <w:t xml:space="preserve"> Uptake</w:t>
      </w:r>
      <w:bookmarkEnd w:id="131"/>
      <w:bookmarkEnd w:id="132"/>
      <w:bookmarkEnd w:id="133"/>
      <w:bookmarkEnd w:id="134"/>
      <w:bookmarkEnd w:id="135"/>
      <w:bookmarkEnd w:id="136"/>
      <w:bookmarkEnd w:id="137"/>
    </w:p>
    <w:p w14:paraId="796ED89D" w14:textId="3CB1BCC7" w:rsidR="003D14F4" w:rsidRDefault="003D14F4" w:rsidP="00BB2715">
      <w:r>
        <w:t xml:space="preserve">In the </w:t>
      </w:r>
      <w:commentRangeStart w:id="138"/>
      <w:r>
        <w:t>base case</w:t>
      </w:r>
      <w:r w:rsidR="00C2214D">
        <w:t xml:space="preserve"> </w:t>
      </w:r>
      <w:commentRangeEnd w:id="138"/>
      <w:r w:rsidR="0046411A">
        <w:rPr>
          <w:rStyle w:val="CommentReference"/>
        </w:rPr>
        <w:commentReference w:id="138"/>
      </w:r>
      <w:r w:rsidR="00C2214D">
        <w:t>(</w:t>
      </w:r>
      <w:commentRangeStart w:id="139"/>
      <w:r w:rsidR="00C2214D">
        <w:t>pre-trial</w:t>
      </w:r>
      <w:commentRangeEnd w:id="139"/>
      <w:r w:rsidR="009C0588">
        <w:rPr>
          <w:rStyle w:val="CommentReference"/>
        </w:rPr>
        <w:commentReference w:id="139"/>
      </w:r>
      <w:r w:rsidR="00C2214D">
        <w:t>) modelling</w:t>
      </w:r>
      <w:r>
        <w:t xml:space="preserve"> 100% uptake with the screening test will be considered to assess the cost-effectiveness of the intervention under complete populational compliance. Differential uptake</w:t>
      </w:r>
      <w:r w:rsidR="00E52048">
        <w:t xml:space="preserve"> (40% as it is assumed in the trial</w:t>
      </w:r>
      <w:commentRangeStart w:id="140"/>
      <w:r w:rsidR="00E52048">
        <w:t>)</w:t>
      </w:r>
      <w:r>
        <w:t xml:space="preserve"> </w:t>
      </w:r>
      <w:commentRangeEnd w:id="140"/>
      <w:r w:rsidR="009C0588">
        <w:rPr>
          <w:rStyle w:val="CommentReference"/>
        </w:rPr>
        <w:commentReference w:id="140"/>
      </w:r>
      <w:r>
        <w:t xml:space="preserve">will be considered in </w:t>
      </w:r>
      <w:r w:rsidR="001F6A2F">
        <w:t xml:space="preserve">the </w:t>
      </w:r>
      <w:r>
        <w:t xml:space="preserve">scenario analyses. </w:t>
      </w:r>
    </w:p>
    <w:p w14:paraId="2F696C60" w14:textId="0F79B7E8" w:rsidR="003D14F4" w:rsidRDefault="003D14F4" w:rsidP="00BB2715">
      <w:proofErr w:type="gramStart"/>
      <w:r>
        <w:lastRenderedPageBreak/>
        <w:t>Similar to</w:t>
      </w:r>
      <w:proofErr w:type="gramEnd"/>
      <w:r>
        <w:t xml:space="preserve"> other cancer screening programmes, t</w:t>
      </w:r>
      <w:r w:rsidR="0066658B">
        <w:t>he uptake is like</w:t>
      </w:r>
      <w:r w:rsidR="009436DA">
        <w:t>ly</w:t>
      </w:r>
      <w:r w:rsidR="0066658B">
        <w:t xml:space="preserve"> to differ by age and sex, as well as </w:t>
      </w:r>
      <w:r>
        <w:t xml:space="preserve">deprivation, and </w:t>
      </w:r>
      <w:r w:rsidR="0066658B">
        <w:t xml:space="preserve">ethnicity. </w:t>
      </w:r>
      <w:commentRangeStart w:id="141"/>
      <w:commentRangeStart w:id="142"/>
      <w:r w:rsidR="00F10D5A">
        <w:t xml:space="preserve">Considering no data on screening uptake for homebase haematuria test, the impact of age, sex, and IMD will </w:t>
      </w:r>
      <w:proofErr w:type="gramStart"/>
      <w:r w:rsidR="00F10D5A">
        <w:t>be considered to be</w:t>
      </w:r>
      <w:proofErr w:type="gramEnd"/>
      <w:r w:rsidR="00F10D5A">
        <w:t xml:space="preserve"> identical to the home FIT used in colorectal cancer screening (</w:t>
      </w:r>
      <w:proofErr w:type="spellStart"/>
      <w:r w:rsidR="00F10D5A">
        <w:t>MiMiC</w:t>
      </w:r>
      <w:proofErr w:type="spellEnd"/>
      <w:r w:rsidR="00F10D5A">
        <w:t>-Bowel model).</w:t>
      </w:r>
      <w:commentRangeEnd w:id="141"/>
      <w:r w:rsidR="00F10D5A">
        <w:rPr>
          <w:rStyle w:val="CommentReference"/>
        </w:rPr>
        <w:commentReference w:id="141"/>
      </w:r>
      <w:commentRangeEnd w:id="142"/>
      <w:r w:rsidR="006C43EF">
        <w:rPr>
          <w:rStyle w:val="CommentReference"/>
        </w:rPr>
        <w:commentReference w:id="142"/>
      </w:r>
      <w:r w:rsidR="00F10D5A">
        <w:t xml:space="preserve"> </w:t>
      </w:r>
      <w:r w:rsidR="00E52048">
        <w:t>The trial data on the uptake by age, IMD, and ethnicity will be incorporated upon the trial completion.</w:t>
      </w:r>
    </w:p>
    <w:p w14:paraId="35C26B4F" w14:textId="3B5B8FA0" w:rsidR="00B15838" w:rsidRDefault="00B15838" w:rsidP="00B15838">
      <w:r>
        <w:t xml:space="preserve">In the </w:t>
      </w:r>
      <w:proofErr w:type="spellStart"/>
      <w:r>
        <w:t>MiMiC</w:t>
      </w:r>
      <w:proofErr w:type="spellEnd"/>
      <w:r>
        <w:t>-Bowel model an impact of different characteristics on screening uptake was informed through the FIT pilot. The English FIT pilot results included a multivariate analysis of adequate uptake which provided odds ratios for uptake by age group, sex,</w:t>
      </w:r>
      <w:r w:rsidR="002F343C">
        <w:t xml:space="preserve"> and</w:t>
      </w:r>
      <w:r>
        <w:t xml:space="preserve"> deprivation (IMD quintiles) </w:t>
      </w:r>
      <w:r>
        <w:fldChar w:fldCharType="begin">
          <w:fldData xml:space="preserve">PEVuZE5vdGU+PENpdGU+PEF1dGhvcj5Nb3NzPC9BdXRob3I+PFllYXI+MjAxNzwvWWVhcj48UmVj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</w:fldData>
        </w:fldChar>
      </w:r>
      <w:r w:rsidR="00842A9E">
        <w:instrText xml:space="preserve"> ADDIN EN.CITE </w:instrText>
      </w:r>
      <w:r w:rsidR="00842A9E">
        <w:fldChar w:fldCharType="begin">
          <w:fldData xml:space="preserve">PEVuZE5vdGU+PENpdGU+PEF1dGhvcj5Nb3NzPC9BdXRob3I+PFllYXI+MjAxNzwvWWVhcj48UmVj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</w:fldData>
        </w:fldChar>
      </w:r>
      <w:r w:rsidR="00842A9E">
        <w:instrText xml:space="preserve"> ADDIN EN.CITE.DATA </w:instrText>
      </w:r>
      <w:r w:rsidR="00842A9E">
        <w:fldChar w:fldCharType="end"/>
      </w:r>
      <w:r>
        <w:fldChar w:fldCharType="separate"/>
      </w:r>
      <w:r w:rsidR="00842A9E" w:rsidRPr="00842A9E">
        <w:rPr>
          <w:noProof/>
          <w:vertAlign w:val="superscript"/>
        </w:rPr>
        <w:t>25</w:t>
      </w:r>
      <w:r>
        <w:fldChar w:fldCharType="end"/>
      </w:r>
      <w:r>
        <w:t xml:space="preserve">. This indicates that uptake is lower in males, older age groups, </w:t>
      </w:r>
      <w:r w:rsidR="002F343C">
        <w:t xml:space="preserve">and </w:t>
      </w:r>
      <w:r>
        <w:t>more highly socioeconomically deprived groups. Model coefficients were calculated by taking the log of each odds ratio. Uptake in the reference group (male, age 59-64, IMD1 [least deprived], first screening round) was 53.6</w:t>
      </w:r>
      <w:proofErr w:type="gramStart"/>
      <w:r>
        <w:t>% .</w:t>
      </w:r>
      <w:proofErr w:type="gramEnd"/>
      <w:r>
        <w:t xml:space="preserve"> This information was used to calculate an intercept for the model using the formula: </w:t>
      </w:r>
      <w:r w:rsidRPr="00463604">
        <w:t>intercept = -LN((1/x)-1) where x = baseline uptake</w:t>
      </w:r>
      <w:r>
        <w:t xml:space="preserve">. The intercept was then adjusted to represent country-wide FIT screening. Odds ratios and model coefficients are shown in </w:t>
      </w:r>
      <w:r w:rsidR="00AB4FF5">
        <w:t>Table 10</w:t>
      </w:r>
      <w:r>
        <w:t xml:space="preserve">. </w:t>
      </w:r>
    </w:p>
    <w:p w14:paraId="7E9B7E14" w14:textId="616EC90D" w:rsidR="00B15838" w:rsidRDefault="00B15838" w:rsidP="00EC0E66">
      <w:pPr>
        <w:pStyle w:val="Heading4"/>
      </w:pPr>
      <w:r>
        <w:t xml:space="preserve">Table </w:t>
      </w:r>
      <w:r w:rsidR="00EC0E66">
        <w:t>9</w:t>
      </w:r>
      <w:r>
        <w:rPr>
          <w:noProof/>
        </w:rPr>
        <w:fldChar w:fldCharType="begin"/>
      </w:r>
      <w:r>
        <w:rPr>
          <w:noProof/>
        </w:rPr>
        <w:instrText xml:space="preserve"> SEQ Table \* ARABIC </w:instrText>
      </w:r>
      <w:r>
        <w:rPr>
          <w:noProof/>
        </w:rPr>
        <w:fldChar w:fldCharType="end"/>
      </w:r>
      <w:r>
        <w:t xml:space="preserve">: Odds Ratios </w:t>
      </w:r>
      <w:r w:rsidRPr="00BD767C">
        <w:t>from Moss et al</w:t>
      </w:r>
      <w:r>
        <w:t xml:space="preserve"> (2017) </w:t>
      </w:r>
      <w:r>
        <w:fldChar w:fldCharType="begin">
          <w:fldData xml:space="preserve">PEVuZE5vdGU+PENpdGU+PEF1dGhvcj5Nb3NzPC9BdXRob3I+PFllYXI+MjAxNzwvWWVhcj48UmVj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</w:fldData>
        </w:fldChar>
      </w:r>
      <w:r w:rsidR="00842A9E">
        <w:instrText xml:space="preserve"> ADDIN EN.CITE </w:instrText>
      </w:r>
      <w:r w:rsidR="00842A9E">
        <w:fldChar w:fldCharType="begin">
          <w:fldData xml:space="preserve">PEVuZE5vdGU+PENpdGU+PEF1dGhvcj5Nb3NzPC9BdXRob3I+PFllYXI+MjAxNzwvWWVhcj48UmVj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</w:fldData>
        </w:fldChar>
      </w:r>
      <w:r w:rsidR="00842A9E">
        <w:instrText xml:space="preserve"> ADDIN EN.CITE.DATA </w:instrText>
      </w:r>
      <w:r w:rsidR="00842A9E">
        <w:fldChar w:fldCharType="end"/>
      </w:r>
      <w:r>
        <w:fldChar w:fldCharType="separate"/>
      </w:r>
      <w:r w:rsidR="00842A9E" w:rsidRPr="00842A9E">
        <w:rPr>
          <w:noProof/>
          <w:vertAlign w:val="superscript"/>
        </w:rPr>
        <w:t>25</w:t>
      </w:r>
      <w:r>
        <w:fldChar w:fldCharType="end"/>
      </w:r>
      <w:r>
        <w:t xml:space="preserve"> and calculated model coefficients used to predict </w:t>
      </w:r>
      <w:r w:rsidR="00643CC2">
        <w:t>screening</w:t>
      </w:r>
      <w:r>
        <w:t xml:space="preserve"> uptake</w:t>
      </w:r>
    </w:p>
    <w:tbl>
      <w:tblPr>
        <w:tblStyle w:val="PlainTable2"/>
        <w:tblW w:w="5000" w:type="pct"/>
        <w:tblLook w:val="04A0" w:firstRow="1" w:lastRow="0" w:firstColumn="1" w:lastColumn="0" w:noHBand="0" w:noVBand="1"/>
      </w:tblPr>
      <w:tblGrid>
        <w:gridCol w:w="2692"/>
        <w:gridCol w:w="3121"/>
        <w:gridCol w:w="3213"/>
      </w:tblGrid>
      <w:tr w:rsidR="00B15838" w14:paraId="20376948" w14:textId="77777777" w:rsidTr="00EC0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E40B0F0" w14:textId="77777777" w:rsidR="00B15838" w:rsidRPr="00FF4C04" w:rsidRDefault="00B15838" w:rsidP="000E3B01">
            <w:pPr>
              <w:rPr>
                <w:b w:val="0"/>
                <w:bCs w:val="0"/>
              </w:rPr>
            </w:pPr>
            <w:r w:rsidRPr="00FF4C04">
              <w:t>Variable</w:t>
            </w:r>
          </w:p>
        </w:tc>
        <w:tc>
          <w:tcPr>
            <w:tcW w:w="1729" w:type="pct"/>
          </w:tcPr>
          <w:p w14:paraId="02D0C1C8" w14:textId="77777777" w:rsidR="00B15838" w:rsidRPr="00FF4C04" w:rsidRDefault="00B15838" w:rsidP="000E3B01">
            <w:pPr>
              <w:cnfStyle w:val="100000000000" w:firstRow="1" w:lastRow="0" w:firstColumn="0" w:lastColumn="0" w:oddVBand="0" w:evenVBand="0" w:oddHBand="0" w:evenHBand="0" w:firstRowFirstColumn="0" w:firstRowLastColumn="0" w:lastRowFirstColumn="0" w:lastRowLastColumn="0"/>
              <w:rPr>
                <w:b w:val="0"/>
                <w:bCs w:val="0"/>
              </w:rPr>
            </w:pPr>
            <w:r>
              <w:t>Odds Ratio (95% CI)</w:t>
            </w:r>
          </w:p>
        </w:tc>
        <w:tc>
          <w:tcPr>
            <w:tcW w:w="1780" w:type="pct"/>
          </w:tcPr>
          <w:p w14:paraId="1DA6B9ED" w14:textId="24A77DEA" w:rsidR="00B15838" w:rsidRPr="00FF4C04" w:rsidRDefault="00923727" w:rsidP="000E3B01">
            <w:pPr>
              <w:cnfStyle w:val="100000000000" w:firstRow="1" w:lastRow="0" w:firstColumn="0" w:lastColumn="0" w:oddVBand="0" w:evenVBand="0" w:oddHBand="0" w:evenHBand="0" w:firstRowFirstColumn="0" w:firstRowLastColumn="0" w:lastRowFirstColumn="0" w:lastRowLastColumn="0"/>
              <w:rPr>
                <w:b w:val="0"/>
                <w:bCs w:val="0"/>
              </w:rPr>
            </w:pPr>
            <w:r>
              <w:t>Model C</w:t>
            </w:r>
            <w:r w:rsidR="00B15838">
              <w:t>oefficients (95% CI)</w:t>
            </w:r>
          </w:p>
        </w:tc>
      </w:tr>
      <w:tr w:rsidR="00B15838" w14:paraId="2F0241CD" w14:textId="77777777" w:rsidTr="00EC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08CEB1C5" w14:textId="77777777" w:rsidR="00B15838" w:rsidRDefault="00B15838" w:rsidP="000E3B01">
            <w:r>
              <w:t>Intercept</w:t>
            </w:r>
          </w:p>
        </w:tc>
        <w:tc>
          <w:tcPr>
            <w:tcW w:w="1729" w:type="pct"/>
          </w:tcPr>
          <w:p w14:paraId="7C869865" w14:textId="77777777" w:rsidR="00B15838" w:rsidRDefault="00B15838" w:rsidP="000E3B01">
            <w:pPr>
              <w:cnfStyle w:val="000000100000" w:firstRow="0" w:lastRow="0" w:firstColumn="0" w:lastColumn="0" w:oddVBand="0" w:evenVBand="0" w:oddHBand="1" w:evenHBand="0" w:firstRowFirstColumn="0" w:firstRowLastColumn="0" w:lastRowFirstColumn="0" w:lastRowLastColumn="0"/>
            </w:pPr>
            <w:r>
              <w:t>NA</w:t>
            </w:r>
          </w:p>
        </w:tc>
        <w:tc>
          <w:tcPr>
            <w:tcW w:w="1780" w:type="pct"/>
          </w:tcPr>
          <w:p w14:paraId="529165FB" w14:textId="77777777" w:rsidR="00B15838" w:rsidRPr="000D6CD4" w:rsidRDefault="00B15838" w:rsidP="000E3B01">
            <w:pPr>
              <w:cnfStyle w:val="000000100000" w:firstRow="0" w:lastRow="0" w:firstColumn="0" w:lastColumn="0" w:oddVBand="0" w:evenVBand="0" w:oddHBand="1" w:evenHBand="0" w:firstRowFirstColumn="0" w:firstRowLastColumn="0" w:lastRowFirstColumn="0" w:lastRowLastColumn="0"/>
            </w:pPr>
            <w:r>
              <w:t xml:space="preserve">0.710 (0.627 to </w:t>
            </w:r>
            <w:r w:rsidRPr="00EC56B3">
              <w:t>0.802</w:t>
            </w:r>
            <w:r>
              <w:t>)</w:t>
            </w:r>
          </w:p>
        </w:tc>
      </w:tr>
      <w:tr w:rsidR="00B15838" w14:paraId="5B12CC88" w14:textId="77777777" w:rsidTr="00EC0E66">
        <w:tc>
          <w:tcPr>
            <w:cnfStyle w:val="001000000000" w:firstRow="0" w:lastRow="0" w:firstColumn="1" w:lastColumn="0" w:oddVBand="0" w:evenVBand="0" w:oddHBand="0" w:evenHBand="0" w:firstRowFirstColumn="0" w:firstRowLastColumn="0" w:lastRowFirstColumn="0" w:lastRowLastColumn="0"/>
            <w:tcW w:w="1491" w:type="pct"/>
          </w:tcPr>
          <w:p w14:paraId="04A3135E" w14:textId="77777777" w:rsidR="00B15838" w:rsidRDefault="00B15838" w:rsidP="000E3B01">
            <w:r>
              <w:t>Age 65-69</w:t>
            </w:r>
          </w:p>
        </w:tc>
        <w:tc>
          <w:tcPr>
            <w:tcW w:w="1729" w:type="pct"/>
          </w:tcPr>
          <w:p w14:paraId="7F2AB1F8" w14:textId="77777777" w:rsidR="00B15838" w:rsidRDefault="00B15838" w:rsidP="000E3B01">
            <w:pPr>
              <w:cnfStyle w:val="000000000000" w:firstRow="0" w:lastRow="0" w:firstColumn="0" w:lastColumn="0" w:oddVBand="0" w:evenVBand="0" w:oddHBand="0" w:evenHBand="0" w:firstRowFirstColumn="0" w:firstRowLastColumn="0" w:lastRowFirstColumn="0" w:lastRowLastColumn="0"/>
            </w:pPr>
            <w:r>
              <w:t>0.89 (0.88; 0.9)</w:t>
            </w:r>
          </w:p>
        </w:tc>
        <w:tc>
          <w:tcPr>
            <w:tcW w:w="1780" w:type="pct"/>
          </w:tcPr>
          <w:p w14:paraId="23FA7979" w14:textId="77777777" w:rsidR="00B15838" w:rsidRPr="00860730" w:rsidRDefault="00B15838" w:rsidP="000E3B01">
            <w:pPr>
              <w:cnfStyle w:val="000000000000" w:firstRow="0" w:lastRow="0" w:firstColumn="0" w:lastColumn="0" w:oddVBand="0" w:evenVBand="0" w:oddHBand="0" w:evenHBand="0" w:firstRowFirstColumn="0" w:firstRowLastColumn="0" w:lastRowFirstColumn="0" w:lastRowLastColumn="0"/>
            </w:pPr>
            <w:r>
              <w:t xml:space="preserve">-0.117 (-0.128 to </w:t>
            </w:r>
            <w:r w:rsidRPr="00EC56B3">
              <w:t>-0.105</w:t>
            </w:r>
            <w:r>
              <w:t>)</w:t>
            </w:r>
          </w:p>
        </w:tc>
      </w:tr>
      <w:tr w:rsidR="00B15838" w14:paraId="3118AA99" w14:textId="77777777" w:rsidTr="00EC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7B3D525F" w14:textId="77777777" w:rsidR="00B15838" w:rsidRDefault="00B15838" w:rsidP="000E3B01">
            <w:r>
              <w:t>Age 70+</w:t>
            </w:r>
          </w:p>
        </w:tc>
        <w:tc>
          <w:tcPr>
            <w:tcW w:w="1729" w:type="pct"/>
          </w:tcPr>
          <w:p w14:paraId="7A8E05F6" w14:textId="77777777" w:rsidR="00B15838" w:rsidRDefault="00B15838" w:rsidP="000E3B01">
            <w:pPr>
              <w:cnfStyle w:val="000000100000" w:firstRow="0" w:lastRow="0" w:firstColumn="0" w:lastColumn="0" w:oddVBand="0" w:evenVBand="0" w:oddHBand="1" w:evenHBand="0" w:firstRowFirstColumn="0" w:firstRowLastColumn="0" w:lastRowFirstColumn="0" w:lastRowLastColumn="0"/>
            </w:pPr>
            <w:r>
              <w:t>0.79 (0.78; 0.8)</w:t>
            </w:r>
          </w:p>
        </w:tc>
        <w:tc>
          <w:tcPr>
            <w:tcW w:w="1780" w:type="pct"/>
          </w:tcPr>
          <w:p w14:paraId="3587AD85" w14:textId="77777777" w:rsidR="00B15838" w:rsidRPr="00860730" w:rsidRDefault="00B15838" w:rsidP="000E3B01">
            <w:pPr>
              <w:cnfStyle w:val="000000100000" w:firstRow="0" w:lastRow="0" w:firstColumn="0" w:lastColumn="0" w:oddVBand="0" w:evenVBand="0" w:oddHBand="1" w:evenHBand="0" w:firstRowFirstColumn="0" w:firstRowLastColumn="0" w:lastRowFirstColumn="0" w:lastRowLastColumn="0"/>
            </w:pPr>
            <w:r>
              <w:t xml:space="preserve">-0.119 (-0.121 to </w:t>
            </w:r>
            <w:r w:rsidRPr="00EC56B3">
              <w:t>-0.118</w:t>
            </w:r>
            <w:r>
              <w:t>)</w:t>
            </w:r>
          </w:p>
        </w:tc>
      </w:tr>
      <w:tr w:rsidR="00B15838" w14:paraId="5A70F8D9" w14:textId="77777777" w:rsidTr="00EC0E66">
        <w:tc>
          <w:tcPr>
            <w:cnfStyle w:val="001000000000" w:firstRow="0" w:lastRow="0" w:firstColumn="1" w:lastColumn="0" w:oddVBand="0" w:evenVBand="0" w:oddHBand="0" w:evenHBand="0" w:firstRowFirstColumn="0" w:firstRowLastColumn="0" w:lastRowFirstColumn="0" w:lastRowLastColumn="0"/>
            <w:tcW w:w="1491" w:type="pct"/>
          </w:tcPr>
          <w:p w14:paraId="1A557CE9" w14:textId="77777777" w:rsidR="00B15838" w:rsidRPr="004A44C1" w:rsidRDefault="00B15838" w:rsidP="000E3B01">
            <w:r w:rsidRPr="004A44C1">
              <w:t>Sex Female</w:t>
            </w:r>
          </w:p>
        </w:tc>
        <w:tc>
          <w:tcPr>
            <w:tcW w:w="1729" w:type="pct"/>
          </w:tcPr>
          <w:p w14:paraId="5CA5BB81" w14:textId="77777777" w:rsidR="00B15838" w:rsidRDefault="00B15838" w:rsidP="000E3B01">
            <w:pPr>
              <w:cnfStyle w:val="000000000000" w:firstRow="0" w:lastRow="0" w:firstColumn="0" w:lastColumn="0" w:oddVBand="0" w:evenVBand="0" w:oddHBand="0" w:evenHBand="0" w:firstRowFirstColumn="0" w:firstRowLastColumn="0" w:lastRowFirstColumn="0" w:lastRowLastColumn="0"/>
            </w:pPr>
            <w:r>
              <w:t>1.15 (1.14; 1.16)</w:t>
            </w:r>
          </w:p>
        </w:tc>
        <w:tc>
          <w:tcPr>
            <w:tcW w:w="1780" w:type="pct"/>
          </w:tcPr>
          <w:p w14:paraId="5D171AEE" w14:textId="77777777" w:rsidR="00B15838" w:rsidRPr="00860730" w:rsidRDefault="00B15838" w:rsidP="000E3B01">
            <w:pPr>
              <w:cnfStyle w:val="000000000000" w:firstRow="0" w:lastRow="0" w:firstColumn="0" w:lastColumn="0" w:oddVBand="0" w:evenVBand="0" w:oddHBand="0" w:evenHBand="0" w:firstRowFirstColumn="0" w:firstRowLastColumn="0" w:lastRowFirstColumn="0" w:lastRowLastColumn="0"/>
            </w:pPr>
            <w:r>
              <w:t xml:space="preserve">0.140 (0.131 to </w:t>
            </w:r>
            <w:r w:rsidRPr="00EC56B3">
              <w:t>0.148</w:t>
            </w:r>
            <w:r>
              <w:t>)</w:t>
            </w:r>
          </w:p>
        </w:tc>
      </w:tr>
      <w:tr w:rsidR="00B15838" w14:paraId="525AE3EB" w14:textId="77777777" w:rsidTr="00EC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0CA382E" w14:textId="77777777" w:rsidR="00B15838" w:rsidRPr="004A44C1" w:rsidRDefault="00B15838" w:rsidP="000E3B01">
            <w:r w:rsidRPr="004A44C1">
              <w:t>IMD2</w:t>
            </w:r>
          </w:p>
        </w:tc>
        <w:tc>
          <w:tcPr>
            <w:tcW w:w="1729" w:type="pct"/>
          </w:tcPr>
          <w:p w14:paraId="08DA0D6A" w14:textId="77777777" w:rsidR="00B15838" w:rsidRDefault="00B15838" w:rsidP="000E3B01">
            <w:pPr>
              <w:cnfStyle w:val="000000100000" w:firstRow="0" w:lastRow="0" w:firstColumn="0" w:lastColumn="0" w:oddVBand="0" w:evenVBand="0" w:oddHBand="1" w:evenHBand="0" w:firstRowFirstColumn="0" w:firstRowLastColumn="0" w:lastRowFirstColumn="0" w:lastRowLastColumn="0"/>
            </w:pPr>
            <w:r>
              <w:t>0.93 (0.91; 0.94)</w:t>
            </w:r>
          </w:p>
        </w:tc>
        <w:tc>
          <w:tcPr>
            <w:tcW w:w="1780" w:type="pct"/>
          </w:tcPr>
          <w:p w14:paraId="304140AC" w14:textId="77777777" w:rsidR="00B15838" w:rsidRPr="00860730" w:rsidRDefault="00B15838" w:rsidP="000E3B01">
            <w:pPr>
              <w:cnfStyle w:val="000000100000" w:firstRow="0" w:lastRow="0" w:firstColumn="0" w:lastColumn="0" w:oddVBand="0" w:evenVBand="0" w:oddHBand="1" w:evenHBand="0" w:firstRowFirstColumn="0" w:firstRowLastColumn="0" w:lastRowFirstColumn="0" w:lastRowLastColumn="0"/>
            </w:pPr>
            <w:r>
              <w:t xml:space="preserve">-0.073 (-0.094 to </w:t>
            </w:r>
            <w:r w:rsidRPr="00EC56B3">
              <w:t>-0.062</w:t>
            </w:r>
            <w:r>
              <w:t>)</w:t>
            </w:r>
          </w:p>
        </w:tc>
      </w:tr>
      <w:tr w:rsidR="00B15838" w14:paraId="26CF392C" w14:textId="77777777" w:rsidTr="00EC0E66">
        <w:tc>
          <w:tcPr>
            <w:cnfStyle w:val="001000000000" w:firstRow="0" w:lastRow="0" w:firstColumn="1" w:lastColumn="0" w:oddVBand="0" w:evenVBand="0" w:oddHBand="0" w:evenHBand="0" w:firstRowFirstColumn="0" w:firstRowLastColumn="0" w:lastRowFirstColumn="0" w:lastRowLastColumn="0"/>
            <w:tcW w:w="1491" w:type="pct"/>
          </w:tcPr>
          <w:p w14:paraId="03E69B9F" w14:textId="77777777" w:rsidR="00B15838" w:rsidRPr="004A44C1" w:rsidRDefault="00B15838" w:rsidP="000E3B01">
            <w:r w:rsidRPr="004A44C1">
              <w:t>IMD3</w:t>
            </w:r>
          </w:p>
        </w:tc>
        <w:tc>
          <w:tcPr>
            <w:tcW w:w="1729" w:type="pct"/>
          </w:tcPr>
          <w:p w14:paraId="40ECCFCB" w14:textId="77777777" w:rsidR="00B15838" w:rsidRDefault="00B15838" w:rsidP="000E3B01">
            <w:pPr>
              <w:cnfStyle w:val="000000000000" w:firstRow="0" w:lastRow="0" w:firstColumn="0" w:lastColumn="0" w:oddVBand="0" w:evenVBand="0" w:oddHBand="0" w:evenHBand="0" w:firstRowFirstColumn="0" w:firstRowLastColumn="0" w:lastRowFirstColumn="0" w:lastRowLastColumn="0"/>
            </w:pPr>
            <w:r>
              <w:t>0.86 (0.85; 0.88)</w:t>
            </w:r>
          </w:p>
        </w:tc>
        <w:tc>
          <w:tcPr>
            <w:tcW w:w="1780" w:type="pct"/>
          </w:tcPr>
          <w:p w14:paraId="57EC7EF4" w14:textId="77777777" w:rsidR="00B15838" w:rsidRPr="00860730" w:rsidRDefault="00B15838" w:rsidP="000E3B01">
            <w:pPr>
              <w:cnfStyle w:val="000000000000" w:firstRow="0" w:lastRow="0" w:firstColumn="0" w:lastColumn="0" w:oddVBand="0" w:evenVBand="0" w:oddHBand="0" w:evenHBand="0" w:firstRowFirstColumn="0" w:firstRowLastColumn="0" w:lastRowFirstColumn="0" w:lastRowLastColumn="0"/>
            </w:pPr>
            <w:r>
              <w:t xml:space="preserve">-0.151 (-0.163 to </w:t>
            </w:r>
            <w:r w:rsidRPr="00EC56B3">
              <w:t>-0.128</w:t>
            </w:r>
            <w:r>
              <w:t>)</w:t>
            </w:r>
          </w:p>
        </w:tc>
      </w:tr>
      <w:tr w:rsidR="00B15838" w14:paraId="01C0D6CB" w14:textId="77777777" w:rsidTr="00EC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76D1215A" w14:textId="77777777" w:rsidR="00B15838" w:rsidRPr="004A44C1" w:rsidRDefault="00B15838" w:rsidP="000E3B01">
            <w:r w:rsidRPr="004A44C1">
              <w:t>IMD4</w:t>
            </w:r>
          </w:p>
        </w:tc>
        <w:tc>
          <w:tcPr>
            <w:tcW w:w="1729" w:type="pct"/>
          </w:tcPr>
          <w:p w14:paraId="4FF967C4" w14:textId="77777777" w:rsidR="00B15838" w:rsidRDefault="00B15838" w:rsidP="000E3B01">
            <w:pPr>
              <w:cnfStyle w:val="000000100000" w:firstRow="0" w:lastRow="0" w:firstColumn="0" w:lastColumn="0" w:oddVBand="0" w:evenVBand="0" w:oddHBand="1" w:evenHBand="0" w:firstRowFirstColumn="0" w:firstRowLastColumn="0" w:lastRowFirstColumn="0" w:lastRowLastColumn="0"/>
            </w:pPr>
            <w:r>
              <w:t>0.75 (0.73; 0.76)</w:t>
            </w:r>
          </w:p>
        </w:tc>
        <w:tc>
          <w:tcPr>
            <w:tcW w:w="1780" w:type="pct"/>
          </w:tcPr>
          <w:p w14:paraId="2E0E9D9A" w14:textId="77777777" w:rsidR="00B15838" w:rsidRPr="00860730" w:rsidRDefault="00B15838" w:rsidP="000E3B01">
            <w:pPr>
              <w:cnfStyle w:val="000000100000" w:firstRow="0" w:lastRow="0" w:firstColumn="0" w:lastColumn="0" w:oddVBand="0" w:evenVBand="0" w:oddHBand="1" w:evenHBand="0" w:firstRowFirstColumn="0" w:firstRowLastColumn="0" w:lastRowFirstColumn="0" w:lastRowLastColumn="0"/>
            </w:pPr>
            <w:r>
              <w:t xml:space="preserve">-0.288 (-0.315 to </w:t>
            </w:r>
            <w:r w:rsidRPr="00EC56B3">
              <w:t>-0.274</w:t>
            </w:r>
            <w:r>
              <w:t>)</w:t>
            </w:r>
          </w:p>
        </w:tc>
      </w:tr>
      <w:tr w:rsidR="00B15838" w14:paraId="3CF3E588" w14:textId="77777777" w:rsidTr="00EC0E66">
        <w:tc>
          <w:tcPr>
            <w:cnfStyle w:val="001000000000" w:firstRow="0" w:lastRow="0" w:firstColumn="1" w:lastColumn="0" w:oddVBand="0" w:evenVBand="0" w:oddHBand="0" w:evenHBand="0" w:firstRowFirstColumn="0" w:firstRowLastColumn="0" w:lastRowFirstColumn="0" w:lastRowLastColumn="0"/>
            <w:tcW w:w="1491" w:type="pct"/>
          </w:tcPr>
          <w:p w14:paraId="5DFCE5E9" w14:textId="77777777" w:rsidR="00B15838" w:rsidRDefault="00B15838" w:rsidP="000E3B01">
            <w:r w:rsidRPr="004A44C1">
              <w:t>IMD5</w:t>
            </w:r>
            <w:r>
              <w:t xml:space="preserve"> (most deprived)</w:t>
            </w:r>
          </w:p>
        </w:tc>
        <w:tc>
          <w:tcPr>
            <w:tcW w:w="1729" w:type="pct"/>
          </w:tcPr>
          <w:p w14:paraId="4A0D1661" w14:textId="77777777" w:rsidR="00B15838" w:rsidRDefault="00B15838" w:rsidP="000E3B01">
            <w:pPr>
              <w:cnfStyle w:val="000000000000" w:firstRow="0" w:lastRow="0" w:firstColumn="0" w:lastColumn="0" w:oddVBand="0" w:evenVBand="0" w:oddHBand="0" w:evenHBand="0" w:firstRowFirstColumn="0" w:firstRowLastColumn="0" w:lastRowFirstColumn="0" w:lastRowLastColumn="0"/>
            </w:pPr>
            <w:r>
              <w:t>0.55 (0.54; 0.55)</w:t>
            </w:r>
          </w:p>
        </w:tc>
        <w:tc>
          <w:tcPr>
            <w:tcW w:w="1780" w:type="pct"/>
          </w:tcPr>
          <w:p w14:paraId="732065F2" w14:textId="77777777" w:rsidR="00B15838" w:rsidRPr="00860730" w:rsidRDefault="00B15838" w:rsidP="000E3B01">
            <w:pPr>
              <w:cnfStyle w:val="000000000000" w:firstRow="0" w:lastRow="0" w:firstColumn="0" w:lastColumn="0" w:oddVBand="0" w:evenVBand="0" w:oddHBand="0" w:evenHBand="0" w:firstRowFirstColumn="0" w:firstRowLastColumn="0" w:lastRowFirstColumn="0" w:lastRowLastColumn="0"/>
            </w:pPr>
            <w:r>
              <w:t xml:space="preserve">-0.598 (-0.616 to </w:t>
            </w:r>
            <w:r w:rsidRPr="00EC56B3">
              <w:t>-0.598</w:t>
            </w:r>
            <w:r>
              <w:t>)</w:t>
            </w:r>
          </w:p>
        </w:tc>
      </w:tr>
    </w:tbl>
    <w:p w14:paraId="73B96C8B" w14:textId="77777777" w:rsidR="00B15838" w:rsidRDefault="00B15838" w:rsidP="00B15838"/>
    <w:p w14:paraId="3F41C7E4" w14:textId="57930470" w:rsidR="00BB2715" w:rsidRDefault="0066658B" w:rsidP="006C43EF">
      <w:r>
        <w:t xml:space="preserve">The uptake for repeated tests is higher among respondents and lower among </w:t>
      </w:r>
      <w:r w:rsidR="006C43EF">
        <w:t>non</w:t>
      </w:r>
      <w:r w:rsidR="00856BCB">
        <w:t>-</w:t>
      </w:r>
      <w:r>
        <w:t>respondents</w:t>
      </w:r>
      <w:r w:rsidR="00F10D5A">
        <w:t xml:space="preserve">, but since only one-per-lifetime intervention is going to be modelled in the current model, this will not be considered. </w:t>
      </w:r>
    </w:p>
    <w:p w14:paraId="3E1E1D7F" w14:textId="32585967" w:rsidR="001B47E1" w:rsidRDefault="001B47E1" w:rsidP="006C43EF">
      <w:r>
        <w:t>It will be assumed in pre-trial modelling that the uptake with the diagnostic to follow-up the screen-positive result is 100%.</w:t>
      </w:r>
    </w:p>
    <w:p w14:paraId="026A8B61" w14:textId="77777777" w:rsidR="001B47E1" w:rsidRDefault="001B47E1" w:rsidP="006C43EF"/>
    <w:p w14:paraId="56F18C88" w14:textId="76320C25" w:rsidR="00BB2715" w:rsidRDefault="00BB2715" w:rsidP="00BB2715">
      <w:pPr>
        <w:pStyle w:val="Heading3"/>
      </w:pPr>
      <w:bookmarkStart w:id="143" w:name="_Toc3448249"/>
      <w:bookmarkStart w:id="144" w:name="_Toc4075577"/>
      <w:bookmarkStart w:id="145" w:name="_Toc8807494"/>
      <w:bookmarkStart w:id="146" w:name="_Toc10471897"/>
      <w:bookmarkStart w:id="147" w:name="_Toc15393582"/>
      <w:bookmarkStart w:id="148" w:name="_Toc25828513"/>
      <w:bookmarkStart w:id="149" w:name="_Toc108616603"/>
      <w:r>
        <w:lastRenderedPageBreak/>
        <w:t xml:space="preserve">Sensitivity and </w:t>
      </w:r>
      <w:bookmarkEnd w:id="143"/>
      <w:bookmarkEnd w:id="144"/>
      <w:bookmarkEnd w:id="145"/>
      <w:bookmarkEnd w:id="146"/>
      <w:bookmarkEnd w:id="147"/>
      <w:bookmarkEnd w:id="148"/>
      <w:bookmarkEnd w:id="149"/>
      <w:r w:rsidR="00D42BD0">
        <w:t>specificity</w:t>
      </w:r>
      <w:r w:rsidR="00035EEC">
        <w:t xml:space="preserve"> of screening and diagnostic</w:t>
      </w:r>
    </w:p>
    <w:p w14:paraId="64D393EF" w14:textId="352A59FE" w:rsidR="00560205" w:rsidRDefault="00BB2715" w:rsidP="00D42BD0">
      <w:r>
        <w:t xml:space="preserve">Sensitivity of the </w:t>
      </w:r>
      <w:r w:rsidR="00B15884" w:rsidRPr="00DD468F">
        <w:t>home urine dipstick test</w:t>
      </w:r>
      <w:r w:rsidR="00B15884">
        <w:t xml:space="preserve"> </w:t>
      </w:r>
      <w:r>
        <w:t xml:space="preserve">is likely to depend upon a range of factors including sex, </w:t>
      </w:r>
      <w:r w:rsidR="002871C3">
        <w:t xml:space="preserve">and </w:t>
      </w:r>
      <w:r>
        <w:t>age</w:t>
      </w:r>
      <w:r w:rsidR="002871C3">
        <w:t>. There is no data though on how sensitivity of the dipstick test varies by age and sex and so in the base</w:t>
      </w:r>
      <w:r w:rsidR="00EA17C7">
        <w:t>-</w:t>
      </w:r>
      <w:r w:rsidR="002871C3">
        <w:t>case modelling the sensitivity of the test will be independent on the demographic parameter</w:t>
      </w:r>
      <w:r w:rsidR="00D42BD0">
        <w:t>s.</w:t>
      </w:r>
    </w:p>
    <w:p w14:paraId="7F4EB057" w14:textId="46B6BCA6" w:rsidR="008D3339" w:rsidRDefault="00D42BD0" w:rsidP="00D42BD0">
      <w:pPr>
        <w:rPr>
          <w:rFonts w:ascii="Calibri" w:eastAsia="Calibri" w:hAnsi="Calibri" w:cs="Calibri"/>
          <w:color w:val="000000"/>
        </w:rPr>
      </w:pPr>
      <w:proofErr w:type="spellStart"/>
      <w:r w:rsidRPr="00C424BC">
        <w:rPr>
          <w:rFonts w:ascii="Calibri" w:eastAsia="Calibri" w:hAnsi="Calibri" w:cs="Calibri"/>
          <w:color w:val="000000"/>
        </w:rPr>
        <w:t>Boman</w:t>
      </w:r>
      <w:proofErr w:type="spellEnd"/>
      <w:r w:rsidRPr="00C424BC">
        <w:rPr>
          <w:rFonts w:ascii="Calibri" w:eastAsia="Calibri" w:hAnsi="Calibri" w:cs="Calibri"/>
          <w:color w:val="000000"/>
        </w:rPr>
        <w:t xml:space="preserve"> et al (2002)</w:t>
      </w:r>
      <w:r w:rsidR="0044068D">
        <w:rPr>
          <w:rFonts w:ascii="Calibri" w:eastAsia="Calibri" w:hAnsi="Calibri" w:cs="Calibri"/>
          <w:color w:val="000000"/>
        </w:rPr>
        <w:t xml:space="preserve"> analysed sensitivity and specificity </w:t>
      </w:r>
      <w:commentRangeStart w:id="150"/>
      <w:r w:rsidR="0044068D">
        <w:rPr>
          <w:rFonts w:ascii="Calibri" w:eastAsia="Calibri" w:hAnsi="Calibri" w:cs="Calibri"/>
          <w:color w:val="000000"/>
        </w:rPr>
        <w:t>of different diagnostic tests on a sample of individuals with the confirmed BC diagnosis and using the cohort of controls matched by the demographic characteristics; they</w:t>
      </w:r>
      <w:r w:rsidRPr="00C424BC">
        <w:rPr>
          <w:rFonts w:ascii="Calibri" w:eastAsia="Calibri" w:hAnsi="Calibri" w:cs="Calibri"/>
          <w:color w:val="000000"/>
        </w:rPr>
        <w:t xml:space="preserve"> report that</w:t>
      </w:r>
      <w:r>
        <w:rPr>
          <w:rFonts w:ascii="Calibri" w:eastAsia="Calibri" w:hAnsi="Calibri" w:cs="Calibri"/>
          <w:color w:val="000000"/>
        </w:rPr>
        <w:t xml:space="preserve"> sensitivity of </w:t>
      </w:r>
      <w:proofErr w:type="spellStart"/>
      <w:r w:rsidRPr="00C424BC">
        <w:rPr>
          <w:rFonts w:ascii="Calibri" w:eastAsia="Calibri" w:hAnsi="Calibri" w:cs="Calibri"/>
          <w:color w:val="000000"/>
        </w:rPr>
        <w:t>hematuria</w:t>
      </w:r>
      <w:proofErr w:type="spellEnd"/>
      <w:r w:rsidRPr="00C424BC">
        <w:rPr>
          <w:rFonts w:ascii="Calibri" w:eastAsia="Calibri" w:hAnsi="Calibri" w:cs="Calibri"/>
          <w:color w:val="000000"/>
        </w:rPr>
        <w:t xml:space="preserve"> dipsticks testing correlated with</w:t>
      </w:r>
      <w:r>
        <w:rPr>
          <w:rFonts w:ascii="Calibri" w:eastAsia="Calibri" w:hAnsi="Calibri" w:cs="Calibri"/>
          <w:color w:val="000000"/>
        </w:rPr>
        <w:t xml:space="preserve"> </w:t>
      </w:r>
      <w:proofErr w:type="spellStart"/>
      <w:r w:rsidRPr="00C424BC">
        <w:rPr>
          <w:rFonts w:ascii="Calibri" w:eastAsia="Calibri" w:hAnsi="Calibri" w:cs="Calibri"/>
          <w:color w:val="000000"/>
        </w:rPr>
        <w:t>tumor</w:t>
      </w:r>
      <w:proofErr w:type="spellEnd"/>
      <w:r w:rsidRPr="00C424BC">
        <w:rPr>
          <w:rFonts w:ascii="Calibri" w:eastAsia="Calibri" w:hAnsi="Calibri" w:cs="Calibri"/>
          <w:color w:val="000000"/>
        </w:rPr>
        <w:t xml:space="preserve"> size, </w:t>
      </w:r>
      <w:proofErr w:type="gramStart"/>
      <w:r w:rsidRPr="00C424BC">
        <w:rPr>
          <w:rFonts w:ascii="Calibri" w:eastAsia="Calibri" w:hAnsi="Calibri" w:cs="Calibri"/>
          <w:color w:val="000000"/>
        </w:rPr>
        <w:t>stage</w:t>
      </w:r>
      <w:proofErr w:type="gramEnd"/>
      <w:r w:rsidRPr="00C424BC">
        <w:rPr>
          <w:rFonts w:ascii="Calibri" w:eastAsia="Calibri" w:hAnsi="Calibri" w:cs="Calibri"/>
          <w:color w:val="000000"/>
        </w:rPr>
        <w:t xml:space="preserve"> and grade but not with the number of</w:t>
      </w:r>
      <w:r>
        <w:rPr>
          <w:rFonts w:ascii="Calibri" w:eastAsia="Calibri" w:hAnsi="Calibri" w:cs="Calibri"/>
          <w:color w:val="000000"/>
        </w:rPr>
        <w:t xml:space="preserve"> </w:t>
      </w:r>
      <w:proofErr w:type="spellStart"/>
      <w:r w:rsidRPr="00C424BC">
        <w:rPr>
          <w:rFonts w:ascii="Calibri" w:eastAsia="Calibri" w:hAnsi="Calibri" w:cs="Calibri"/>
          <w:color w:val="000000"/>
        </w:rPr>
        <w:t>tumors</w:t>
      </w:r>
      <w:proofErr w:type="spellEnd"/>
      <w:r>
        <w:rPr>
          <w:rFonts w:ascii="Calibri" w:eastAsia="Calibri" w:hAnsi="Calibri" w:cs="Calibri"/>
          <w:color w:val="000000"/>
        </w:rPr>
        <w:t xml:space="preserve">, </w:t>
      </w:r>
      <w:commentRangeStart w:id="151"/>
      <w:commentRangeStart w:id="152"/>
      <w:r>
        <w:rPr>
          <w:rFonts w:ascii="Calibri" w:eastAsia="Calibri" w:hAnsi="Calibri" w:cs="Calibri"/>
          <w:color w:val="000000"/>
        </w:rPr>
        <w:t xml:space="preserve">with the average sensitivity of 75%. </w:t>
      </w:r>
      <w:commentRangeEnd w:id="151"/>
      <w:r w:rsidR="006C43EF">
        <w:rPr>
          <w:rStyle w:val="CommentReference"/>
        </w:rPr>
        <w:commentReference w:id="151"/>
      </w:r>
      <w:commentRangeEnd w:id="152"/>
      <w:r w:rsidR="00D365D2">
        <w:rPr>
          <w:rStyle w:val="CommentReference"/>
        </w:rPr>
        <w:commentReference w:id="152"/>
      </w:r>
      <w:r>
        <w:rPr>
          <w:rFonts w:ascii="Calibri" w:eastAsia="Calibri" w:hAnsi="Calibri" w:cs="Calibri"/>
          <w:color w:val="000000"/>
        </w:rPr>
        <w:t xml:space="preserve">There were no patients without </w:t>
      </w:r>
      <w:proofErr w:type="spellStart"/>
      <w:r>
        <w:rPr>
          <w:rFonts w:ascii="Calibri" w:eastAsia="Calibri" w:hAnsi="Calibri" w:cs="Calibri"/>
          <w:color w:val="000000"/>
        </w:rPr>
        <w:t>microhematuria</w:t>
      </w:r>
      <w:proofErr w:type="spellEnd"/>
      <w:r>
        <w:rPr>
          <w:rFonts w:ascii="Calibri" w:eastAsia="Calibri" w:hAnsi="Calibri" w:cs="Calibri"/>
          <w:color w:val="000000"/>
        </w:rPr>
        <w:t xml:space="preserve"> who had stage T2 or greater, but because the number of patients was small (n=9), no conclusions on sensitivity by stage may be reached. </w:t>
      </w:r>
      <w:r w:rsidR="007F3F77">
        <w:rPr>
          <w:rFonts w:ascii="Calibri" w:eastAsia="Calibri" w:hAnsi="Calibri" w:cs="Calibri"/>
          <w:color w:val="000000"/>
        </w:rPr>
        <w:t xml:space="preserve">Based on consultations with the clinicians the </w:t>
      </w:r>
      <w:r w:rsidR="00D365D2">
        <w:rPr>
          <w:rFonts w:ascii="Calibri" w:eastAsia="Calibri" w:hAnsi="Calibri" w:cs="Calibri"/>
          <w:color w:val="000000"/>
        </w:rPr>
        <w:t xml:space="preserve">sensitivity of the test for BC stage 3,4 will be </w:t>
      </w:r>
      <w:commentRangeStart w:id="153"/>
      <w:r w:rsidR="00D365D2">
        <w:rPr>
          <w:rFonts w:ascii="Calibri" w:eastAsia="Calibri" w:hAnsi="Calibri" w:cs="Calibri"/>
          <w:color w:val="000000"/>
        </w:rPr>
        <w:t xml:space="preserve">equal to </w:t>
      </w:r>
      <w:r w:rsidR="007F3F77">
        <w:rPr>
          <w:rFonts w:ascii="Calibri" w:eastAsia="Calibri" w:hAnsi="Calibri" w:cs="Calibri"/>
          <w:color w:val="000000"/>
        </w:rPr>
        <w:t xml:space="preserve">one to the </w:t>
      </w:r>
      <w:r w:rsidR="00D365D2">
        <w:rPr>
          <w:rFonts w:ascii="Calibri" w:eastAsia="Calibri" w:hAnsi="Calibri" w:cs="Calibri"/>
          <w:color w:val="000000"/>
        </w:rPr>
        <w:t>Stage 2 sensitivity</w:t>
      </w:r>
      <w:commentRangeEnd w:id="153"/>
      <w:r w:rsidR="00974E2A">
        <w:rPr>
          <w:rStyle w:val="CommentReference"/>
        </w:rPr>
        <w:commentReference w:id="153"/>
      </w:r>
      <w:r w:rsidR="00D365D2">
        <w:rPr>
          <w:rFonts w:ascii="Calibri" w:eastAsia="Calibri" w:hAnsi="Calibri" w:cs="Calibri"/>
          <w:color w:val="000000"/>
        </w:rPr>
        <w:t>.</w:t>
      </w:r>
      <w:r w:rsidR="00483A36">
        <w:rPr>
          <w:rFonts w:ascii="Calibri" w:eastAsia="Calibri" w:hAnsi="Calibri" w:cs="Calibri"/>
          <w:color w:val="000000"/>
        </w:rPr>
        <w:t xml:space="preserve"> Lotan et al (2003) conducted a hierarchical Bayesian meta-analysis on sensitivity and specificity of different diagnostic tests, including the dipstick; they report the sensitivity of</w:t>
      </w:r>
      <w:r w:rsidR="00D365D2">
        <w:rPr>
          <w:rFonts w:ascii="Calibri" w:eastAsia="Calibri" w:hAnsi="Calibri" w:cs="Calibri"/>
          <w:color w:val="000000"/>
        </w:rPr>
        <w:t xml:space="preserve"> </w:t>
      </w:r>
      <w:r w:rsidR="00483A36" w:rsidRPr="00483A36">
        <w:rPr>
          <w:rFonts w:ascii="Calibri" w:eastAsia="Calibri" w:hAnsi="Calibri" w:cs="Calibri"/>
          <w:color w:val="000000"/>
        </w:rPr>
        <w:t>0.52 (0.27–0.76)</w:t>
      </w:r>
      <w:r w:rsidR="00483A36">
        <w:rPr>
          <w:rFonts w:ascii="Calibri" w:eastAsia="Calibri" w:hAnsi="Calibri" w:cs="Calibri"/>
          <w:color w:val="000000"/>
        </w:rPr>
        <w:t xml:space="preserve"> and specificity of </w:t>
      </w:r>
      <w:r w:rsidR="00483A36" w:rsidRPr="00483A36">
        <w:rPr>
          <w:rFonts w:ascii="Calibri" w:eastAsia="Calibri" w:hAnsi="Calibri" w:cs="Calibri"/>
          <w:color w:val="000000"/>
        </w:rPr>
        <w:t>0.82 (0.62–0.93)</w:t>
      </w:r>
      <w:r w:rsidR="00483A36">
        <w:rPr>
          <w:rFonts w:ascii="Calibri" w:eastAsia="Calibri" w:hAnsi="Calibri" w:cs="Calibri"/>
          <w:color w:val="000000"/>
        </w:rPr>
        <w:t xml:space="preserve"> based on pulled data from 3 studies with 196 and 322 patients respectively. Meanwhile they don’t report the sensitivity values by BC state, what is important for this modelling analysis. </w:t>
      </w:r>
    </w:p>
    <w:p w14:paraId="7474CAE0" w14:textId="3624C66E" w:rsidR="00D42BD0" w:rsidRDefault="00D42BD0" w:rsidP="00D42BD0">
      <w:pPr>
        <w:rPr>
          <w:rFonts w:ascii="Calibri" w:eastAsia="Calibri" w:hAnsi="Calibri" w:cs="Calibri"/>
          <w:color w:val="000000"/>
        </w:rPr>
      </w:pPr>
      <w:r>
        <w:rPr>
          <w:rFonts w:ascii="Calibri" w:eastAsia="Calibri" w:hAnsi="Calibri" w:cs="Calibri"/>
          <w:color w:val="000000"/>
        </w:rPr>
        <w:t>Saad et al (2002) report the sensitivity by stage and specificity for the dipstick test for tumours by Grade and T category</w:t>
      </w:r>
      <w:r w:rsidR="00414C20">
        <w:rPr>
          <w:rFonts w:ascii="Calibri" w:eastAsia="Calibri" w:hAnsi="Calibri" w:cs="Calibri"/>
          <w:color w:val="000000"/>
        </w:rPr>
        <w:t xml:space="preserve">, with the patients assessed with the different tests before the surgery to evaluate sensitivity and specificity assessed on </w:t>
      </w:r>
      <w:r w:rsidR="00414C20" w:rsidRPr="00414C20">
        <w:rPr>
          <w:rFonts w:ascii="Calibri" w:eastAsia="Calibri" w:hAnsi="Calibri" w:cs="Calibri"/>
          <w:color w:val="000000"/>
        </w:rPr>
        <w:t>patient</w:t>
      </w:r>
      <w:commentRangeEnd w:id="150"/>
      <w:r w:rsidR="00974E2A">
        <w:rPr>
          <w:rStyle w:val="CommentReference"/>
        </w:rPr>
        <w:commentReference w:id="150"/>
      </w:r>
      <w:r w:rsidR="00414C20" w:rsidRPr="00414C20">
        <w:rPr>
          <w:rFonts w:ascii="Calibri" w:eastAsia="Calibri" w:hAnsi="Calibri" w:cs="Calibri"/>
          <w:color w:val="000000"/>
        </w:rPr>
        <w:t>s free of bladder carcinoma</w:t>
      </w:r>
      <w:r>
        <w:rPr>
          <w:rFonts w:ascii="Calibri" w:eastAsia="Calibri" w:hAnsi="Calibri" w:cs="Calibri"/>
          <w:color w:val="000000"/>
        </w:rPr>
        <w:t xml:space="preserve">. </w:t>
      </w:r>
      <w:r w:rsidR="00483A36">
        <w:rPr>
          <w:rFonts w:ascii="Calibri" w:eastAsia="Calibri" w:hAnsi="Calibri" w:cs="Calibri"/>
          <w:color w:val="000000"/>
        </w:rPr>
        <w:t xml:space="preserve">The overall sensitivity is comparable to the values reported in the meta-analysis </w:t>
      </w:r>
      <w:proofErr w:type="gramStart"/>
      <w:r w:rsidR="00483A36">
        <w:rPr>
          <w:rFonts w:ascii="Calibri" w:eastAsia="Calibri" w:hAnsi="Calibri" w:cs="Calibri"/>
          <w:color w:val="000000"/>
        </w:rPr>
        <w:t>of  Lotan</w:t>
      </w:r>
      <w:proofErr w:type="gramEnd"/>
      <w:r w:rsidR="00483A36">
        <w:rPr>
          <w:rFonts w:ascii="Calibri" w:eastAsia="Calibri" w:hAnsi="Calibri" w:cs="Calibri"/>
          <w:color w:val="000000"/>
        </w:rPr>
        <w:t xml:space="preserve"> et al (2003): 0.55 vs 0.52. </w:t>
      </w:r>
    </w:p>
    <w:p w14:paraId="5FF0FD89" w14:textId="16AA3AC2" w:rsidR="00414C20" w:rsidRDefault="00414C20" w:rsidP="00D42BD0">
      <w:pPr>
        <w:rPr>
          <w:rFonts w:ascii="Calibri" w:eastAsia="Calibri" w:hAnsi="Calibri" w:cs="Calibri"/>
          <w:color w:val="000000"/>
        </w:rPr>
      </w:pPr>
      <w:del w:id="154" w:author="James Chilcott" w:date="2023-04-21T12:33:00Z">
        <w:r w:rsidDel="00974E2A">
          <w:rPr>
            <w:rFonts w:ascii="Calibri" w:eastAsia="Calibri" w:hAnsi="Calibri" w:cs="Calibri"/>
            <w:color w:val="000000"/>
          </w:rPr>
          <w:delText>The d</w:delText>
        </w:r>
      </w:del>
      <w:ins w:id="155" w:author="James Chilcott" w:date="2023-04-21T12:33:00Z">
        <w:r w:rsidR="00974E2A">
          <w:rPr>
            <w:rFonts w:ascii="Calibri" w:eastAsia="Calibri" w:hAnsi="Calibri" w:cs="Calibri"/>
            <w:color w:val="000000"/>
          </w:rPr>
          <w:t>D</w:t>
        </w:r>
      </w:ins>
      <w:r>
        <w:rPr>
          <w:rFonts w:ascii="Calibri" w:eastAsia="Calibri" w:hAnsi="Calibri" w:cs="Calibri"/>
          <w:color w:val="000000"/>
        </w:rPr>
        <w:t>iagnos</w:t>
      </w:r>
      <w:ins w:id="156" w:author="James Chilcott" w:date="2023-04-21T12:33:00Z">
        <w:r w:rsidR="00974E2A">
          <w:rPr>
            <w:rFonts w:ascii="Calibri" w:eastAsia="Calibri" w:hAnsi="Calibri" w:cs="Calibri"/>
            <w:color w:val="000000"/>
          </w:rPr>
          <w:t>is</w:t>
        </w:r>
      </w:ins>
      <w:del w:id="157" w:author="James Chilcott" w:date="2023-04-21T12:33:00Z">
        <w:r w:rsidDel="00974E2A">
          <w:rPr>
            <w:rFonts w:ascii="Calibri" w:eastAsia="Calibri" w:hAnsi="Calibri" w:cs="Calibri"/>
            <w:color w:val="000000"/>
          </w:rPr>
          <w:delText>tic</w:delText>
        </w:r>
      </w:del>
      <w:r>
        <w:rPr>
          <w:rFonts w:ascii="Calibri" w:eastAsia="Calibri" w:hAnsi="Calibri" w:cs="Calibri"/>
          <w:color w:val="000000"/>
        </w:rPr>
        <w:t xml:space="preserve"> of screen-positive cases is </w:t>
      </w:r>
      <w:ins w:id="158" w:author="James Chilcott" w:date="2023-04-21T12:34:00Z">
        <w:r w:rsidR="00974E2A">
          <w:rPr>
            <w:rFonts w:ascii="Calibri" w:eastAsia="Calibri" w:hAnsi="Calibri" w:cs="Calibri"/>
            <w:color w:val="000000"/>
          </w:rPr>
          <w:t xml:space="preserve">assumed </w:t>
        </w:r>
      </w:ins>
      <w:del w:id="159" w:author="James Chilcott" w:date="2023-04-21T12:34:00Z">
        <w:r w:rsidDel="00974E2A">
          <w:rPr>
            <w:rFonts w:ascii="Calibri" w:eastAsia="Calibri" w:hAnsi="Calibri" w:cs="Calibri"/>
            <w:color w:val="000000"/>
          </w:rPr>
          <w:delText xml:space="preserve">considered </w:delText>
        </w:r>
      </w:del>
      <w:r>
        <w:rPr>
          <w:rFonts w:ascii="Calibri" w:eastAsia="Calibri" w:hAnsi="Calibri" w:cs="Calibri"/>
          <w:color w:val="000000"/>
        </w:rPr>
        <w:t xml:space="preserve">to be conducted by </w:t>
      </w:r>
      <w:r w:rsidRPr="00414C20">
        <w:rPr>
          <w:rFonts w:ascii="Calibri" w:eastAsia="Calibri" w:hAnsi="Calibri" w:cs="Calibri"/>
          <w:color w:val="000000"/>
        </w:rPr>
        <w:t>flexible cystoscopy</w:t>
      </w:r>
      <w:r>
        <w:rPr>
          <w:rFonts w:ascii="Calibri" w:eastAsia="Calibri" w:hAnsi="Calibri" w:cs="Calibri"/>
          <w:color w:val="000000"/>
        </w:rPr>
        <w:t>.</w:t>
      </w:r>
      <w:r w:rsidRPr="00414C20">
        <w:t xml:space="preserve"> </w:t>
      </w:r>
      <w:proofErr w:type="spellStart"/>
      <w:r>
        <w:t>Blick</w:t>
      </w:r>
      <w:proofErr w:type="spellEnd"/>
      <w:r>
        <w:t xml:space="preserve"> et al (2012)</w:t>
      </w:r>
      <w:r w:rsidR="00D22C69">
        <w:t xml:space="preserve"> report the accuracy of the combination of the diagnostic test with positive test result followed by a </w:t>
      </w:r>
      <w:r w:rsidRPr="00414C20">
        <w:rPr>
          <w:rFonts w:ascii="Calibri" w:eastAsia="Calibri" w:hAnsi="Calibri" w:cs="Calibri"/>
          <w:color w:val="000000"/>
        </w:rPr>
        <w:t>rigid cystoscopy and biopsy, or transurethral resection of the bladder tumour</w:t>
      </w:r>
      <w:r w:rsidR="00D22C69">
        <w:rPr>
          <w:rFonts w:ascii="Calibri" w:eastAsia="Calibri" w:hAnsi="Calibri" w:cs="Calibri"/>
          <w:color w:val="000000"/>
        </w:rPr>
        <w:t xml:space="preserve">, and negative test result having a clinical follow up. </w:t>
      </w:r>
    </w:p>
    <w:p w14:paraId="64BA018D" w14:textId="4200EE0B" w:rsidR="00035EEC" w:rsidRDefault="00035EEC" w:rsidP="00D42BD0">
      <w:pPr>
        <w:rPr>
          <w:rFonts w:ascii="Calibri" w:eastAsia="Calibri" w:hAnsi="Calibri" w:cs="Calibri"/>
          <w:color w:val="000000"/>
        </w:rPr>
      </w:pPr>
      <w:r>
        <w:rPr>
          <w:rFonts w:ascii="Calibri" w:eastAsia="Calibri" w:hAnsi="Calibri" w:cs="Calibri"/>
          <w:color w:val="000000"/>
        </w:rPr>
        <w:t>It is considered that the diagnostic accuracy of the combination of diagnostic tools for symptomatic patients (see below in the costing section) is 100%.</w:t>
      </w:r>
    </w:p>
    <w:p w14:paraId="38B8E880" w14:textId="7DD4D2CE" w:rsidR="00D612AD" w:rsidRDefault="00D612AD" w:rsidP="00D42BD0">
      <w:pPr>
        <w:rPr>
          <w:rFonts w:ascii="Calibri" w:eastAsia="Calibri" w:hAnsi="Calibri" w:cs="Calibri"/>
          <w:color w:val="000000"/>
        </w:rPr>
      </w:pPr>
      <w:r>
        <w:rPr>
          <w:rFonts w:ascii="Calibri" w:eastAsia="Calibri" w:hAnsi="Calibri" w:cs="Calibri"/>
          <w:color w:val="000000"/>
        </w:rPr>
        <w:t>Scenarios:</w:t>
      </w:r>
    </w:p>
    <w:p w14:paraId="68A81568" w14:textId="7590ECD9" w:rsidR="00D612AD" w:rsidRDefault="00D612AD" w:rsidP="00D42BD0">
      <w:pPr>
        <w:rPr>
          <w:rFonts w:ascii="Calibri" w:eastAsia="Calibri" w:hAnsi="Calibri" w:cs="Calibri"/>
          <w:color w:val="000000"/>
        </w:rPr>
      </w:pPr>
      <w:r>
        <w:rPr>
          <w:rFonts w:ascii="Calibri" w:eastAsia="Calibri" w:hAnsi="Calibri" w:cs="Calibri"/>
          <w:color w:val="000000"/>
        </w:rPr>
        <w:t xml:space="preserve">A more recent review and meta-analysis reported much lower sensitivity value of the urine cytology and much higher specificity values. Several of the included </w:t>
      </w:r>
      <w:r w:rsidR="00AA23A3">
        <w:rPr>
          <w:rFonts w:ascii="Calibri" w:eastAsia="Calibri" w:hAnsi="Calibri" w:cs="Calibri"/>
          <w:color w:val="000000"/>
        </w:rPr>
        <w:t xml:space="preserve">retrospective </w:t>
      </w:r>
      <w:r>
        <w:rPr>
          <w:rFonts w:ascii="Calibri" w:eastAsia="Calibri" w:hAnsi="Calibri" w:cs="Calibri"/>
          <w:color w:val="000000"/>
        </w:rPr>
        <w:t xml:space="preserve">studies had small sample sizes with no true or false-positive patients detected (what could explain the wide confidence </w:t>
      </w:r>
      <w:r>
        <w:rPr>
          <w:rFonts w:ascii="Calibri" w:eastAsia="Calibri" w:hAnsi="Calibri" w:cs="Calibri"/>
          <w:color w:val="000000"/>
        </w:rPr>
        <w:lastRenderedPageBreak/>
        <w:t xml:space="preserve">interval and the difference in means: </w:t>
      </w:r>
      <w:r>
        <w:rPr>
          <w:rFonts w:ascii="Georgia" w:hAnsi="Georgia"/>
          <w:color w:val="2E2E2E"/>
        </w:rPr>
        <w:t>sensitivity in seven studies was 20% (95% CI 2.5–72%) and specificity in seven studies was 99.8% (95% CI 94–100</w:t>
      </w:r>
      <w:proofErr w:type="gramStart"/>
      <w:r>
        <w:rPr>
          <w:rFonts w:ascii="Georgia" w:hAnsi="Georgia"/>
          <w:color w:val="2E2E2E"/>
        </w:rPr>
        <w:t>%</w:t>
      </w:r>
      <w:r>
        <w:rPr>
          <w:rFonts w:ascii="Calibri" w:eastAsia="Calibri" w:hAnsi="Calibri" w:cs="Calibri"/>
          <w:color w:val="000000"/>
        </w:rPr>
        <w:t xml:space="preserve"> )</w:t>
      </w:r>
      <w:proofErr w:type="gramEnd"/>
      <w:r>
        <w:rPr>
          <w:rFonts w:ascii="Calibri" w:eastAsia="Calibri" w:hAnsi="Calibri" w:cs="Calibri"/>
          <w:color w:val="000000"/>
        </w:rPr>
        <w:t xml:space="preserve">). Meanwhile the data from this meta-analysis were used in the scenario analysis with sensitivity by stage being readjusted to fit the total sensitivity </w:t>
      </w:r>
      <w:commentRangeStart w:id="160"/>
      <w:r>
        <w:rPr>
          <w:rFonts w:ascii="Calibri" w:eastAsia="Calibri" w:hAnsi="Calibri" w:cs="Calibri"/>
          <w:color w:val="000000"/>
        </w:rPr>
        <w:t>values</w:t>
      </w:r>
      <w:commentRangeEnd w:id="160"/>
      <w:r w:rsidR="00555B56">
        <w:rPr>
          <w:rStyle w:val="CommentReference"/>
        </w:rPr>
        <w:commentReference w:id="160"/>
      </w:r>
      <w:r>
        <w:rPr>
          <w:rFonts w:ascii="Calibri" w:eastAsia="Calibri" w:hAnsi="Calibri" w:cs="Calibri"/>
          <w:color w:val="000000"/>
        </w:rPr>
        <w:t xml:space="preserve">. </w:t>
      </w:r>
    </w:p>
    <w:p w14:paraId="2A278E33" w14:textId="6EC6005A" w:rsidR="0002141D" w:rsidRDefault="0002141D" w:rsidP="00EC0E66">
      <w:pPr>
        <w:pStyle w:val="Heading4"/>
      </w:pPr>
      <w:r>
        <w:t xml:space="preserve">Table </w:t>
      </w:r>
      <w:r w:rsidR="00EC0E66">
        <w:t>10:</w:t>
      </w:r>
      <w:r>
        <w:t xml:space="preserve"> Accuracy of the screening and diagnostic tests </w:t>
      </w:r>
      <w:r w:rsidR="00035EEC">
        <w:t xml:space="preserve">for screen-detected cases </w:t>
      </w:r>
      <w:r>
        <w:t>and screening-related harms</w:t>
      </w:r>
    </w:p>
    <w:tbl>
      <w:tblPr>
        <w:tblStyle w:val="PlainTable2"/>
        <w:tblW w:w="0" w:type="auto"/>
        <w:tblLook w:val="04A0" w:firstRow="1" w:lastRow="0" w:firstColumn="1" w:lastColumn="0" w:noHBand="0" w:noVBand="1"/>
      </w:tblPr>
      <w:tblGrid>
        <w:gridCol w:w="4755"/>
        <w:gridCol w:w="1381"/>
        <w:gridCol w:w="2890"/>
      </w:tblGrid>
      <w:tr w:rsidR="00D42BD0" w:rsidRPr="00C424BC" w14:paraId="480BCD0F" w14:textId="77777777" w:rsidTr="00EC0E66">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815" w:type="dxa"/>
            <w:noWrap/>
            <w:hideMark/>
          </w:tcPr>
          <w:p w14:paraId="3F97F5AD" w14:textId="77777777" w:rsidR="00D42BD0" w:rsidRPr="00C424BC" w:rsidRDefault="00D42BD0" w:rsidP="00D56468">
            <w:pPr>
              <w:rPr>
                <w:b w:val="0"/>
                <w:bCs w:val="0"/>
              </w:rPr>
            </w:pPr>
            <w:r w:rsidRPr="00C424BC">
              <w:t> </w:t>
            </w:r>
            <w:r>
              <w:t>Parameter</w:t>
            </w:r>
          </w:p>
        </w:tc>
        <w:tc>
          <w:tcPr>
            <w:tcW w:w="1276" w:type="dxa"/>
            <w:noWrap/>
            <w:hideMark/>
          </w:tcPr>
          <w:p w14:paraId="43B8C2E4" w14:textId="77777777" w:rsidR="00D42BD0" w:rsidRPr="00C424BC" w:rsidRDefault="00D42BD0" w:rsidP="00D56468">
            <w:pPr>
              <w:cnfStyle w:val="100000000000" w:firstRow="1" w:lastRow="0" w:firstColumn="0" w:lastColumn="0" w:oddVBand="0" w:evenVBand="0" w:oddHBand="0" w:evenHBand="0" w:firstRowFirstColumn="0" w:firstRowLastColumn="0" w:lastRowFirstColumn="0" w:lastRowLastColumn="0"/>
              <w:rPr>
                <w:b w:val="0"/>
                <w:bCs w:val="0"/>
              </w:rPr>
            </w:pPr>
            <w:r w:rsidRPr="00C424BC">
              <w:t> </w:t>
            </w:r>
            <w:r>
              <w:t>Value</w:t>
            </w:r>
          </w:p>
        </w:tc>
        <w:tc>
          <w:tcPr>
            <w:tcW w:w="2925" w:type="dxa"/>
            <w:noWrap/>
            <w:hideMark/>
          </w:tcPr>
          <w:p w14:paraId="221984E3" w14:textId="77777777" w:rsidR="00D42BD0" w:rsidRPr="00C424BC" w:rsidRDefault="00D42BD0" w:rsidP="00D56468">
            <w:pPr>
              <w:cnfStyle w:val="100000000000" w:firstRow="1" w:lastRow="0" w:firstColumn="0" w:lastColumn="0" w:oddVBand="0" w:evenVBand="0" w:oddHBand="0" w:evenHBand="0" w:firstRowFirstColumn="0" w:firstRowLastColumn="0" w:lastRowFirstColumn="0" w:lastRowLastColumn="0"/>
              <w:rPr>
                <w:b w:val="0"/>
                <w:bCs w:val="0"/>
              </w:rPr>
            </w:pPr>
            <w:r w:rsidRPr="00C424BC">
              <w:t> </w:t>
            </w:r>
            <w:r>
              <w:t>Source</w:t>
            </w:r>
          </w:p>
        </w:tc>
      </w:tr>
      <w:tr w:rsidR="00D42BD0" w:rsidRPr="00C424BC" w14:paraId="245D7E8D" w14:textId="77777777" w:rsidTr="00EC0E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15" w:type="dxa"/>
            <w:hideMark/>
          </w:tcPr>
          <w:p w14:paraId="07C69510" w14:textId="3A8A8807" w:rsidR="00D42BD0" w:rsidRPr="00EC0E66" w:rsidRDefault="00D42BD0" w:rsidP="00856BCB">
            <w:pPr>
              <w:spacing w:line="240" w:lineRule="auto"/>
              <w:rPr>
                <w:b w:val="0"/>
                <w:bCs w:val="0"/>
              </w:rPr>
            </w:pPr>
            <w:r w:rsidRPr="00EC0E66">
              <w:rPr>
                <w:b w:val="0"/>
                <w:bCs w:val="0"/>
              </w:rPr>
              <w:t xml:space="preserve">Sensitivity haematuria dipstick (home) </w:t>
            </w:r>
            <w:r w:rsidR="000F7F10" w:rsidRPr="000F7F10">
              <w:rPr>
                <w:b w:val="0"/>
                <w:bCs w:val="0"/>
              </w:rPr>
              <w:t>for</w:t>
            </w:r>
            <w:r w:rsidR="000F7F10">
              <w:rPr>
                <w:b w:val="0"/>
                <w:bCs w:val="0"/>
              </w:rPr>
              <w:t xml:space="preserve"> </w:t>
            </w:r>
            <w:r w:rsidRPr="00EC0E66">
              <w:rPr>
                <w:b w:val="0"/>
                <w:bCs w:val="0"/>
              </w:rPr>
              <w:t>LG cancers</w:t>
            </w:r>
          </w:p>
        </w:tc>
        <w:tc>
          <w:tcPr>
            <w:tcW w:w="1276" w:type="dxa"/>
            <w:noWrap/>
            <w:hideMark/>
          </w:tcPr>
          <w:p w14:paraId="68514DC4" w14:textId="77777777" w:rsidR="00D42BD0" w:rsidRPr="00EC0E66" w:rsidRDefault="00D42BD0" w:rsidP="00856BCB">
            <w:pPr>
              <w:spacing w:line="240" w:lineRule="auto"/>
              <w:cnfStyle w:val="000000100000" w:firstRow="0" w:lastRow="0" w:firstColumn="0" w:lastColumn="0" w:oddVBand="0" w:evenVBand="0" w:oddHBand="1" w:evenHBand="0" w:firstRowFirstColumn="0" w:firstRowLastColumn="0" w:lastRowFirstColumn="0" w:lastRowLastColumn="0"/>
            </w:pPr>
            <w:r w:rsidRPr="00EC0E66">
              <w:t>0.23</w:t>
            </w:r>
          </w:p>
        </w:tc>
        <w:tc>
          <w:tcPr>
            <w:tcW w:w="2925" w:type="dxa"/>
            <w:noWrap/>
          </w:tcPr>
          <w:p w14:paraId="122158EF" w14:textId="77777777" w:rsidR="00D42BD0" w:rsidRPr="00EC0E66" w:rsidRDefault="00D42BD0" w:rsidP="00856BCB">
            <w:pPr>
              <w:spacing w:line="240" w:lineRule="auto"/>
              <w:cnfStyle w:val="000000100000" w:firstRow="0" w:lastRow="0" w:firstColumn="0" w:lastColumn="0" w:oddVBand="0" w:evenVBand="0" w:oddHBand="1" w:evenHBand="0" w:firstRowFirstColumn="0" w:firstRowLastColumn="0" w:lastRowFirstColumn="0" w:lastRowLastColumn="0"/>
            </w:pPr>
            <w:r w:rsidRPr="00EC0E66">
              <w:rPr>
                <w:rFonts w:ascii="Calibri" w:hAnsi="Calibri" w:cs="Calibri"/>
                <w:color w:val="000000"/>
              </w:rPr>
              <w:t>Saad (</w:t>
            </w:r>
            <w:commentRangeStart w:id="161"/>
            <w:r w:rsidRPr="00EC0E66">
              <w:rPr>
                <w:rFonts w:ascii="Calibri" w:hAnsi="Calibri" w:cs="Calibri"/>
                <w:color w:val="000000"/>
              </w:rPr>
              <w:t>2002</w:t>
            </w:r>
            <w:commentRangeEnd w:id="161"/>
            <w:r w:rsidR="0002282E" w:rsidRPr="00EC0E66">
              <w:rPr>
                <w:rStyle w:val="CommentReference"/>
              </w:rPr>
              <w:commentReference w:id="161"/>
            </w:r>
            <w:r w:rsidRPr="00EC0E66">
              <w:rPr>
                <w:rFonts w:ascii="Calibri" w:hAnsi="Calibri" w:cs="Calibri"/>
                <w:color w:val="000000"/>
              </w:rPr>
              <w:t>)</w:t>
            </w:r>
          </w:p>
        </w:tc>
      </w:tr>
      <w:tr w:rsidR="00D42BD0" w:rsidRPr="00C424BC" w14:paraId="1CA301A2" w14:textId="77777777" w:rsidTr="00EC0E66">
        <w:trPr>
          <w:trHeight w:val="300"/>
        </w:trPr>
        <w:tc>
          <w:tcPr>
            <w:cnfStyle w:val="001000000000" w:firstRow="0" w:lastRow="0" w:firstColumn="1" w:lastColumn="0" w:oddVBand="0" w:evenVBand="0" w:oddHBand="0" w:evenHBand="0" w:firstRowFirstColumn="0" w:firstRowLastColumn="0" w:lastRowFirstColumn="0" w:lastRowLastColumn="0"/>
            <w:tcW w:w="4815" w:type="dxa"/>
            <w:hideMark/>
          </w:tcPr>
          <w:p w14:paraId="31CCA3C4" w14:textId="4665EC02" w:rsidR="00D42BD0" w:rsidRPr="00EC0E66" w:rsidRDefault="00D42BD0" w:rsidP="00856BCB">
            <w:pPr>
              <w:spacing w:line="240" w:lineRule="auto"/>
              <w:rPr>
                <w:b w:val="0"/>
                <w:bCs w:val="0"/>
              </w:rPr>
            </w:pPr>
            <w:r w:rsidRPr="00EC0E66">
              <w:rPr>
                <w:b w:val="0"/>
                <w:bCs w:val="0"/>
              </w:rPr>
              <w:t xml:space="preserve">Sensitivity haematuria dipstick (home) </w:t>
            </w:r>
            <w:r w:rsidR="000F7F10" w:rsidRPr="000F7F10">
              <w:rPr>
                <w:b w:val="0"/>
                <w:bCs w:val="0"/>
              </w:rPr>
              <w:t>for</w:t>
            </w:r>
            <w:r w:rsidR="000F7F10">
              <w:rPr>
                <w:b w:val="0"/>
                <w:bCs w:val="0"/>
              </w:rPr>
              <w:t xml:space="preserve"> </w:t>
            </w:r>
            <w:r w:rsidRPr="00EC0E66">
              <w:rPr>
                <w:b w:val="0"/>
                <w:bCs w:val="0"/>
              </w:rPr>
              <w:t>HG Stage 1 BC</w:t>
            </w:r>
          </w:p>
        </w:tc>
        <w:tc>
          <w:tcPr>
            <w:tcW w:w="1276" w:type="dxa"/>
            <w:noWrap/>
            <w:hideMark/>
          </w:tcPr>
          <w:p w14:paraId="12B3670E" w14:textId="77777777" w:rsidR="00D42BD0" w:rsidRPr="00EC0E66" w:rsidRDefault="00D42BD0" w:rsidP="00856BCB">
            <w:pPr>
              <w:spacing w:line="240" w:lineRule="auto"/>
              <w:cnfStyle w:val="000000000000" w:firstRow="0" w:lastRow="0" w:firstColumn="0" w:lastColumn="0" w:oddVBand="0" w:evenVBand="0" w:oddHBand="0" w:evenHBand="0" w:firstRowFirstColumn="0" w:firstRowLastColumn="0" w:lastRowFirstColumn="0" w:lastRowLastColumn="0"/>
            </w:pPr>
            <w:r w:rsidRPr="00EC0E66">
              <w:t>0.5</w:t>
            </w:r>
          </w:p>
        </w:tc>
        <w:tc>
          <w:tcPr>
            <w:tcW w:w="2925" w:type="dxa"/>
            <w:noWrap/>
          </w:tcPr>
          <w:p w14:paraId="07853731" w14:textId="77777777" w:rsidR="00D42BD0" w:rsidRPr="00EC0E66" w:rsidRDefault="00D42BD0" w:rsidP="00856BCB">
            <w:pPr>
              <w:spacing w:line="240" w:lineRule="auto"/>
              <w:cnfStyle w:val="000000000000" w:firstRow="0" w:lastRow="0" w:firstColumn="0" w:lastColumn="0" w:oddVBand="0" w:evenVBand="0" w:oddHBand="0" w:evenHBand="0" w:firstRowFirstColumn="0" w:firstRowLastColumn="0" w:lastRowFirstColumn="0" w:lastRowLastColumn="0"/>
            </w:pPr>
            <w:r w:rsidRPr="00EC0E66">
              <w:rPr>
                <w:rFonts w:ascii="Calibri" w:hAnsi="Calibri" w:cs="Calibri"/>
                <w:color w:val="000000"/>
              </w:rPr>
              <w:t>Saad (2002)</w:t>
            </w:r>
          </w:p>
        </w:tc>
      </w:tr>
      <w:tr w:rsidR="00D42BD0" w:rsidRPr="00C424BC" w14:paraId="125ED6CA" w14:textId="77777777" w:rsidTr="00EC0E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15" w:type="dxa"/>
            <w:hideMark/>
          </w:tcPr>
          <w:p w14:paraId="34826B7C" w14:textId="7C83B7CC" w:rsidR="00D42BD0" w:rsidRPr="00EC0E66" w:rsidRDefault="00D42BD0" w:rsidP="00856BCB">
            <w:pPr>
              <w:spacing w:line="240" w:lineRule="auto"/>
              <w:rPr>
                <w:b w:val="0"/>
                <w:bCs w:val="0"/>
              </w:rPr>
            </w:pPr>
            <w:r w:rsidRPr="00EC0E66">
              <w:rPr>
                <w:b w:val="0"/>
                <w:bCs w:val="0"/>
              </w:rPr>
              <w:t xml:space="preserve">Sensitivity haematuria dipstick (home) </w:t>
            </w:r>
            <w:r w:rsidR="000F7F10" w:rsidRPr="000F7F10">
              <w:rPr>
                <w:b w:val="0"/>
                <w:bCs w:val="0"/>
              </w:rPr>
              <w:t>for</w:t>
            </w:r>
            <w:r w:rsidR="000F7F10">
              <w:rPr>
                <w:b w:val="0"/>
                <w:bCs w:val="0"/>
              </w:rPr>
              <w:t xml:space="preserve"> </w:t>
            </w:r>
            <w:r w:rsidRPr="00EC0E66">
              <w:rPr>
                <w:b w:val="0"/>
                <w:bCs w:val="0"/>
              </w:rPr>
              <w:t>HG Stage 2</w:t>
            </w:r>
            <w:r w:rsidR="00856BCB" w:rsidRPr="00EC0E66">
              <w:rPr>
                <w:b w:val="0"/>
                <w:bCs w:val="0"/>
              </w:rPr>
              <w:t>-4</w:t>
            </w:r>
            <w:r w:rsidRPr="00EC0E66">
              <w:rPr>
                <w:b w:val="0"/>
                <w:bCs w:val="0"/>
              </w:rPr>
              <w:t xml:space="preserve"> BC</w:t>
            </w:r>
          </w:p>
        </w:tc>
        <w:tc>
          <w:tcPr>
            <w:tcW w:w="1276" w:type="dxa"/>
            <w:noWrap/>
            <w:hideMark/>
          </w:tcPr>
          <w:p w14:paraId="0A624067" w14:textId="77777777" w:rsidR="00D42BD0" w:rsidRPr="00EC0E66" w:rsidRDefault="00D42BD0" w:rsidP="00856BCB">
            <w:pPr>
              <w:spacing w:line="240" w:lineRule="auto"/>
              <w:cnfStyle w:val="000000100000" w:firstRow="0" w:lastRow="0" w:firstColumn="0" w:lastColumn="0" w:oddVBand="0" w:evenVBand="0" w:oddHBand="1" w:evenHBand="0" w:firstRowFirstColumn="0" w:firstRowLastColumn="0" w:lastRowFirstColumn="0" w:lastRowLastColumn="0"/>
            </w:pPr>
            <w:r w:rsidRPr="00EC0E66">
              <w:t>0.88</w:t>
            </w:r>
          </w:p>
        </w:tc>
        <w:tc>
          <w:tcPr>
            <w:tcW w:w="2925" w:type="dxa"/>
            <w:noWrap/>
          </w:tcPr>
          <w:p w14:paraId="764D666A" w14:textId="77777777" w:rsidR="00D42BD0" w:rsidRPr="00EC0E66" w:rsidRDefault="00D42BD0" w:rsidP="00856BCB">
            <w:pPr>
              <w:spacing w:line="240" w:lineRule="auto"/>
              <w:cnfStyle w:val="000000100000" w:firstRow="0" w:lastRow="0" w:firstColumn="0" w:lastColumn="0" w:oddVBand="0" w:evenVBand="0" w:oddHBand="1" w:evenHBand="0" w:firstRowFirstColumn="0" w:firstRowLastColumn="0" w:lastRowFirstColumn="0" w:lastRowLastColumn="0"/>
            </w:pPr>
            <w:r w:rsidRPr="00EC0E66">
              <w:rPr>
                <w:rFonts w:ascii="Calibri" w:hAnsi="Calibri" w:cs="Calibri"/>
                <w:color w:val="000000"/>
              </w:rPr>
              <w:t>Saad (2002)</w:t>
            </w:r>
          </w:p>
        </w:tc>
      </w:tr>
      <w:tr w:rsidR="00D42BD0" w:rsidRPr="00420BA8" w14:paraId="3441A521" w14:textId="77777777" w:rsidTr="00EC0E66">
        <w:trPr>
          <w:trHeight w:val="541"/>
        </w:trPr>
        <w:tc>
          <w:tcPr>
            <w:cnfStyle w:val="001000000000" w:firstRow="0" w:lastRow="0" w:firstColumn="1" w:lastColumn="0" w:oddVBand="0" w:evenVBand="0" w:oddHBand="0" w:evenHBand="0" w:firstRowFirstColumn="0" w:firstRowLastColumn="0" w:lastRowFirstColumn="0" w:lastRowLastColumn="0"/>
            <w:tcW w:w="4815" w:type="dxa"/>
            <w:hideMark/>
          </w:tcPr>
          <w:p w14:paraId="1627BF1C" w14:textId="77777777" w:rsidR="00D42BD0" w:rsidRPr="00EC0E66" w:rsidRDefault="00D42BD0" w:rsidP="00856BCB">
            <w:pPr>
              <w:spacing w:line="240" w:lineRule="auto"/>
              <w:rPr>
                <w:b w:val="0"/>
                <w:bCs w:val="0"/>
              </w:rPr>
            </w:pPr>
            <w:r w:rsidRPr="00EC0E66">
              <w:rPr>
                <w:b w:val="0"/>
                <w:bCs w:val="0"/>
              </w:rPr>
              <w:t>Specificity haematuria dipstick (home)</w:t>
            </w:r>
          </w:p>
        </w:tc>
        <w:tc>
          <w:tcPr>
            <w:tcW w:w="1276" w:type="dxa"/>
            <w:noWrap/>
            <w:hideMark/>
          </w:tcPr>
          <w:p w14:paraId="0DDB6161" w14:textId="5EFCD4F5" w:rsidR="00D42BD0" w:rsidRPr="00EC0E66" w:rsidRDefault="00483A36" w:rsidP="00856BCB">
            <w:pPr>
              <w:spacing w:line="240" w:lineRule="auto"/>
              <w:cnfStyle w:val="000000000000" w:firstRow="0" w:lastRow="0" w:firstColumn="0" w:lastColumn="0" w:oddVBand="0" w:evenVBand="0" w:oddHBand="0" w:evenHBand="0" w:firstRowFirstColumn="0" w:firstRowLastColumn="0" w:lastRowFirstColumn="0" w:lastRowLastColumn="0"/>
            </w:pPr>
            <w:r w:rsidRPr="00483A36">
              <w:t>0.82 (0.62–0.93)</w:t>
            </w:r>
          </w:p>
        </w:tc>
        <w:tc>
          <w:tcPr>
            <w:tcW w:w="2925" w:type="dxa"/>
            <w:noWrap/>
          </w:tcPr>
          <w:p w14:paraId="34336F4D" w14:textId="2923E0F7" w:rsidR="00D42BD0" w:rsidRPr="00483A36" w:rsidRDefault="00483A36" w:rsidP="00856BCB">
            <w:pPr>
              <w:spacing w:line="240" w:lineRule="auto"/>
              <w:cnfStyle w:val="000000000000" w:firstRow="0" w:lastRow="0" w:firstColumn="0" w:lastColumn="0" w:oddVBand="0" w:evenVBand="0" w:oddHBand="0" w:evenHBand="0" w:firstRowFirstColumn="0" w:firstRowLastColumn="0" w:lastRowFirstColumn="0" w:lastRowLastColumn="0"/>
              <w:rPr>
                <w:lang w:val="es-ES_tradnl"/>
              </w:rPr>
            </w:pPr>
            <w:proofErr w:type="spellStart"/>
            <w:r w:rsidRPr="00483A36">
              <w:rPr>
                <w:rFonts w:ascii="Calibri" w:hAnsi="Calibri" w:cs="Calibri"/>
                <w:color w:val="000000"/>
                <w:lang w:val="es-ES_tradnl"/>
              </w:rPr>
              <w:t>hierarchical</w:t>
            </w:r>
            <w:proofErr w:type="spellEnd"/>
            <w:r w:rsidRPr="00483A36">
              <w:rPr>
                <w:rFonts w:ascii="Calibri" w:hAnsi="Calibri" w:cs="Calibri"/>
                <w:color w:val="000000"/>
                <w:lang w:val="es-ES_tradnl"/>
              </w:rPr>
              <w:t xml:space="preserve"> </w:t>
            </w:r>
            <w:proofErr w:type="spellStart"/>
            <w:r w:rsidRPr="00483A36">
              <w:rPr>
                <w:rFonts w:ascii="Calibri" w:hAnsi="Calibri" w:cs="Calibri"/>
                <w:color w:val="000000"/>
                <w:lang w:val="es-ES_tradnl"/>
              </w:rPr>
              <w:t>Bayesian</w:t>
            </w:r>
            <w:proofErr w:type="spellEnd"/>
            <w:r w:rsidRPr="00483A36">
              <w:rPr>
                <w:rFonts w:ascii="Calibri" w:hAnsi="Calibri" w:cs="Calibri"/>
                <w:color w:val="000000"/>
                <w:lang w:val="es-ES_tradnl"/>
              </w:rPr>
              <w:t xml:space="preserve"> meta-</w:t>
            </w:r>
            <w:proofErr w:type="spellStart"/>
            <w:r w:rsidRPr="00483A36">
              <w:rPr>
                <w:rFonts w:ascii="Calibri" w:hAnsi="Calibri" w:cs="Calibri"/>
                <w:color w:val="000000"/>
                <w:lang w:val="es-ES_tradnl"/>
              </w:rPr>
              <w:t>analyse</w:t>
            </w:r>
            <w:proofErr w:type="spellEnd"/>
            <w:r w:rsidRPr="00483A36">
              <w:rPr>
                <w:rFonts w:ascii="Calibri" w:hAnsi="Calibri" w:cs="Calibri"/>
                <w:color w:val="000000"/>
                <w:lang w:val="es-ES_tradnl"/>
              </w:rPr>
              <w:t xml:space="preserve">, </w:t>
            </w:r>
            <w:proofErr w:type="spellStart"/>
            <w:r w:rsidRPr="00483A36">
              <w:rPr>
                <w:rFonts w:ascii="Calibri" w:hAnsi="Calibri" w:cs="Calibri"/>
                <w:color w:val="000000"/>
                <w:lang w:val="es-ES_tradnl"/>
              </w:rPr>
              <w:t>Lotan</w:t>
            </w:r>
            <w:proofErr w:type="spellEnd"/>
            <w:r>
              <w:rPr>
                <w:rFonts w:ascii="Calibri" w:hAnsi="Calibri" w:cs="Calibri"/>
                <w:color w:val="000000"/>
                <w:lang w:val="es-ES_tradnl"/>
              </w:rPr>
              <w:t xml:space="preserve"> (2003)</w:t>
            </w:r>
          </w:p>
        </w:tc>
      </w:tr>
      <w:tr w:rsidR="00D42BD0" w:rsidRPr="00C424BC" w14:paraId="6041B36D" w14:textId="77777777" w:rsidTr="00EC0E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15" w:type="dxa"/>
            <w:noWrap/>
            <w:hideMark/>
          </w:tcPr>
          <w:p w14:paraId="5568B9C1" w14:textId="364C4932" w:rsidR="00D42BD0" w:rsidRPr="00EC0E66" w:rsidRDefault="00D42BD0" w:rsidP="00856BCB">
            <w:pPr>
              <w:spacing w:line="240" w:lineRule="auto"/>
              <w:rPr>
                <w:b w:val="0"/>
                <w:bCs w:val="0"/>
              </w:rPr>
            </w:pPr>
            <w:r w:rsidRPr="00EC0E66">
              <w:rPr>
                <w:b w:val="0"/>
                <w:bCs w:val="0"/>
              </w:rPr>
              <w:t xml:space="preserve">Sensitivity </w:t>
            </w:r>
            <w:r w:rsidR="000F7F10">
              <w:rPr>
                <w:b w:val="0"/>
                <w:bCs w:val="0"/>
              </w:rPr>
              <w:t>of</w:t>
            </w:r>
            <w:r w:rsidRPr="00EC0E66">
              <w:rPr>
                <w:b w:val="0"/>
                <w:bCs w:val="0"/>
              </w:rPr>
              <w:t xml:space="preserve"> </w:t>
            </w:r>
            <w:r w:rsidR="00414C20" w:rsidRPr="00EC0E66">
              <w:rPr>
                <w:b w:val="0"/>
                <w:bCs w:val="0"/>
              </w:rPr>
              <w:t>flexible</w:t>
            </w:r>
            <w:r w:rsidR="00414C20" w:rsidRPr="00EC0E66">
              <w:rPr>
                <w:b w:val="0"/>
                <w:bCs w:val="0"/>
                <w:lang w:val="uk-UA"/>
              </w:rPr>
              <w:t xml:space="preserve"> </w:t>
            </w:r>
            <w:r w:rsidRPr="00EC0E66">
              <w:rPr>
                <w:b w:val="0"/>
                <w:bCs w:val="0"/>
              </w:rPr>
              <w:t xml:space="preserve">cystoscopy </w:t>
            </w:r>
            <w:r w:rsidR="00856BCB" w:rsidRPr="00EC0E66">
              <w:rPr>
                <w:b w:val="0"/>
                <w:bCs w:val="0"/>
              </w:rPr>
              <w:t>(all stages)</w:t>
            </w:r>
          </w:p>
        </w:tc>
        <w:tc>
          <w:tcPr>
            <w:tcW w:w="1276" w:type="dxa"/>
            <w:noWrap/>
            <w:hideMark/>
          </w:tcPr>
          <w:p w14:paraId="2DAB07FE" w14:textId="74A128E0" w:rsidR="00D42BD0" w:rsidRPr="00EC0E66" w:rsidRDefault="0049366E" w:rsidP="00856BCB">
            <w:pPr>
              <w:spacing w:line="240" w:lineRule="auto"/>
              <w:cnfStyle w:val="000000100000" w:firstRow="0" w:lastRow="0" w:firstColumn="0" w:lastColumn="0" w:oddVBand="0" w:evenVBand="0" w:oddHBand="1" w:evenHBand="0" w:firstRowFirstColumn="0" w:firstRowLastColumn="0" w:lastRowFirstColumn="0" w:lastRowLastColumn="0"/>
              <w:rPr>
                <w:highlight w:val="yellow"/>
              </w:rPr>
            </w:pPr>
            <w:r w:rsidRPr="00EC0E66">
              <w:t>0.943 (95% CI 0.914−0.964)</w:t>
            </w:r>
          </w:p>
        </w:tc>
        <w:tc>
          <w:tcPr>
            <w:tcW w:w="2925" w:type="dxa"/>
            <w:noWrap/>
            <w:hideMark/>
          </w:tcPr>
          <w:p w14:paraId="155E5DD0" w14:textId="573FAA25" w:rsidR="00D42BD0" w:rsidRPr="00EC0E66" w:rsidRDefault="00D42BD0" w:rsidP="00856BCB">
            <w:pPr>
              <w:spacing w:line="240" w:lineRule="auto"/>
              <w:cnfStyle w:val="000000100000" w:firstRow="0" w:lastRow="0" w:firstColumn="0" w:lastColumn="0" w:oddVBand="0" w:evenVBand="0" w:oddHBand="1" w:evenHBand="0" w:firstRowFirstColumn="0" w:firstRowLastColumn="0" w:lastRowFirstColumn="0" w:lastRowLastColumn="0"/>
            </w:pPr>
            <w:r w:rsidRPr="00EC0E66">
              <w:t> </w:t>
            </w:r>
            <w:r w:rsidR="00D5470D" w:rsidRPr="00EC0E66">
              <w:t>Meta-analysis</w:t>
            </w:r>
            <w:r w:rsidR="0049366E" w:rsidRPr="00EC0E66">
              <w:t xml:space="preserve"> Zheng (2012)</w:t>
            </w:r>
            <w:r w:rsidR="00D5470D" w:rsidRPr="00EC0E66">
              <w:t>; scenario: study from England</w:t>
            </w:r>
            <w:r w:rsidR="0049366E" w:rsidRPr="00EC0E66">
              <w:t xml:space="preserve"> </w:t>
            </w:r>
            <w:proofErr w:type="spellStart"/>
            <w:r w:rsidRPr="00EC0E66">
              <w:t>Blick</w:t>
            </w:r>
            <w:proofErr w:type="spellEnd"/>
            <w:r w:rsidRPr="00EC0E66">
              <w:t xml:space="preserve"> (</w:t>
            </w:r>
            <w:commentRangeStart w:id="162"/>
            <w:commentRangeStart w:id="163"/>
            <w:r w:rsidRPr="00EC0E66">
              <w:t>2012</w:t>
            </w:r>
            <w:commentRangeEnd w:id="162"/>
            <w:r w:rsidRPr="00EC0E66">
              <w:rPr>
                <w:rStyle w:val="CommentReference"/>
              </w:rPr>
              <w:commentReference w:id="162"/>
            </w:r>
            <w:commentRangeEnd w:id="163"/>
            <w:r w:rsidR="00D5470D" w:rsidRPr="00EC0E66">
              <w:rPr>
                <w:rStyle w:val="CommentReference"/>
              </w:rPr>
              <w:commentReference w:id="163"/>
            </w:r>
            <w:r w:rsidRPr="00EC0E66">
              <w:t>)</w:t>
            </w:r>
            <w:r w:rsidR="0049366E" w:rsidRPr="00EC0E66">
              <w:t xml:space="preserve"> [0.98 (95% CI 0.94– 0.99)]</w:t>
            </w:r>
          </w:p>
        </w:tc>
      </w:tr>
      <w:tr w:rsidR="00D42BD0" w:rsidRPr="00C424BC" w14:paraId="064A64F4" w14:textId="77777777" w:rsidTr="00EC0E66">
        <w:trPr>
          <w:trHeight w:val="300"/>
        </w:trPr>
        <w:tc>
          <w:tcPr>
            <w:cnfStyle w:val="001000000000" w:firstRow="0" w:lastRow="0" w:firstColumn="1" w:lastColumn="0" w:oddVBand="0" w:evenVBand="0" w:oddHBand="0" w:evenHBand="0" w:firstRowFirstColumn="0" w:firstRowLastColumn="0" w:lastRowFirstColumn="0" w:lastRowLastColumn="0"/>
            <w:tcW w:w="4815" w:type="dxa"/>
            <w:noWrap/>
            <w:hideMark/>
          </w:tcPr>
          <w:p w14:paraId="538D45A5" w14:textId="1711E816" w:rsidR="00D42BD0" w:rsidRPr="00EC0E66" w:rsidRDefault="00D42BD0" w:rsidP="00856BCB">
            <w:pPr>
              <w:spacing w:line="240" w:lineRule="auto"/>
              <w:rPr>
                <w:b w:val="0"/>
                <w:bCs w:val="0"/>
              </w:rPr>
            </w:pPr>
            <w:r w:rsidRPr="00EC0E66">
              <w:rPr>
                <w:b w:val="0"/>
                <w:bCs w:val="0"/>
              </w:rPr>
              <w:t>Specificity</w:t>
            </w:r>
            <w:r w:rsidR="0049366E" w:rsidRPr="00EC0E66">
              <w:rPr>
                <w:b w:val="0"/>
                <w:bCs w:val="0"/>
              </w:rPr>
              <w:t xml:space="preserve"> </w:t>
            </w:r>
            <w:r w:rsidR="000F7F10">
              <w:rPr>
                <w:b w:val="0"/>
                <w:bCs w:val="0"/>
              </w:rPr>
              <w:t>of</w:t>
            </w:r>
            <w:r w:rsidR="0049366E" w:rsidRPr="00EC0E66">
              <w:rPr>
                <w:b w:val="0"/>
                <w:bCs w:val="0"/>
              </w:rPr>
              <w:t xml:space="preserve"> flexible</w:t>
            </w:r>
            <w:r w:rsidR="0049366E" w:rsidRPr="00EC0E66">
              <w:rPr>
                <w:b w:val="0"/>
                <w:bCs w:val="0"/>
                <w:lang w:val="uk-UA"/>
              </w:rPr>
              <w:t xml:space="preserve"> </w:t>
            </w:r>
            <w:r w:rsidR="0049366E" w:rsidRPr="00EC0E66">
              <w:rPr>
                <w:b w:val="0"/>
                <w:bCs w:val="0"/>
              </w:rPr>
              <w:t>cystoscopy</w:t>
            </w:r>
          </w:p>
        </w:tc>
        <w:tc>
          <w:tcPr>
            <w:tcW w:w="1276" w:type="dxa"/>
            <w:noWrap/>
            <w:hideMark/>
          </w:tcPr>
          <w:p w14:paraId="6DB5BE1B" w14:textId="79E0A2CF" w:rsidR="00D42BD0" w:rsidRPr="00EC0E66" w:rsidRDefault="0049366E" w:rsidP="00856BCB">
            <w:pPr>
              <w:spacing w:line="240" w:lineRule="auto"/>
              <w:cnfStyle w:val="000000000000" w:firstRow="0" w:lastRow="0" w:firstColumn="0" w:lastColumn="0" w:oddVBand="0" w:evenVBand="0" w:oddHBand="0" w:evenHBand="0" w:firstRowFirstColumn="0" w:firstRowLastColumn="0" w:lastRowFirstColumn="0" w:lastRowLastColumn="0"/>
              <w:rPr>
                <w:highlight w:val="yellow"/>
              </w:rPr>
            </w:pPr>
            <w:r w:rsidRPr="00EC0E66">
              <w:t>0.847 (95% CI 0.812−0.878)</w:t>
            </w:r>
          </w:p>
        </w:tc>
        <w:tc>
          <w:tcPr>
            <w:tcW w:w="2925" w:type="dxa"/>
            <w:noWrap/>
            <w:hideMark/>
          </w:tcPr>
          <w:p w14:paraId="704AF29D" w14:textId="0C7A5A6D" w:rsidR="00D42BD0" w:rsidRPr="00EC0E66" w:rsidRDefault="00D42BD0" w:rsidP="00856BCB">
            <w:pPr>
              <w:spacing w:line="240" w:lineRule="auto"/>
              <w:cnfStyle w:val="000000000000" w:firstRow="0" w:lastRow="0" w:firstColumn="0" w:lastColumn="0" w:oddVBand="0" w:evenVBand="0" w:oddHBand="0" w:evenHBand="0" w:firstRowFirstColumn="0" w:firstRowLastColumn="0" w:lastRowFirstColumn="0" w:lastRowLastColumn="0"/>
            </w:pPr>
            <w:r w:rsidRPr="00EC0E66">
              <w:t>  </w:t>
            </w:r>
            <w:r w:rsidR="0049366E" w:rsidRPr="00EC0E66">
              <w:t xml:space="preserve">Meta-analysis Zheng (2012); scenario: study from England </w:t>
            </w:r>
            <w:proofErr w:type="spellStart"/>
            <w:r w:rsidR="0049366E" w:rsidRPr="00EC0E66">
              <w:t>Blick</w:t>
            </w:r>
            <w:proofErr w:type="spellEnd"/>
            <w:r w:rsidR="0049366E" w:rsidRPr="00EC0E66">
              <w:t xml:space="preserve"> (</w:t>
            </w:r>
            <w:commentRangeStart w:id="164"/>
            <w:commentRangeStart w:id="165"/>
            <w:r w:rsidR="0049366E" w:rsidRPr="00EC0E66">
              <w:t>2012</w:t>
            </w:r>
            <w:commentRangeEnd w:id="164"/>
            <w:r w:rsidR="0049366E" w:rsidRPr="00EC0E66">
              <w:rPr>
                <w:rStyle w:val="CommentReference"/>
              </w:rPr>
              <w:commentReference w:id="164"/>
            </w:r>
            <w:commentRangeEnd w:id="165"/>
            <w:r w:rsidR="0049366E" w:rsidRPr="00EC0E66">
              <w:rPr>
                <w:rStyle w:val="CommentReference"/>
              </w:rPr>
              <w:commentReference w:id="165"/>
            </w:r>
            <w:r w:rsidR="0049366E" w:rsidRPr="00EC0E66">
              <w:t>) [0.94 (95% CI 0.92–0.96)]</w:t>
            </w:r>
          </w:p>
        </w:tc>
      </w:tr>
      <w:tr w:rsidR="00D42BD0" w:rsidRPr="00C424BC" w14:paraId="791263ED" w14:textId="77777777" w:rsidTr="00EC0E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15" w:type="dxa"/>
            <w:noWrap/>
          </w:tcPr>
          <w:p w14:paraId="6F0F981D" w14:textId="77777777" w:rsidR="00D42BD0" w:rsidRPr="00EC0E66" w:rsidRDefault="00D42BD0" w:rsidP="00856BCB">
            <w:pPr>
              <w:spacing w:line="240" w:lineRule="auto"/>
              <w:rPr>
                <w:b w:val="0"/>
                <w:bCs w:val="0"/>
              </w:rPr>
            </w:pPr>
            <w:r w:rsidRPr="00EC0E66">
              <w:rPr>
                <w:b w:val="0"/>
                <w:bCs w:val="0"/>
              </w:rPr>
              <w:t>Mortality rate during TURBT</w:t>
            </w:r>
          </w:p>
        </w:tc>
        <w:tc>
          <w:tcPr>
            <w:tcW w:w="1276" w:type="dxa"/>
            <w:noWrap/>
          </w:tcPr>
          <w:p w14:paraId="444B8892" w14:textId="77777777" w:rsidR="00D42BD0" w:rsidRPr="00EC0E66" w:rsidRDefault="00D42BD0" w:rsidP="00856BCB">
            <w:pPr>
              <w:spacing w:line="240" w:lineRule="auto"/>
              <w:cnfStyle w:val="000000100000" w:firstRow="0" w:lastRow="0" w:firstColumn="0" w:lastColumn="0" w:oddVBand="0" w:evenVBand="0" w:oddHBand="1" w:evenHBand="0" w:firstRowFirstColumn="0" w:firstRowLastColumn="0" w:lastRowFirstColumn="0" w:lastRowLastColumn="0"/>
            </w:pPr>
            <w:r w:rsidRPr="00EC0E66">
              <w:t>0.008 (0.003-0.</w:t>
            </w:r>
            <w:commentRangeStart w:id="166"/>
            <w:r w:rsidRPr="00EC0E66">
              <w:t>013</w:t>
            </w:r>
            <w:commentRangeEnd w:id="166"/>
            <w:r w:rsidRPr="00EC0E66">
              <w:rPr>
                <w:rStyle w:val="CommentReference"/>
              </w:rPr>
              <w:commentReference w:id="166"/>
            </w:r>
            <w:r w:rsidRPr="00EC0E66">
              <w:t>)</w:t>
            </w:r>
          </w:p>
        </w:tc>
        <w:tc>
          <w:tcPr>
            <w:tcW w:w="2925" w:type="dxa"/>
            <w:noWrap/>
          </w:tcPr>
          <w:p w14:paraId="20C32295" w14:textId="77777777" w:rsidR="00D42BD0" w:rsidRPr="00EC0E66" w:rsidRDefault="00D42BD0" w:rsidP="00856BCB">
            <w:pPr>
              <w:spacing w:line="240" w:lineRule="auto"/>
              <w:cnfStyle w:val="000000100000" w:firstRow="0" w:lastRow="0" w:firstColumn="0" w:lastColumn="0" w:oddVBand="0" w:evenVBand="0" w:oddHBand="1" w:evenHBand="0" w:firstRowFirstColumn="0" w:firstRowLastColumn="0" w:lastRowFirstColumn="0" w:lastRowLastColumn="0"/>
            </w:pPr>
          </w:p>
        </w:tc>
      </w:tr>
    </w:tbl>
    <w:p w14:paraId="6AA00BBF" w14:textId="77777777" w:rsidR="00BB2715" w:rsidRDefault="00BB2715" w:rsidP="00BB2715">
      <w:pPr>
        <w:pStyle w:val="Heading1"/>
      </w:pPr>
      <w:bookmarkStart w:id="167" w:name="_Toc25828524"/>
      <w:bookmarkStart w:id="168" w:name="_Toc108616604"/>
      <w:r>
        <w:t>Surveillance</w:t>
      </w:r>
      <w:bookmarkEnd w:id="167"/>
      <w:bookmarkEnd w:id="168"/>
    </w:p>
    <w:p w14:paraId="5EDE2E19" w14:textId="0A867E9B" w:rsidR="00C24E0A" w:rsidRPr="00C24E0A" w:rsidRDefault="00C24E0A" w:rsidP="002808F9">
      <w:r w:rsidRPr="00C24E0A">
        <w:t xml:space="preserve">The surveillance </w:t>
      </w:r>
      <w:r w:rsidRPr="005312E9">
        <w:t xml:space="preserve">programme refers to the follow up of the people with bladder </w:t>
      </w:r>
      <w:commentRangeStart w:id="169"/>
      <w:r w:rsidRPr="005312E9">
        <w:t>cancer</w:t>
      </w:r>
      <w:commentRangeEnd w:id="169"/>
      <w:r w:rsidRPr="005312E9">
        <w:rPr>
          <w:rStyle w:val="CommentReference"/>
        </w:rPr>
        <w:commentReference w:id="169"/>
      </w:r>
      <w:r w:rsidRPr="005312E9">
        <w:t xml:space="preserve"> </w:t>
      </w:r>
      <w:r w:rsidR="00102B7C" w:rsidRPr="005312E9">
        <w:t>after the treatment received</w:t>
      </w:r>
      <w:r w:rsidRPr="005312E9">
        <w:t xml:space="preserve">. </w:t>
      </w:r>
      <w:commentRangeStart w:id="170"/>
      <w:r w:rsidRPr="005312E9">
        <w:t xml:space="preserve">There is currently no BC screening </w:t>
      </w:r>
      <w:proofErr w:type="gramStart"/>
      <w:r w:rsidRPr="005312E9">
        <w:t>programme</w:t>
      </w:r>
      <w:proofErr w:type="gramEnd"/>
      <w:r w:rsidRPr="005312E9">
        <w:t xml:space="preserve"> and it is not clear (a) which follow up strategy for symptomatic cases should be considered</w:t>
      </w:r>
      <w:r w:rsidR="00102B7C" w:rsidRPr="005312E9">
        <w:t xml:space="preserve"> for MIBC</w:t>
      </w:r>
      <w:r w:rsidRPr="005312E9">
        <w:t xml:space="preserve">, and (b) </w:t>
      </w:r>
      <w:commentRangeStart w:id="171"/>
      <w:r w:rsidRPr="005312E9">
        <w:t xml:space="preserve">whether the follow up strategy for screen detected cancers of the same stage should be the same as for the symptomatic cancers. </w:t>
      </w:r>
      <w:commentRangeEnd w:id="170"/>
      <w:r w:rsidR="00EA17C7" w:rsidRPr="005312E9">
        <w:rPr>
          <w:rStyle w:val="CommentReference"/>
        </w:rPr>
        <w:commentReference w:id="170"/>
      </w:r>
      <w:commentRangeEnd w:id="171"/>
      <w:r w:rsidR="00C11AE4" w:rsidRPr="005312E9">
        <w:rPr>
          <w:rStyle w:val="CommentReference"/>
        </w:rPr>
        <w:commentReference w:id="171"/>
      </w:r>
    </w:p>
    <w:p w14:paraId="189533C3" w14:textId="5A19FA2A" w:rsidR="00C0716F" w:rsidRDefault="00C0716F" w:rsidP="00C0716F">
      <w:r>
        <w:t xml:space="preserve">The NICE guidelines </w:t>
      </w:r>
      <w:r w:rsidR="00234A97">
        <w:t>suggest</w:t>
      </w:r>
      <w:r>
        <w:t xml:space="preserve"> </w:t>
      </w:r>
      <w:proofErr w:type="gramStart"/>
      <w:r>
        <w:t>to offer</w:t>
      </w:r>
      <w:proofErr w:type="gramEnd"/>
      <w:r>
        <w:t xml:space="preserve"> the following surveillance </w:t>
      </w:r>
      <w:commentRangeStart w:id="172"/>
      <w:r>
        <w:t>interventions</w:t>
      </w:r>
      <w:commentRangeEnd w:id="172"/>
      <w:r>
        <w:rPr>
          <w:rStyle w:val="CommentReference"/>
        </w:rPr>
        <w:commentReference w:id="172"/>
      </w:r>
      <w:r>
        <w:t>:</w:t>
      </w:r>
    </w:p>
    <w:p w14:paraId="6D3B00D7" w14:textId="77777777" w:rsidR="00C0716F" w:rsidRDefault="00C0716F" w:rsidP="00C0716F">
      <w:pPr>
        <w:pStyle w:val="ListParagraph"/>
        <w:numPr>
          <w:ilvl w:val="0"/>
          <w:numId w:val="24"/>
        </w:numPr>
      </w:pPr>
      <w:r>
        <w:t xml:space="preserve"> </w:t>
      </w:r>
      <w:r w:rsidRPr="00C0716F">
        <w:t>Low-risk non-muscle-invasive bladder cancer</w:t>
      </w:r>
      <w:r>
        <w:t xml:space="preserve">:  </w:t>
      </w:r>
      <w:proofErr w:type="spellStart"/>
      <w:r w:rsidRPr="00C0716F">
        <w:t>cystoscopic</w:t>
      </w:r>
      <w:proofErr w:type="spellEnd"/>
      <w:r w:rsidRPr="00C0716F">
        <w:t xml:space="preserve"> follow up 3 months and 12 months after </w:t>
      </w:r>
      <w:proofErr w:type="gramStart"/>
      <w:r w:rsidRPr="00C0716F">
        <w:t>diagnosis</w:t>
      </w:r>
      <w:r>
        <w:t>;</w:t>
      </w:r>
      <w:proofErr w:type="gramEnd"/>
    </w:p>
    <w:p w14:paraId="31BDCCE1" w14:textId="77777777" w:rsidR="00C0716F" w:rsidRDefault="00C0716F" w:rsidP="00C0716F">
      <w:pPr>
        <w:pStyle w:val="ListParagraph"/>
        <w:numPr>
          <w:ilvl w:val="0"/>
          <w:numId w:val="24"/>
        </w:numPr>
      </w:pPr>
      <w:r>
        <w:t>I</w:t>
      </w:r>
      <w:r w:rsidRPr="00C0716F">
        <w:t>ntermediate-risk non-muscle-invasive bladder</w:t>
      </w:r>
      <w:r>
        <w:t xml:space="preserve"> cancer: </w:t>
      </w:r>
      <w:proofErr w:type="spellStart"/>
      <w:r w:rsidRPr="00C0716F">
        <w:t>cystoscopic</w:t>
      </w:r>
      <w:proofErr w:type="spellEnd"/>
      <w:r w:rsidRPr="00C0716F">
        <w:t xml:space="preserve"> follow up at 3, 9 and 18 months, and once a year </w:t>
      </w:r>
      <w:proofErr w:type="gramStart"/>
      <w:r w:rsidRPr="00C0716F">
        <w:t>thereafter</w:t>
      </w:r>
      <w:r>
        <w:t>;</w:t>
      </w:r>
      <w:proofErr w:type="gramEnd"/>
    </w:p>
    <w:p w14:paraId="1CBC4DD5" w14:textId="28A7440C" w:rsidR="002808F9" w:rsidRDefault="00C0716F" w:rsidP="00BB2715">
      <w:pPr>
        <w:pStyle w:val="ListParagraph"/>
        <w:numPr>
          <w:ilvl w:val="0"/>
          <w:numId w:val="24"/>
        </w:numPr>
      </w:pPr>
      <w:r>
        <w:lastRenderedPageBreak/>
        <w:t xml:space="preserve">High risk </w:t>
      </w:r>
      <w:r w:rsidRPr="00C0716F">
        <w:t>non-muscle-invasive bladder</w:t>
      </w:r>
      <w:r>
        <w:t xml:space="preserve"> cancer: </w:t>
      </w:r>
      <w:proofErr w:type="spellStart"/>
      <w:r w:rsidRPr="00C0716F">
        <w:t>cystoscopic</w:t>
      </w:r>
      <w:proofErr w:type="spellEnd"/>
      <w:r w:rsidRPr="00C0716F">
        <w:t xml:space="preserve"> follow up </w:t>
      </w:r>
      <w:r>
        <w:t xml:space="preserve">every 3 months for the first 2 years then every 6 months for the next 2 years then once a </w:t>
      </w:r>
      <w:commentRangeStart w:id="173"/>
      <w:r>
        <w:t>year thereafter</w:t>
      </w:r>
      <w:commentRangeEnd w:id="173"/>
      <w:r w:rsidR="00C11AE4">
        <w:rPr>
          <w:rStyle w:val="CommentReference"/>
        </w:rPr>
        <w:commentReference w:id="173"/>
      </w:r>
      <w:r>
        <w:t>.</w:t>
      </w:r>
    </w:p>
    <w:p w14:paraId="33EA3C14" w14:textId="10536538" w:rsidR="00FC73CF" w:rsidRDefault="00FC73CF" w:rsidP="00FC73CF">
      <w:r>
        <w:t xml:space="preserve">In the model </w:t>
      </w:r>
      <w:commentRangeStart w:id="174"/>
      <w:r>
        <w:t>with the annual cycle</w:t>
      </w:r>
      <w:commentRangeEnd w:id="174"/>
      <w:r w:rsidR="00C11AE4">
        <w:rPr>
          <w:rStyle w:val="CommentReference"/>
        </w:rPr>
        <w:commentReference w:id="174"/>
      </w:r>
      <w:r>
        <w:t xml:space="preserve">, the patients </w:t>
      </w:r>
      <w:r w:rsidR="00B248F7">
        <w:t>with the cancer</w:t>
      </w:r>
      <w:r>
        <w:t xml:space="preserve"> detected during screening (or false positive) will follow the surveillance route.   This means that they will accumulate the surveillance costs</w:t>
      </w:r>
      <w:r w:rsidR="00672F8C">
        <w:t xml:space="preserve"> and will be considered </w:t>
      </w:r>
      <w:commentRangeStart w:id="175"/>
      <w:r w:rsidR="00672F8C">
        <w:t xml:space="preserve">as </w:t>
      </w:r>
      <w:commentRangeStart w:id="176"/>
      <w:r w:rsidR="00672F8C">
        <w:t>unable to get BC duri</w:t>
      </w:r>
      <w:commentRangeEnd w:id="175"/>
      <w:r w:rsidR="005C6D6B">
        <w:rPr>
          <w:rStyle w:val="CommentReference"/>
        </w:rPr>
        <w:commentReference w:id="175"/>
      </w:r>
      <w:r w:rsidR="00672F8C">
        <w:t>ng the period of surveillance</w:t>
      </w:r>
      <w:commentRangeEnd w:id="176"/>
      <w:r w:rsidR="00C11AE4">
        <w:rPr>
          <w:rStyle w:val="CommentReference"/>
        </w:rPr>
        <w:commentReference w:id="176"/>
      </w:r>
      <w:r w:rsidR="00672F8C">
        <w:t>. When the simulated people reach the end of the surveillance time, they will re-join the whole simulated population with their individual risk remaining unchanged (</w:t>
      </w:r>
      <w:proofErr w:type="gramStart"/>
      <w:r w:rsidR="00672F8C">
        <w:t>i.e.</w:t>
      </w:r>
      <w:proofErr w:type="gramEnd"/>
      <w:r w:rsidR="00672F8C">
        <w:t xml:space="preserve"> people with higher individual risks due to the set up risk factors will continue having higher risk of BC onset). </w:t>
      </w:r>
      <w:r w:rsidR="000330B8">
        <w:t xml:space="preserve">The following assumptions will be made for the patients at different modelled states following the surveillance </w:t>
      </w:r>
      <w:commentRangeStart w:id="177"/>
      <w:r w:rsidR="000330B8">
        <w:t>pathways</w:t>
      </w:r>
      <w:commentRangeEnd w:id="177"/>
      <w:r w:rsidR="00AB49F8">
        <w:rPr>
          <w:rStyle w:val="CommentReference"/>
        </w:rPr>
        <w:commentReference w:id="177"/>
      </w:r>
      <w:r w:rsidR="00856BCB">
        <w:t xml:space="preserve"> (based on the consultations with the clinical experts)</w:t>
      </w:r>
      <w:r w:rsidR="000330B8">
        <w:t>:</w:t>
      </w:r>
    </w:p>
    <w:p w14:paraId="2EA417B8" w14:textId="5358FA4B" w:rsidR="00AB49F8" w:rsidRDefault="000330B8" w:rsidP="00AB49F8">
      <w:pPr>
        <w:pStyle w:val="ListParagraph"/>
        <w:numPr>
          <w:ilvl w:val="0"/>
          <w:numId w:val="24"/>
        </w:numPr>
      </w:pPr>
      <w:r>
        <w:t>Low-grade cancers</w:t>
      </w:r>
      <w:r w:rsidR="00AB49F8">
        <w:t xml:space="preserve"> -</w:t>
      </w:r>
      <w:r w:rsidR="00856BCB">
        <w:t xml:space="preserve"> </w:t>
      </w:r>
      <w:r w:rsidR="00AB49F8">
        <w:t>low risk,</w:t>
      </w:r>
      <w:r>
        <w:t xml:space="preserve"> </w:t>
      </w:r>
      <w:proofErr w:type="spellStart"/>
      <w:r w:rsidR="00AB49F8" w:rsidRPr="00C0716F">
        <w:t>cystoscopic</w:t>
      </w:r>
      <w:proofErr w:type="spellEnd"/>
      <w:r w:rsidR="00AB49F8" w:rsidRPr="00C0716F">
        <w:t xml:space="preserve"> follow up 3 months and 12 months after </w:t>
      </w:r>
      <w:proofErr w:type="gramStart"/>
      <w:r w:rsidR="00AB49F8" w:rsidRPr="00C0716F">
        <w:t>diagnosis</w:t>
      </w:r>
      <w:r w:rsidR="00AB49F8">
        <w:t>;</w:t>
      </w:r>
      <w:proofErr w:type="gramEnd"/>
    </w:p>
    <w:p w14:paraId="13764907" w14:textId="2F8E8CCF" w:rsidR="00AB49F8" w:rsidRDefault="00AB49F8" w:rsidP="00AB49F8">
      <w:pPr>
        <w:pStyle w:val="ListParagraph"/>
        <w:numPr>
          <w:ilvl w:val="0"/>
          <w:numId w:val="24"/>
        </w:numPr>
      </w:pPr>
      <w:r>
        <w:t>Stage 1 HG -</w:t>
      </w:r>
      <w:r w:rsidR="00856BCB">
        <w:t xml:space="preserve"> </w:t>
      </w:r>
      <w:r>
        <w:t xml:space="preserve">intermediate </w:t>
      </w:r>
      <w:proofErr w:type="gramStart"/>
      <w:r>
        <w:t xml:space="preserve">risk,  </w:t>
      </w:r>
      <w:proofErr w:type="spellStart"/>
      <w:r w:rsidRPr="00C0716F">
        <w:t>cystoscopic</w:t>
      </w:r>
      <w:proofErr w:type="spellEnd"/>
      <w:proofErr w:type="gramEnd"/>
      <w:r w:rsidRPr="00C0716F">
        <w:t xml:space="preserve"> follow up at 3, 9 and 18 months, and once a year thereafter</w:t>
      </w:r>
      <w:r>
        <w:t xml:space="preserve"> for up to 5 years since diagnosis;</w:t>
      </w:r>
    </w:p>
    <w:p w14:paraId="754A7CAC" w14:textId="664B0DA3" w:rsidR="00AB49F8" w:rsidRDefault="00AB49F8" w:rsidP="00AB49F8">
      <w:pPr>
        <w:pStyle w:val="ListParagraph"/>
        <w:numPr>
          <w:ilvl w:val="0"/>
          <w:numId w:val="24"/>
        </w:numPr>
      </w:pPr>
      <w:r>
        <w:t xml:space="preserve">Stage 2,3,4 HG – high risk, </w:t>
      </w:r>
      <w:proofErr w:type="spellStart"/>
      <w:r w:rsidRPr="00C0716F">
        <w:t>cystoscopic</w:t>
      </w:r>
      <w:proofErr w:type="spellEnd"/>
      <w:r w:rsidRPr="00C0716F">
        <w:t xml:space="preserve"> follow up </w:t>
      </w:r>
      <w:r>
        <w:t>every 3 months for the first 2 years then every 6 months for the next 2 years then once a year thereafter for up to 5 years since diagnosis.</w:t>
      </w:r>
    </w:p>
    <w:p w14:paraId="16B5B6AA" w14:textId="77777777" w:rsidR="00BB2715" w:rsidRDefault="00BB2715" w:rsidP="00BB2715">
      <w:pPr>
        <w:pStyle w:val="Heading1"/>
      </w:pPr>
      <w:bookmarkStart w:id="178" w:name="_Toc25828525"/>
      <w:bookmarkStart w:id="179" w:name="_Toc108616605"/>
      <w:commentRangeStart w:id="180"/>
      <w:r>
        <w:t>Utilities</w:t>
      </w:r>
      <w:bookmarkEnd w:id="178"/>
      <w:commentRangeEnd w:id="180"/>
      <w:r w:rsidR="009C32CC">
        <w:rPr>
          <w:rStyle w:val="CommentReference"/>
          <w:rFonts w:asciiTheme="minorHAnsi" w:eastAsiaTheme="minorEastAsia" w:hAnsiTheme="minorHAnsi" w:cstheme="minorBidi"/>
        </w:rPr>
        <w:commentReference w:id="180"/>
      </w:r>
      <w:bookmarkEnd w:id="179"/>
    </w:p>
    <w:p w14:paraId="542D42C4" w14:textId="4EEC178B" w:rsidR="00BB2715" w:rsidRPr="0004202F" w:rsidRDefault="00EA17C7" w:rsidP="0004202F">
      <w:pPr>
        <w:rPr>
          <w:rFonts w:cstheme="minorHAnsi"/>
        </w:rPr>
      </w:pPr>
      <w:r w:rsidRPr="0004202F">
        <w:rPr>
          <w:rFonts w:cstheme="minorHAnsi"/>
        </w:rPr>
        <w:t>Individual utility values and u</w:t>
      </w:r>
      <w:r w:rsidR="00BB2715" w:rsidRPr="0004202F">
        <w:rPr>
          <w:rFonts w:cstheme="minorHAnsi"/>
        </w:rPr>
        <w:t>tility decrements due to age were calculated as described in the Modelling Changes in Phenotypic Characteristics by Age section</w:t>
      </w:r>
      <w:r w:rsidRPr="0004202F">
        <w:rPr>
          <w:rFonts w:cstheme="minorHAnsi"/>
        </w:rPr>
        <w:t>.</w:t>
      </w:r>
    </w:p>
    <w:p w14:paraId="03B2F292" w14:textId="1E89BC5F" w:rsidR="00A47FCD" w:rsidRDefault="00475C53" w:rsidP="0004202F">
      <w:pPr>
        <w:rPr>
          <w:rFonts w:cstheme="minorHAnsi"/>
        </w:rPr>
      </w:pPr>
      <w:r>
        <w:rPr>
          <w:rFonts w:cstheme="minorHAnsi"/>
        </w:rPr>
        <w:t xml:space="preserve">There were </w:t>
      </w:r>
      <w:r w:rsidR="00BC3E05">
        <w:rPr>
          <w:rFonts w:cstheme="minorHAnsi"/>
        </w:rPr>
        <w:t>no utility values by BC stages reported in the literature</w:t>
      </w:r>
      <w:r w:rsidR="0021209A">
        <w:rPr>
          <w:rFonts w:cstheme="minorHAnsi"/>
        </w:rPr>
        <w:t xml:space="preserve"> to calculate multipliers to assign individual utility values by state</w:t>
      </w:r>
      <w:r w:rsidR="00BC3E05">
        <w:rPr>
          <w:rFonts w:cstheme="minorHAnsi"/>
        </w:rPr>
        <w:t>. Thus, t</w:t>
      </w:r>
      <w:r w:rsidR="006E3366" w:rsidRPr="0004202F">
        <w:rPr>
          <w:rFonts w:cstheme="minorHAnsi"/>
        </w:rPr>
        <w:t>he utility decrements related to BC diagnosis will be</w:t>
      </w:r>
      <w:r w:rsidR="00BC3E05">
        <w:rPr>
          <w:rFonts w:cstheme="minorHAnsi"/>
        </w:rPr>
        <w:t xml:space="preserve"> based on the assumptions u</w:t>
      </w:r>
      <w:r w:rsidR="006E3366" w:rsidRPr="0004202F">
        <w:rPr>
          <w:rFonts w:cstheme="minorHAnsi"/>
        </w:rPr>
        <w:t xml:space="preserve">sing data from the recent study using data from the BOXIT </w:t>
      </w:r>
      <w:commentRangeStart w:id="181"/>
      <w:r w:rsidR="006E3366" w:rsidRPr="0004202F">
        <w:rPr>
          <w:rFonts w:cstheme="minorHAnsi"/>
        </w:rPr>
        <w:t>trial</w:t>
      </w:r>
      <w:commentRangeEnd w:id="181"/>
      <w:r w:rsidR="006E3366" w:rsidRPr="0004202F">
        <w:rPr>
          <w:rStyle w:val="CommentReference"/>
          <w:rFonts w:cstheme="minorHAnsi"/>
          <w:sz w:val="22"/>
          <w:szCs w:val="22"/>
        </w:rPr>
        <w:commentReference w:id="181"/>
      </w:r>
      <w:r w:rsidR="006E3366" w:rsidRPr="0004202F">
        <w:rPr>
          <w:rFonts w:cstheme="minorHAnsi"/>
        </w:rPr>
        <w:t xml:space="preserve">. The BOXIT trial (ISRCTN registry no. ISRCTN84681538; Cancer Research UK no. CRUK/07/004) was a randomized phase III placebo-controlled trial that evaluated the addition of celecoxib to standard treatment for patients with NMIBC and an intermediate or a high risk of recurrence. Cox et al (2020) reported that progression </w:t>
      </w:r>
      <w:r w:rsidR="002979AD" w:rsidRPr="0004202F">
        <w:rPr>
          <w:rFonts w:cstheme="minorHAnsi"/>
        </w:rPr>
        <w:t xml:space="preserve">of patients with </w:t>
      </w:r>
      <w:r w:rsidR="00A47FCD">
        <w:rPr>
          <w:rFonts w:cstheme="minorHAnsi"/>
        </w:rPr>
        <w:t xml:space="preserve">intermediate or </w:t>
      </w:r>
      <w:r w:rsidR="0021209A" w:rsidRPr="0004202F">
        <w:rPr>
          <w:rFonts w:cstheme="minorHAnsi"/>
        </w:rPr>
        <w:t>high-risk</w:t>
      </w:r>
      <w:r w:rsidR="002979AD" w:rsidRPr="0004202F">
        <w:rPr>
          <w:rFonts w:cstheme="minorHAnsi"/>
        </w:rPr>
        <w:t xml:space="preserve"> BC </w:t>
      </w:r>
      <w:r w:rsidR="006E3366" w:rsidRPr="0004202F">
        <w:rPr>
          <w:rFonts w:cstheme="minorHAnsi"/>
        </w:rPr>
        <w:t xml:space="preserve">to MIBC </w:t>
      </w:r>
      <w:r w:rsidR="001209B9" w:rsidRPr="0004202F">
        <w:rPr>
          <w:rFonts w:cstheme="minorHAnsi"/>
        </w:rPr>
        <w:t xml:space="preserve">was </w:t>
      </w:r>
      <w:r w:rsidR="006E3366" w:rsidRPr="0004202F">
        <w:rPr>
          <w:rFonts w:cstheme="minorHAnsi"/>
        </w:rPr>
        <w:t xml:space="preserve">associated with predicted mean decrements in </w:t>
      </w:r>
      <w:proofErr w:type="spellStart"/>
      <w:r w:rsidR="006E3366" w:rsidRPr="0004202F">
        <w:rPr>
          <w:rFonts w:cstheme="minorHAnsi"/>
        </w:rPr>
        <w:t>HRQoL</w:t>
      </w:r>
      <w:proofErr w:type="spellEnd"/>
      <w:r w:rsidR="006E3366" w:rsidRPr="0004202F">
        <w:rPr>
          <w:rFonts w:cstheme="minorHAnsi"/>
        </w:rPr>
        <w:t xml:space="preserve"> of −0.10 (95% </w:t>
      </w:r>
      <w:r w:rsidR="001209B9" w:rsidRPr="0004202F">
        <w:rPr>
          <w:rFonts w:cstheme="minorHAnsi"/>
        </w:rPr>
        <w:t>CI</w:t>
      </w:r>
      <w:r w:rsidR="006E3366" w:rsidRPr="0004202F">
        <w:rPr>
          <w:rFonts w:cstheme="minorHAnsi"/>
        </w:rPr>
        <w:t>, −0.17 to −0.03)</w:t>
      </w:r>
      <w:r w:rsidR="00D22982">
        <w:rPr>
          <w:rFonts w:cstheme="minorHAnsi"/>
        </w:rPr>
        <w:t xml:space="preserve"> and that </w:t>
      </w:r>
      <w:r w:rsidR="00D22982" w:rsidRPr="00D22982">
        <w:rPr>
          <w:rFonts w:cstheme="minorHAnsi"/>
        </w:rPr>
        <w:t xml:space="preserve">NMIBC </w:t>
      </w:r>
      <w:r w:rsidR="00D22982">
        <w:rPr>
          <w:rFonts w:cstheme="minorHAnsi"/>
        </w:rPr>
        <w:t>recurrence was associated with the decrements</w:t>
      </w:r>
      <w:r w:rsidR="00D22982" w:rsidRPr="00D22982">
        <w:t xml:space="preserve"> </w:t>
      </w:r>
      <w:r w:rsidR="00D22982" w:rsidRPr="00D22982">
        <w:rPr>
          <w:rFonts w:cstheme="minorHAnsi"/>
        </w:rPr>
        <w:t>−0.08 (95% confidence interval, −0.13 to −0.03)</w:t>
      </w:r>
      <w:r w:rsidR="001209B9" w:rsidRPr="0004202F">
        <w:rPr>
          <w:rFonts w:cstheme="minorHAnsi"/>
        </w:rPr>
        <w:t>.</w:t>
      </w:r>
      <w:r w:rsidR="00FA06A2">
        <w:rPr>
          <w:rFonts w:cstheme="minorHAnsi"/>
        </w:rPr>
        <w:t xml:space="preserve"> Because of no other data available, we will assume that</w:t>
      </w:r>
      <w:r w:rsidR="00A47FCD">
        <w:rPr>
          <w:rFonts w:cstheme="minorHAnsi"/>
        </w:rPr>
        <w:t>:</w:t>
      </w:r>
    </w:p>
    <w:p w14:paraId="27ECC0FE" w14:textId="544FAAF1" w:rsidR="00A47FCD" w:rsidRDefault="00A47FCD" w:rsidP="00A47FCD">
      <w:pPr>
        <w:pStyle w:val="ListParagraph"/>
        <w:numPr>
          <w:ilvl w:val="0"/>
          <w:numId w:val="35"/>
        </w:numPr>
        <w:rPr>
          <w:rFonts w:cstheme="minorHAnsi"/>
        </w:rPr>
      </w:pPr>
      <w:commentRangeStart w:id="182"/>
      <w:r>
        <w:rPr>
          <w:rFonts w:cstheme="minorHAnsi"/>
        </w:rPr>
        <w:t>Disutility in Stage 4 compared to stage 1 is equal to disutility of progression patients from NMIBC to MIBC:</w:t>
      </w:r>
      <w:r w:rsidRPr="00A47FCD">
        <w:rPr>
          <w:rFonts w:cstheme="minorHAnsi"/>
        </w:rPr>
        <w:t xml:space="preserve"> </w:t>
      </w:r>
      <w:r w:rsidRPr="0004202F">
        <w:rPr>
          <w:rFonts w:cstheme="minorHAnsi"/>
        </w:rPr>
        <w:t>−0.10 (95% CI, −0.17 to −0.03</w:t>
      </w:r>
      <w:proofErr w:type="gramStart"/>
      <w:r w:rsidRPr="0004202F">
        <w:rPr>
          <w:rFonts w:cstheme="minorHAnsi"/>
        </w:rPr>
        <w:t>)</w:t>
      </w:r>
      <w:r>
        <w:rPr>
          <w:rFonts w:cstheme="minorHAnsi"/>
        </w:rPr>
        <w:t>;</w:t>
      </w:r>
      <w:proofErr w:type="gramEnd"/>
    </w:p>
    <w:p w14:paraId="0F5DCD53" w14:textId="764146CF" w:rsidR="00A47FCD" w:rsidRDefault="00A47FCD" w:rsidP="00A47FCD">
      <w:pPr>
        <w:pStyle w:val="ListParagraph"/>
        <w:numPr>
          <w:ilvl w:val="0"/>
          <w:numId w:val="35"/>
        </w:numPr>
        <w:rPr>
          <w:rFonts w:cstheme="minorHAnsi"/>
        </w:rPr>
      </w:pPr>
      <w:r>
        <w:rPr>
          <w:rFonts w:cstheme="minorHAnsi"/>
        </w:rPr>
        <w:lastRenderedPageBreak/>
        <w:t xml:space="preserve">Disutility in Stage 1-3 compared to LG BC is equal to </w:t>
      </w:r>
      <w:r w:rsidRPr="00D22982">
        <w:rPr>
          <w:rFonts w:cstheme="minorHAnsi"/>
        </w:rPr>
        <w:t xml:space="preserve">NMIBC </w:t>
      </w:r>
      <w:r>
        <w:rPr>
          <w:rFonts w:cstheme="minorHAnsi"/>
        </w:rPr>
        <w:t xml:space="preserve">recurrence: </w:t>
      </w:r>
      <w:r w:rsidRPr="00D22982">
        <w:rPr>
          <w:rFonts w:cstheme="minorHAnsi"/>
        </w:rPr>
        <w:t xml:space="preserve">−0.08 (95% </w:t>
      </w:r>
      <w:r>
        <w:rPr>
          <w:rFonts w:cstheme="minorHAnsi"/>
        </w:rPr>
        <w:t>CI</w:t>
      </w:r>
      <w:r w:rsidRPr="00D22982">
        <w:rPr>
          <w:rFonts w:cstheme="minorHAnsi"/>
        </w:rPr>
        <w:t>, −0.13 to −0.03</w:t>
      </w:r>
      <w:proofErr w:type="gramStart"/>
      <w:r w:rsidRPr="00D22982">
        <w:rPr>
          <w:rFonts w:cstheme="minorHAnsi"/>
        </w:rPr>
        <w:t>)</w:t>
      </w:r>
      <w:r>
        <w:rPr>
          <w:rFonts w:cstheme="minorHAnsi"/>
        </w:rPr>
        <w:t>;</w:t>
      </w:r>
      <w:proofErr w:type="gramEnd"/>
    </w:p>
    <w:p w14:paraId="24AF84C3" w14:textId="74954DD7" w:rsidR="004F5203" w:rsidRPr="00A47FCD" w:rsidRDefault="00A47FCD" w:rsidP="00F3207B">
      <w:pPr>
        <w:pStyle w:val="ListParagraph"/>
        <w:numPr>
          <w:ilvl w:val="0"/>
          <w:numId w:val="35"/>
        </w:numPr>
        <w:rPr>
          <w:rFonts w:cstheme="minorHAnsi"/>
        </w:rPr>
      </w:pPr>
      <w:r w:rsidRPr="00A47FCD">
        <w:rPr>
          <w:rFonts w:cstheme="minorHAnsi"/>
        </w:rPr>
        <w:t xml:space="preserve">Disutility in LG BC: 0. </w:t>
      </w:r>
      <w:r w:rsidR="00D22982" w:rsidRPr="00A47FCD">
        <w:rPr>
          <w:rFonts w:cstheme="minorHAnsi"/>
        </w:rPr>
        <w:t>The recurrence of NMIBC grade 1 and grade 2 was not associated with a statistically significant decrement in utilities.</w:t>
      </w:r>
      <w:r w:rsidR="004F5203" w:rsidRPr="00A47FCD">
        <w:rPr>
          <w:rFonts w:cstheme="minorHAnsi"/>
        </w:rPr>
        <w:t xml:space="preserve"> Thus, we will </w:t>
      </w:r>
      <w:r w:rsidR="004F1B93" w:rsidRPr="00A47FCD">
        <w:rPr>
          <w:rFonts w:cstheme="minorHAnsi"/>
        </w:rPr>
        <w:t xml:space="preserve">apply </w:t>
      </w:r>
      <w:r w:rsidR="004F5203" w:rsidRPr="00A47FCD">
        <w:rPr>
          <w:rFonts w:cstheme="minorHAnsi"/>
        </w:rPr>
        <w:t>no</w:t>
      </w:r>
      <w:r w:rsidR="004F1B93" w:rsidRPr="00A47FCD">
        <w:rPr>
          <w:rFonts w:cstheme="minorHAnsi"/>
        </w:rPr>
        <w:t xml:space="preserve"> decrement when an asymptomatic patient is diagnosed with low-risk non-MIBC</w:t>
      </w:r>
      <w:r w:rsidR="004F5203" w:rsidRPr="00A47FCD">
        <w:rPr>
          <w:rFonts w:cstheme="minorHAnsi"/>
        </w:rPr>
        <w:t xml:space="preserve"> (see Table </w:t>
      </w:r>
      <w:r w:rsidR="00AA5103">
        <w:rPr>
          <w:rFonts w:cstheme="minorHAnsi"/>
        </w:rPr>
        <w:t>11</w:t>
      </w:r>
      <w:r w:rsidR="004F5203" w:rsidRPr="00A47FCD">
        <w:rPr>
          <w:rFonts w:cstheme="minorHAnsi"/>
        </w:rPr>
        <w:t>)</w:t>
      </w:r>
      <w:r w:rsidR="004F1B93" w:rsidRPr="00A47FCD">
        <w:rPr>
          <w:rFonts w:cstheme="minorHAnsi"/>
        </w:rPr>
        <w:t xml:space="preserve">. </w:t>
      </w:r>
      <w:commentRangeEnd w:id="182"/>
      <w:r w:rsidR="005C6D6B">
        <w:rPr>
          <w:rStyle w:val="CommentReference"/>
        </w:rPr>
        <w:commentReference w:id="182"/>
      </w:r>
    </w:p>
    <w:p w14:paraId="15064BBA" w14:textId="3A4232E7" w:rsidR="002979AD" w:rsidRPr="0004202F" w:rsidRDefault="004F1B93" w:rsidP="0004202F">
      <w:pPr>
        <w:rPr>
          <w:rFonts w:cstheme="minorHAnsi"/>
        </w:rPr>
      </w:pPr>
      <w:r w:rsidRPr="0004202F">
        <w:rPr>
          <w:rFonts w:cstheme="minorHAnsi"/>
        </w:rPr>
        <w:t xml:space="preserve">The </w:t>
      </w:r>
      <w:r w:rsidR="004F5203" w:rsidRPr="0004202F">
        <w:rPr>
          <w:rFonts w:cstheme="minorHAnsi"/>
        </w:rPr>
        <w:t xml:space="preserve">BOXIT trial </w:t>
      </w:r>
      <w:r w:rsidRPr="0004202F">
        <w:rPr>
          <w:rFonts w:cstheme="minorHAnsi"/>
        </w:rPr>
        <w:t xml:space="preserve">collected EQ-5D value over three years without a clear trend in EQ-5D changes over time. Thus, the same decrement will be applied to the </w:t>
      </w:r>
      <w:r w:rsidR="00DD3BDD">
        <w:rPr>
          <w:rFonts w:cstheme="minorHAnsi"/>
        </w:rPr>
        <w:t xml:space="preserve">HG </w:t>
      </w:r>
      <w:r w:rsidRPr="0004202F">
        <w:rPr>
          <w:rFonts w:cstheme="minorHAnsi"/>
        </w:rPr>
        <w:t xml:space="preserve">patients over the first five years; after five years, </w:t>
      </w:r>
      <w:commentRangeStart w:id="183"/>
      <w:commentRangeStart w:id="184"/>
      <w:r w:rsidRPr="0004202F">
        <w:rPr>
          <w:rFonts w:cstheme="minorHAnsi"/>
        </w:rPr>
        <w:t>age-adjusted baseline utilities will be assigned</w:t>
      </w:r>
      <w:commentRangeEnd w:id="183"/>
      <w:r w:rsidR="00C053FD">
        <w:rPr>
          <w:rStyle w:val="CommentReference"/>
        </w:rPr>
        <w:commentReference w:id="183"/>
      </w:r>
      <w:commentRangeEnd w:id="184"/>
      <w:r w:rsidR="00E620B1">
        <w:rPr>
          <w:rStyle w:val="CommentReference"/>
        </w:rPr>
        <w:commentReference w:id="184"/>
      </w:r>
      <w:r w:rsidRPr="0004202F">
        <w:rPr>
          <w:rFonts w:cstheme="minorHAnsi"/>
        </w:rPr>
        <w:t xml:space="preserve">. </w:t>
      </w:r>
    </w:p>
    <w:p w14:paraId="61741DEE" w14:textId="1B13F454" w:rsidR="009D6807" w:rsidRDefault="00EA17C7" w:rsidP="00C053FD">
      <w:pPr>
        <w:shd w:val="clear" w:color="auto" w:fill="FFFFFF"/>
        <w:textAlignment w:val="baseline"/>
        <w:rPr>
          <w:rFonts w:cstheme="minorHAnsi"/>
          <w:color w:val="0E0E0E"/>
        </w:rPr>
      </w:pPr>
      <w:r w:rsidRPr="0004202F">
        <w:rPr>
          <w:rFonts w:cstheme="minorHAnsi"/>
          <w:color w:val="0E0E0E"/>
        </w:rPr>
        <w:t xml:space="preserve">Wallace et al (2002) reported the mean delays from the first symptoms to diagnosis of 1.5 months in the West Midlands, UK. </w:t>
      </w:r>
      <w:commentRangeStart w:id="185"/>
      <w:commentRangeEnd w:id="185"/>
      <w:r w:rsidRPr="0004202F">
        <w:rPr>
          <w:rStyle w:val="CommentReference"/>
          <w:rFonts w:cstheme="minorHAnsi"/>
          <w:sz w:val="22"/>
          <w:szCs w:val="22"/>
        </w:rPr>
        <w:commentReference w:id="185"/>
      </w:r>
      <w:r w:rsidRPr="0004202F">
        <w:rPr>
          <w:rFonts w:cstheme="minorHAnsi"/>
          <w:color w:val="0E0E0E"/>
        </w:rPr>
        <w:t>Th</w:t>
      </w:r>
      <w:r w:rsidR="004F1B93" w:rsidRPr="0004202F">
        <w:rPr>
          <w:rFonts w:cstheme="minorHAnsi"/>
          <w:color w:val="0E0E0E"/>
        </w:rPr>
        <w:t>us, ideally, th</w:t>
      </w:r>
      <w:r w:rsidRPr="0004202F">
        <w:rPr>
          <w:rFonts w:cstheme="minorHAnsi"/>
          <w:color w:val="0E0E0E"/>
        </w:rPr>
        <w:t xml:space="preserve">e decrements in utilities should be applied during this </w:t>
      </w:r>
      <w:proofErr w:type="gramStart"/>
      <w:r w:rsidRPr="0004202F">
        <w:rPr>
          <w:rFonts w:cstheme="minorHAnsi"/>
          <w:color w:val="0E0E0E"/>
        </w:rPr>
        <w:t>period of time</w:t>
      </w:r>
      <w:proofErr w:type="gramEnd"/>
      <w:r w:rsidRPr="0004202F">
        <w:rPr>
          <w:rFonts w:cstheme="minorHAnsi"/>
          <w:color w:val="0E0E0E"/>
        </w:rPr>
        <w:t xml:space="preserve"> to reflect an impact of BC on quality of life of symptomatic but undiagnosed patients. </w:t>
      </w:r>
      <w:r w:rsidR="00C053FD">
        <w:rPr>
          <w:rFonts w:cstheme="minorHAnsi"/>
          <w:color w:val="0E0E0E"/>
        </w:rPr>
        <w:t>However</w:t>
      </w:r>
      <w:r w:rsidR="004F1B93" w:rsidRPr="0004202F">
        <w:rPr>
          <w:rFonts w:cstheme="minorHAnsi"/>
          <w:color w:val="0E0E0E"/>
        </w:rPr>
        <w:t xml:space="preserve">, since there is no data on the impact of undiagnosed disease on </w:t>
      </w:r>
      <w:proofErr w:type="spellStart"/>
      <w:r w:rsidR="004F1B93" w:rsidRPr="0004202F">
        <w:rPr>
          <w:rFonts w:cstheme="minorHAnsi"/>
          <w:color w:val="0E0E0E"/>
        </w:rPr>
        <w:t>disutilities</w:t>
      </w:r>
      <w:proofErr w:type="spellEnd"/>
      <w:r w:rsidR="004F1B93" w:rsidRPr="0004202F">
        <w:rPr>
          <w:rFonts w:cstheme="minorHAnsi"/>
          <w:color w:val="0E0E0E"/>
        </w:rPr>
        <w:t>, the base-case model will not adjust base-line individual utility values prior to the diagnosis.</w:t>
      </w:r>
    </w:p>
    <w:p w14:paraId="7FD36E0E" w14:textId="0BC610C0" w:rsidR="00207157" w:rsidRDefault="0032538B" w:rsidP="00FA06A2">
      <w:pPr>
        <w:shd w:val="clear" w:color="auto" w:fill="FFFFFF"/>
        <w:textAlignment w:val="baseline"/>
        <w:rPr>
          <w:rFonts w:cstheme="minorHAnsi"/>
          <w:color w:val="0E0E0E"/>
        </w:rPr>
      </w:pPr>
      <w:r>
        <w:rPr>
          <w:rFonts w:eastAsiaTheme="majorEastAsia" w:cstheme="minorHAnsi"/>
        </w:rPr>
        <w:t>Several</w:t>
      </w:r>
      <w:r w:rsidR="009D6807">
        <w:rPr>
          <w:rFonts w:eastAsiaTheme="majorEastAsia" w:cstheme="minorHAnsi"/>
        </w:rPr>
        <w:t xml:space="preserve"> modelling stud</w:t>
      </w:r>
      <w:r>
        <w:rPr>
          <w:rFonts w:eastAsiaTheme="majorEastAsia" w:cstheme="minorHAnsi"/>
        </w:rPr>
        <w:t>ies (</w:t>
      </w:r>
      <w:r w:rsidR="009D6807" w:rsidRPr="009D6807">
        <w:rPr>
          <w:rFonts w:eastAsiaTheme="majorEastAsia" w:cstheme="minorHAnsi"/>
        </w:rPr>
        <w:t>Kulkarni (2007)</w:t>
      </w:r>
      <w:r w:rsidR="009D6807">
        <w:rPr>
          <w:rFonts w:eastAsiaTheme="majorEastAsia" w:cstheme="minorHAnsi"/>
        </w:rPr>
        <w:t>,</w:t>
      </w:r>
      <w:r>
        <w:rPr>
          <w:rFonts w:eastAsiaTheme="majorEastAsia" w:cstheme="minorHAnsi"/>
        </w:rPr>
        <w:t xml:space="preserve"> </w:t>
      </w:r>
      <w:proofErr w:type="spellStart"/>
      <w:r>
        <w:rPr>
          <w:rFonts w:eastAsiaTheme="majorEastAsia" w:cstheme="minorHAnsi"/>
        </w:rPr>
        <w:t>Mowatt</w:t>
      </w:r>
      <w:proofErr w:type="spellEnd"/>
      <w:r>
        <w:rPr>
          <w:rFonts w:eastAsiaTheme="majorEastAsia" w:cstheme="minorHAnsi"/>
        </w:rPr>
        <w:t xml:space="preserve"> ()), used assumptions on some decrements in utilities due to the TURBT (-0.05 to -0.06). Neither the period of time over which these decrements are </w:t>
      </w:r>
      <w:proofErr w:type="gramStart"/>
      <w:r>
        <w:rPr>
          <w:rFonts w:eastAsiaTheme="majorEastAsia" w:cstheme="minorHAnsi"/>
        </w:rPr>
        <w:t>applied</w:t>
      </w:r>
      <w:proofErr w:type="gramEnd"/>
      <w:r>
        <w:rPr>
          <w:rFonts w:eastAsiaTheme="majorEastAsia" w:cstheme="minorHAnsi"/>
        </w:rPr>
        <w:t xml:space="preserve"> nor the original data source are not clear</w:t>
      </w:r>
      <w:r w:rsidR="00DD3BDD">
        <w:rPr>
          <w:rFonts w:eastAsiaTheme="majorEastAsia" w:cstheme="minorHAnsi"/>
        </w:rPr>
        <w:t>, with the</w:t>
      </w:r>
      <w:r>
        <w:rPr>
          <w:rFonts w:eastAsiaTheme="majorEastAsia" w:cstheme="minorHAnsi"/>
        </w:rPr>
        <w:t xml:space="preserve"> recovery from TURBT tak</w:t>
      </w:r>
      <w:r w:rsidR="00DD3BDD">
        <w:rPr>
          <w:rFonts w:eastAsiaTheme="majorEastAsia" w:cstheme="minorHAnsi"/>
        </w:rPr>
        <w:t>ing</w:t>
      </w:r>
      <w:r>
        <w:rPr>
          <w:rFonts w:eastAsiaTheme="majorEastAsia" w:cstheme="minorHAnsi"/>
        </w:rPr>
        <w:t xml:space="preserve"> from one to a few </w:t>
      </w:r>
      <w:commentRangeStart w:id="186"/>
      <w:r>
        <w:rPr>
          <w:rFonts w:eastAsiaTheme="majorEastAsia" w:cstheme="minorHAnsi"/>
        </w:rPr>
        <w:t>days</w:t>
      </w:r>
      <w:commentRangeEnd w:id="186"/>
      <w:r>
        <w:rPr>
          <w:rStyle w:val="CommentReference"/>
        </w:rPr>
        <w:commentReference w:id="186"/>
      </w:r>
      <w:r w:rsidR="00DD3BDD">
        <w:rPr>
          <w:rFonts w:eastAsiaTheme="majorEastAsia" w:cstheme="minorHAnsi"/>
        </w:rPr>
        <w:t xml:space="preserve">. </w:t>
      </w:r>
      <w:r>
        <w:rPr>
          <w:rFonts w:eastAsiaTheme="majorEastAsia" w:cstheme="minorHAnsi"/>
        </w:rPr>
        <w:t xml:space="preserve"> </w:t>
      </w:r>
      <w:r w:rsidR="0002141D">
        <w:rPr>
          <w:rFonts w:eastAsiaTheme="majorEastAsia" w:cstheme="minorHAnsi"/>
        </w:rPr>
        <w:t xml:space="preserve">Thus, the base-case analysis will not use </w:t>
      </w:r>
      <w:proofErr w:type="spellStart"/>
      <w:r w:rsidR="0002141D">
        <w:rPr>
          <w:rFonts w:eastAsiaTheme="majorEastAsia" w:cstheme="minorHAnsi"/>
        </w:rPr>
        <w:t>disutilities</w:t>
      </w:r>
      <w:proofErr w:type="spellEnd"/>
      <w:r w:rsidR="0002141D">
        <w:rPr>
          <w:rFonts w:eastAsiaTheme="majorEastAsia" w:cstheme="minorHAnsi"/>
        </w:rPr>
        <w:t xml:space="preserve"> for FP and LG BC, as it is suggested by </w:t>
      </w:r>
      <w:r w:rsidR="0002141D" w:rsidRPr="004F5203">
        <w:rPr>
          <w:rFonts w:eastAsiaTheme="majorEastAsia" w:cstheme="minorHAnsi"/>
        </w:rPr>
        <w:t>Cox (2020)</w:t>
      </w:r>
      <w:r w:rsidR="00FA06A2">
        <w:rPr>
          <w:rFonts w:eastAsiaTheme="majorEastAsia" w:cstheme="minorHAnsi"/>
        </w:rPr>
        <w:t xml:space="preserve"> and by review of </w:t>
      </w:r>
      <w:proofErr w:type="spellStart"/>
      <w:r w:rsidR="009D6807">
        <w:rPr>
          <w:rFonts w:cstheme="minorHAnsi"/>
          <w:color w:val="0E0E0E"/>
        </w:rPr>
        <w:t>disutilities</w:t>
      </w:r>
      <w:proofErr w:type="spellEnd"/>
      <w:r w:rsidR="009D6807">
        <w:rPr>
          <w:rFonts w:cstheme="minorHAnsi"/>
          <w:color w:val="0E0E0E"/>
        </w:rPr>
        <w:t xml:space="preserve"> related to cancer screening (Li et al (2019)</w:t>
      </w:r>
      <w:bookmarkStart w:id="187" w:name="_Toc25828526"/>
      <w:r w:rsidR="00FA06A2">
        <w:rPr>
          <w:rFonts w:cstheme="minorHAnsi"/>
          <w:color w:val="0E0E0E"/>
        </w:rPr>
        <w:t>).</w:t>
      </w:r>
    </w:p>
    <w:p w14:paraId="487D5D9B" w14:textId="16706AF1" w:rsidR="00E604CF" w:rsidRDefault="00E604CF" w:rsidP="00FA06A2">
      <w:pPr>
        <w:shd w:val="clear" w:color="auto" w:fill="FFFFFF"/>
        <w:textAlignment w:val="baseline"/>
        <w:rPr>
          <w:rFonts w:cstheme="minorHAnsi"/>
          <w:color w:val="0E0E0E"/>
        </w:rPr>
      </w:pPr>
      <w:r>
        <w:rPr>
          <w:rFonts w:cstheme="minorHAnsi"/>
          <w:color w:val="0E0E0E"/>
        </w:rPr>
        <w:t>The impact of the disease on utilities is assumed to last while the patient receives the treatment (</w:t>
      </w:r>
      <w:proofErr w:type="gramStart"/>
      <w:r>
        <w:rPr>
          <w:rFonts w:cstheme="minorHAnsi"/>
          <w:color w:val="0E0E0E"/>
        </w:rPr>
        <w:t>i.e.</w:t>
      </w:r>
      <w:proofErr w:type="gramEnd"/>
      <w:r>
        <w:rPr>
          <w:rFonts w:cstheme="minorHAnsi"/>
          <w:color w:val="0E0E0E"/>
        </w:rPr>
        <w:t xml:space="preserve"> while there are costs associated with treatment assigned to each patient).</w:t>
      </w:r>
    </w:p>
    <w:p w14:paraId="6FCF0474" w14:textId="65C9CF34" w:rsidR="00E604CF" w:rsidRDefault="00E604CF" w:rsidP="00B11B88">
      <w:pPr>
        <w:spacing w:line="259" w:lineRule="auto"/>
        <w:rPr>
          <w:rFonts w:cstheme="minorHAnsi"/>
          <w:color w:val="0E0E0E"/>
        </w:rPr>
      </w:pPr>
      <w:r>
        <w:rPr>
          <w:rFonts w:cstheme="minorHAnsi"/>
          <w:color w:val="0E0E0E"/>
        </w:rPr>
        <w:br w:type="page"/>
      </w:r>
    </w:p>
    <w:p w14:paraId="610F1704" w14:textId="5A3648FD" w:rsidR="0002141D" w:rsidRPr="00DD3BDD" w:rsidRDefault="0002141D" w:rsidP="00AA5103">
      <w:pPr>
        <w:pStyle w:val="Heading4"/>
      </w:pPr>
      <w:r>
        <w:lastRenderedPageBreak/>
        <w:t xml:space="preserve">Table </w:t>
      </w:r>
      <w:r w:rsidR="00AA5103">
        <w:t>11:</w:t>
      </w:r>
      <w:r>
        <w:t xml:space="preserve"> Utility and disutility values in the base-case analysis</w:t>
      </w:r>
    </w:p>
    <w:tbl>
      <w:tblPr>
        <w:tblStyle w:val="PlainTable2"/>
        <w:tblW w:w="0" w:type="auto"/>
        <w:tblLook w:val="04A0" w:firstRow="1" w:lastRow="0" w:firstColumn="1" w:lastColumn="0" w:noHBand="0" w:noVBand="1"/>
      </w:tblPr>
      <w:tblGrid>
        <w:gridCol w:w="576"/>
        <w:gridCol w:w="4381"/>
        <w:gridCol w:w="1842"/>
        <w:gridCol w:w="2217"/>
      </w:tblGrid>
      <w:tr w:rsidR="004D5F25" w14:paraId="4CB21D31" w14:textId="5B6C6681" w:rsidTr="00AA5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7B6E3361" w14:textId="381D5286" w:rsidR="004D5F25" w:rsidRPr="004F5203" w:rsidRDefault="004D5F25">
            <w:pPr>
              <w:spacing w:line="259" w:lineRule="auto"/>
              <w:rPr>
                <w:rFonts w:eastAsiaTheme="majorEastAsia" w:cstheme="minorHAnsi"/>
                <w:b w:val="0"/>
                <w:bCs w:val="0"/>
              </w:rPr>
            </w:pPr>
            <w:bookmarkStart w:id="188" w:name="_Hlk121756180"/>
            <w:r w:rsidRPr="004F5203">
              <w:rPr>
                <w:rFonts w:eastAsiaTheme="majorEastAsia" w:cstheme="minorHAnsi"/>
              </w:rPr>
              <w:t>N</w:t>
            </w:r>
          </w:p>
        </w:tc>
        <w:tc>
          <w:tcPr>
            <w:tcW w:w="4381" w:type="dxa"/>
          </w:tcPr>
          <w:p w14:paraId="4DB61C47" w14:textId="5B00714E" w:rsidR="004D5F25" w:rsidRPr="004F5203" w:rsidRDefault="004D5F25">
            <w:pPr>
              <w:spacing w:line="259" w:lineRule="auto"/>
              <w:cnfStyle w:val="100000000000" w:firstRow="1" w:lastRow="0" w:firstColumn="0" w:lastColumn="0" w:oddVBand="0" w:evenVBand="0" w:oddHBand="0" w:evenHBand="0" w:firstRowFirstColumn="0" w:firstRowLastColumn="0" w:lastRowFirstColumn="0" w:lastRowLastColumn="0"/>
              <w:rPr>
                <w:rFonts w:eastAsiaTheme="majorEastAsia" w:cstheme="minorHAnsi"/>
                <w:b w:val="0"/>
                <w:bCs w:val="0"/>
              </w:rPr>
            </w:pPr>
            <w:r w:rsidRPr="004F5203">
              <w:rPr>
                <w:rFonts w:eastAsiaTheme="majorEastAsia" w:cstheme="minorHAnsi"/>
              </w:rPr>
              <w:t>Utility or disutility</w:t>
            </w:r>
          </w:p>
        </w:tc>
        <w:tc>
          <w:tcPr>
            <w:tcW w:w="1842" w:type="dxa"/>
          </w:tcPr>
          <w:p w14:paraId="5E67BC5D" w14:textId="7CBD51D3" w:rsidR="004D5F25" w:rsidRPr="004F5203" w:rsidRDefault="004D5F25">
            <w:pPr>
              <w:spacing w:line="259" w:lineRule="auto"/>
              <w:cnfStyle w:val="100000000000" w:firstRow="1" w:lastRow="0" w:firstColumn="0" w:lastColumn="0" w:oddVBand="0" w:evenVBand="0" w:oddHBand="0" w:evenHBand="0" w:firstRowFirstColumn="0" w:firstRowLastColumn="0" w:lastRowFirstColumn="0" w:lastRowLastColumn="0"/>
              <w:rPr>
                <w:rFonts w:eastAsiaTheme="majorEastAsia" w:cstheme="minorHAnsi"/>
                <w:b w:val="0"/>
                <w:bCs w:val="0"/>
              </w:rPr>
            </w:pPr>
            <w:r w:rsidRPr="004F5203">
              <w:rPr>
                <w:rFonts w:eastAsiaTheme="majorEastAsia" w:cstheme="minorHAnsi"/>
              </w:rPr>
              <w:t>Value, mean (95%CI or range, distribution)</w:t>
            </w:r>
          </w:p>
        </w:tc>
        <w:tc>
          <w:tcPr>
            <w:tcW w:w="2217" w:type="dxa"/>
          </w:tcPr>
          <w:p w14:paraId="68A5586C" w14:textId="48AB2281" w:rsidR="004D5F25" w:rsidRPr="004F5203" w:rsidRDefault="004D5F25">
            <w:pPr>
              <w:spacing w:line="259" w:lineRule="auto"/>
              <w:cnfStyle w:val="100000000000" w:firstRow="1" w:lastRow="0" w:firstColumn="0" w:lastColumn="0" w:oddVBand="0" w:evenVBand="0" w:oddHBand="0" w:evenHBand="0" w:firstRowFirstColumn="0" w:firstRowLastColumn="0" w:lastRowFirstColumn="0" w:lastRowLastColumn="0"/>
              <w:rPr>
                <w:rFonts w:eastAsiaTheme="majorEastAsia" w:cstheme="minorHAnsi"/>
                <w:b w:val="0"/>
                <w:bCs w:val="0"/>
              </w:rPr>
            </w:pPr>
            <w:r w:rsidRPr="004F5203">
              <w:rPr>
                <w:rFonts w:eastAsiaTheme="majorEastAsia" w:cstheme="minorHAnsi"/>
              </w:rPr>
              <w:t>Source</w:t>
            </w:r>
          </w:p>
        </w:tc>
      </w:tr>
      <w:tr w:rsidR="004D5F25" w14:paraId="05E04E98" w14:textId="2A3E2737" w:rsidTr="00AA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6816BFBC" w14:textId="05C61366" w:rsidR="004D5F25" w:rsidRPr="004F5203" w:rsidRDefault="00DD3BDD">
            <w:pPr>
              <w:spacing w:line="259" w:lineRule="auto"/>
              <w:rPr>
                <w:rFonts w:eastAsiaTheme="majorEastAsia" w:cstheme="minorHAnsi"/>
              </w:rPr>
            </w:pPr>
            <w:r>
              <w:rPr>
                <w:rFonts w:eastAsiaTheme="majorEastAsia" w:cstheme="minorHAnsi"/>
              </w:rPr>
              <w:t>1</w:t>
            </w:r>
          </w:p>
        </w:tc>
        <w:tc>
          <w:tcPr>
            <w:tcW w:w="4381" w:type="dxa"/>
          </w:tcPr>
          <w:p w14:paraId="4BC66E75" w14:textId="3101EFCC" w:rsidR="004D5F25" w:rsidRPr="004F5203" w:rsidRDefault="00BC3E05">
            <w:pPr>
              <w:spacing w:line="259" w:lineRule="auto"/>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4F5203">
              <w:rPr>
                <w:rFonts w:eastAsiaTheme="majorEastAsia" w:cstheme="minorHAnsi"/>
              </w:rPr>
              <w:t>Disutility for HG stage</w:t>
            </w:r>
            <w:r w:rsidR="00A47FCD">
              <w:rPr>
                <w:rFonts w:eastAsiaTheme="majorEastAsia" w:cstheme="minorHAnsi"/>
              </w:rPr>
              <w:t>s</w:t>
            </w:r>
            <w:r w:rsidRPr="004F5203">
              <w:rPr>
                <w:rFonts w:eastAsiaTheme="majorEastAsia" w:cstheme="minorHAnsi"/>
              </w:rPr>
              <w:t xml:space="preserve"> 1</w:t>
            </w:r>
            <w:r w:rsidR="00A47FCD">
              <w:rPr>
                <w:rFonts w:eastAsiaTheme="majorEastAsia" w:cstheme="minorHAnsi"/>
              </w:rPr>
              <w:t>-3</w:t>
            </w:r>
            <w:r w:rsidR="00DD3BDD" w:rsidRPr="004F5203">
              <w:rPr>
                <w:rFonts w:eastAsiaTheme="majorEastAsia" w:cstheme="minorHAnsi"/>
              </w:rPr>
              <w:t xml:space="preserve">, compared to </w:t>
            </w:r>
            <w:r w:rsidR="00DD3BDD">
              <w:rPr>
                <w:rFonts w:eastAsiaTheme="majorEastAsia" w:cstheme="minorHAnsi"/>
              </w:rPr>
              <w:t xml:space="preserve">LG BC or </w:t>
            </w:r>
            <w:r w:rsidR="00DD3BDD" w:rsidRPr="004F5203">
              <w:rPr>
                <w:rFonts w:eastAsiaTheme="majorEastAsia" w:cstheme="minorHAnsi"/>
              </w:rPr>
              <w:t>no cancer</w:t>
            </w:r>
          </w:p>
        </w:tc>
        <w:tc>
          <w:tcPr>
            <w:tcW w:w="1842" w:type="dxa"/>
          </w:tcPr>
          <w:p w14:paraId="16884C35" w14:textId="14FC4E4E" w:rsidR="004D5F25" w:rsidRPr="004F5203" w:rsidRDefault="00C656AD">
            <w:pPr>
              <w:spacing w:line="259" w:lineRule="auto"/>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4F5203">
              <w:rPr>
                <w:rFonts w:eastAsiaTheme="majorEastAsia" w:cstheme="minorHAnsi"/>
              </w:rPr>
              <w:t xml:space="preserve">−0.08 (95% </w:t>
            </w:r>
            <w:r w:rsidR="009D6807">
              <w:rPr>
                <w:rFonts w:eastAsiaTheme="majorEastAsia" w:cstheme="minorHAnsi"/>
              </w:rPr>
              <w:t>CI</w:t>
            </w:r>
            <w:r w:rsidRPr="004F5203">
              <w:rPr>
                <w:rFonts w:eastAsiaTheme="majorEastAsia" w:cstheme="minorHAnsi"/>
              </w:rPr>
              <w:t>, −0.13 to −0.03)</w:t>
            </w:r>
            <w:r w:rsidR="009D6807">
              <w:rPr>
                <w:rFonts w:eastAsiaTheme="majorEastAsia" w:cstheme="minorHAnsi"/>
              </w:rPr>
              <w:t>, normal</w:t>
            </w:r>
          </w:p>
        </w:tc>
        <w:tc>
          <w:tcPr>
            <w:tcW w:w="2217" w:type="dxa"/>
          </w:tcPr>
          <w:p w14:paraId="2D7325C0" w14:textId="1AC1F29F" w:rsidR="004D5F25" w:rsidRPr="004F5203" w:rsidRDefault="00C656AD">
            <w:pPr>
              <w:spacing w:line="259" w:lineRule="auto"/>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4F5203">
              <w:rPr>
                <w:rFonts w:eastAsiaTheme="majorEastAsia" w:cstheme="minorHAnsi"/>
              </w:rPr>
              <w:t>Cox (</w:t>
            </w:r>
            <w:commentRangeStart w:id="189"/>
            <w:r w:rsidRPr="004F5203">
              <w:rPr>
                <w:rFonts w:eastAsiaTheme="majorEastAsia" w:cstheme="minorHAnsi"/>
              </w:rPr>
              <w:t>2020</w:t>
            </w:r>
            <w:commentRangeEnd w:id="189"/>
            <w:r w:rsidR="00D22982" w:rsidRPr="004F5203">
              <w:rPr>
                <w:rStyle w:val="CommentReference"/>
                <w:rFonts w:cstheme="minorHAnsi"/>
                <w:sz w:val="22"/>
                <w:szCs w:val="22"/>
              </w:rPr>
              <w:commentReference w:id="189"/>
            </w:r>
            <w:r w:rsidRPr="004F5203">
              <w:rPr>
                <w:rFonts w:eastAsiaTheme="majorEastAsia" w:cstheme="minorHAnsi"/>
              </w:rPr>
              <w:t>)</w:t>
            </w:r>
          </w:p>
        </w:tc>
      </w:tr>
      <w:tr w:rsidR="00C656AD" w14:paraId="6D9007A1" w14:textId="357BF624" w:rsidTr="00AA5103">
        <w:tc>
          <w:tcPr>
            <w:cnfStyle w:val="001000000000" w:firstRow="0" w:lastRow="0" w:firstColumn="1" w:lastColumn="0" w:oddVBand="0" w:evenVBand="0" w:oddHBand="0" w:evenHBand="0" w:firstRowFirstColumn="0" w:firstRowLastColumn="0" w:lastRowFirstColumn="0" w:lastRowLastColumn="0"/>
            <w:tcW w:w="576" w:type="dxa"/>
          </w:tcPr>
          <w:p w14:paraId="0933DFAF" w14:textId="1AE2F358" w:rsidR="00C656AD" w:rsidRPr="004F5203" w:rsidRDefault="00DD3BDD" w:rsidP="00C656AD">
            <w:pPr>
              <w:spacing w:line="259" w:lineRule="auto"/>
              <w:rPr>
                <w:rFonts w:eastAsiaTheme="majorEastAsia" w:cstheme="minorHAnsi"/>
              </w:rPr>
            </w:pPr>
            <w:r>
              <w:rPr>
                <w:rFonts w:eastAsiaTheme="majorEastAsia" w:cstheme="minorHAnsi"/>
              </w:rPr>
              <w:t>2</w:t>
            </w:r>
          </w:p>
        </w:tc>
        <w:tc>
          <w:tcPr>
            <w:tcW w:w="4381" w:type="dxa"/>
          </w:tcPr>
          <w:p w14:paraId="2618F479" w14:textId="17F408F5" w:rsidR="00C656AD" w:rsidRPr="004F5203" w:rsidRDefault="00C656AD" w:rsidP="00C656AD">
            <w:pPr>
              <w:spacing w:line="259" w:lineRule="auto"/>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4F5203">
              <w:rPr>
                <w:rFonts w:eastAsiaTheme="majorEastAsia" w:cstheme="minorHAnsi"/>
              </w:rPr>
              <w:t xml:space="preserve">Disutility for HG stage 4, compared to </w:t>
            </w:r>
            <w:r w:rsidR="00D4596F">
              <w:rPr>
                <w:rFonts w:cstheme="minorHAnsi"/>
              </w:rPr>
              <w:t xml:space="preserve">compared to </w:t>
            </w:r>
            <w:r w:rsidR="00D4596F">
              <w:rPr>
                <w:rFonts w:eastAsiaTheme="majorEastAsia" w:cstheme="minorHAnsi"/>
              </w:rPr>
              <w:t xml:space="preserve">LG BC or </w:t>
            </w:r>
            <w:r w:rsidR="00D4596F" w:rsidRPr="004F5203">
              <w:rPr>
                <w:rFonts w:eastAsiaTheme="majorEastAsia" w:cstheme="minorHAnsi"/>
              </w:rPr>
              <w:t>no cancer</w:t>
            </w:r>
            <w:r w:rsidR="00D4596F">
              <w:rPr>
                <w:rFonts w:eastAsiaTheme="majorEastAsia" w:cstheme="minorHAnsi"/>
              </w:rPr>
              <w:t xml:space="preserve"> (summed disutility difference between no cancer and stage 1, and stage 1 and stage 4)</w:t>
            </w:r>
          </w:p>
        </w:tc>
        <w:tc>
          <w:tcPr>
            <w:tcW w:w="1842" w:type="dxa"/>
          </w:tcPr>
          <w:p w14:paraId="26678CC4" w14:textId="785D133B" w:rsidR="00C656AD" w:rsidRPr="004F5203" w:rsidRDefault="00C656AD" w:rsidP="00C656AD">
            <w:pPr>
              <w:spacing w:line="259" w:lineRule="auto"/>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4F5203">
              <w:rPr>
                <w:rFonts w:eastAsiaTheme="majorEastAsia" w:cstheme="minorHAnsi"/>
              </w:rPr>
              <w:t>−0.1</w:t>
            </w:r>
            <w:r w:rsidR="00D4596F">
              <w:rPr>
                <w:rFonts w:eastAsiaTheme="majorEastAsia" w:cstheme="minorHAnsi"/>
              </w:rPr>
              <w:t>8</w:t>
            </w:r>
            <w:r w:rsidRPr="004F5203">
              <w:rPr>
                <w:rFonts w:eastAsiaTheme="majorEastAsia" w:cstheme="minorHAnsi"/>
              </w:rPr>
              <w:t xml:space="preserve"> (95% </w:t>
            </w:r>
            <w:r w:rsidR="009D6807">
              <w:rPr>
                <w:rFonts w:eastAsiaTheme="majorEastAsia" w:cstheme="minorHAnsi"/>
              </w:rPr>
              <w:t>CI</w:t>
            </w:r>
            <w:r w:rsidRPr="004F5203">
              <w:rPr>
                <w:rFonts w:eastAsiaTheme="majorEastAsia" w:cstheme="minorHAnsi"/>
              </w:rPr>
              <w:t>, −0.</w:t>
            </w:r>
            <w:r w:rsidR="00D4596F">
              <w:rPr>
                <w:rFonts w:eastAsiaTheme="majorEastAsia" w:cstheme="minorHAnsi"/>
              </w:rPr>
              <w:t>30</w:t>
            </w:r>
            <w:r w:rsidRPr="004F5203">
              <w:rPr>
                <w:rFonts w:eastAsiaTheme="majorEastAsia" w:cstheme="minorHAnsi"/>
              </w:rPr>
              <w:t xml:space="preserve"> to −0.0</w:t>
            </w:r>
            <w:r w:rsidR="00D4596F">
              <w:rPr>
                <w:rFonts w:eastAsiaTheme="majorEastAsia" w:cstheme="minorHAnsi"/>
              </w:rPr>
              <w:t>6</w:t>
            </w:r>
            <w:r w:rsidRPr="004F5203">
              <w:rPr>
                <w:rFonts w:eastAsiaTheme="majorEastAsia" w:cstheme="minorHAnsi"/>
              </w:rPr>
              <w:t>)</w:t>
            </w:r>
            <w:r w:rsidR="009D6807">
              <w:rPr>
                <w:rFonts w:eastAsiaTheme="majorEastAsia" w:cstheme="minorHAnsi"/>
              </w:rPr>
              <w:t>, normal</w:t>
            </w:r>
          </w:p>
        </w:tc>
        <w:tc>
          <w:tcPr>
            <w:tcW w:w="2217" w:type="dxa"/>
          </w:tcPr>
          <w:p w14:paraId="6F9E902D" w14:textId="75ACCF2B" w:rsidR="00C656AD" w:rsidRPr="004F5203" w:rsidRDefault="00C656AD" w:rsidP="00C656AD">
            <w:pPr>
              <w:spacing w:line="259" w:lineRule="auto"/>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4F5203">
              <w:rPr>
                <w:rFonts w:eastAsiaTheme="majorEastAsia" w:cstheme="minorHAnsi"/>
              </w:rPr>
              <w:t>Cox (2020)</w:t>
            </w:r>
          </w:p>
        </w:tc>
      </w:tr>
      <w:tr w:rsidR="00C656AD" w14:paraId="061CBC86" w14:textId="310E0B08" w:rsidTr="00AA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49818FD1" w14:textId="0F9E2ECB" w:rsidR="00C656AD" w:rsidRPr="004F5203" w:rsidRDefault="00DD3BDD" w:rsidP="00C656AD">
            <w:pPr>
              <w:spacing w:line="259" w:lineRule="auto"/>
              <w:rPr>
                <w:rFonts w:eastAsiaTheme="majorEastAsia" w:cstheme="minorHAnsi"/>
              </w:rPr>
            </w:pPr>
            <w:r>
              <w:rPr>
                <w:rFonts w:eastAsiaTheme="majorEastAsia" w:cstheme="minorHAnsi"/>
              </w:rPr>
              <w:t>3</w:t>
            </w:r>
          </w:p>
        </w:tc>
        <w:tc>
          <w:tcPr>
            <w:tcW w:w="4381" w:type="dxa"/>
          </w:tcPr>
          <w:p w14:paraId="0A772729" w14:textId="7F7867B9" w:rsidR="00C656AD" w:rsidRPr="004F5203" w:rsidRDefault="00C656AD" w:rsidP="00C656AD">
            <w:pPr>
              <w:spacing w:line="259" w:lineRule="auto"/>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4F5203">
              <w:rPr>
                <w:rFonts w:eastAsiaTheme="majorEastAsia" w:cstheme="minorHAnsi"/>
              </w:rPr>
              <w:t>Disutility for LG BC</w:t>
            </w:r>
          </w:p>
        </w:tc>
        <w:tc>
          <w:tcPr>
            <w:tcW w:w="1842" w:type="dxa"/>
          </w:tcPr>
          <w:p w14:paraId="18260865" w14:textId="493010B4" w:rsidR="00C656AD" w:rsidRPr="004F5203" w:rsidRDefault="00C656AD" w:rsidP="00C656AD">
            <w:pPr>
              <w:spacing w:line="259" w:lineRule="auto"/>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4F5203">
              <w:rPr>
                <w:rFonts w:eastAsiaTheme="majorEastAsia" w:cstheme="minorHAnsi"/>
              </w:rPr>
              <w:t>0</w:t>
            </w:r>
          </w:p>
        </w:tc>
        <w:tc>
          <w:tcPr>
            <w:tcW w:w="2217" w:type="dxa"/>
          </w:tcPr>
          <w:p w14:paraId="02C9EEFA" w14:textId="0194923F" w:rsidR="00C656AD" w:rsidRPr="004F5203" w:rsidRDefault="00C656AD" w:rsidP="00C656AD">
            <w:pPr>
              <w:spacing w:line="259" w:lineRule="auto"/>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4F5203">
              <w:rPr>
                <w:rFonts w:eastAsiaTheme="majorEastAsia" w:cstheme="minorHAnsi"/>
              </w:rPr>
              <w:t>Cox (2020)</w:t>
            </w:r>
          </w:p>
        </w:tc>
      </w:tr>
    </w:tbl>
    <w:p w14:paraId="0CCF5D01" w14:textId="050AC392" w:rsidR="00BB2715" w:rsidRPr="0036651A" w:rsidRDefault="00D85378" w:rsidP="00BB2715">
      <w:pPr>
        <w:pStyle w:val="Heading1"/>
      </w:pPr>
      <w:bookmarkStart w:id="190" w:name="_Toc108616607"/>
      <w:bookmarkEnd w:id="188"/>
      <w:r w:rsidRPr="0036651A">
        <w:t>Resource use and c</w:t>
      </w:r>
      <w:r w:rsidR="00BB2715" w:rsidRPr="0036651A">
        <w:t>osts</w:t>
      </w:r>
      <w:bookmarkEnd w:id="187"/>
      <w:bookmarkEnd w:id="190"/>
    </w:p>
    <w:p w14:paraId="34E48FAA" w14:textId="6875669F" w:rsidR="003557A7" w:rsidRPr="0036651A" w:rsidRDefault="003557A7" w:rsidP="003557A7">
      <w:pPr>
        <w:pStyle w:val="Heading2"/>
      </w:pPr>
      <w:bookmarkStart w:id="191" w:name="_Toc108616608"/>
      <w:r w:rsidRPr="0036651A">
        <w:t>Diagnostic costs</w:t>
      </w:r>
      <w:bookmarkEnd w:id="191"/>
      <w:r w:rsidR="00FF39A2">
        <w:t xml:space="preserve"> for symptomatic </w:t>
      </w:r>
      <w:r w:rsidR="004E3937">
        <w:t xml:space="preserve">and screen-detected </w:t>
      </w:r>
      <w:r w:rsidR="00FF39A2">
        <w:t>patients</w:t>
      </w:r>
    </w:p>
    <w:p w14:paraId="05843B90" w14:textId="7D8E6577" w:rsidR="003557A7" w:rsidRDefault="003557A7" w:rsidP="0040515F">
      <w:pPr>
        <w:shd w:val="clear" w:color="auto" w:fill="FFFFFF"/>
        <w:spacing w:line="360" w:lineRule="atLeast"/>
        <w:textAlignment w:val="baseline"/>
        <w:rPr>
          <w:rFonts w:cstheme="minorHAnsi"/>
          <w:color w:val="0E0E0E"/>
        </w:rPr>
      </w:pPr>
      <w:r w:rsidRPr="00C46043">
        <w:rPr>
          <w:rFonts w:cstheme="minorHAnsi"/>
          <w:color w:val="0E0E0E"/>
        </w:rPr>
        <w:t xml:space="preserve">The cost of diagnosis for symptomatic patients will be based on the mean </w:t>
      </w:r>
      <w:r w:rsidR="00425687" w:rsidRPr="00C46043">
        <w:rPr>
          <w:rFonts w:cstheme="minorHAnsi"/>
          <w:color w:val="0E0E0E"/>
        </w:rPr>
        <w:t xml:space="preserve">weighted </w:t>
      </w:r>
      <w:r w:rsidRPr="00C46043">
        <w:rPr>
          <w:rFonts w:cstheme="minorHAnsi"/>
          <w:color w:val="0E0E0E"/>
        </w:rPr>
        <w:t xml:space="preserve">costs among males and females using data on resource use reported by </w:t>
      </w:r>
      <w:proofErr w:type="spellStart"/>
      <w:r w:rsidRPr="00C46043">
        <w:rPr>
          <w:rFonts w:cstheme="minorHAnsi"/>
          <w:color w:val="0E0E0E"/>
        </w:rPr>
        <w:t>Lyratzopoulos</w:t>
      </w:r>
      <w:proofErr w:type="spellEnd"/>
      <w:r w:rsidRPr="00C46043">
        <w:rPr>
          <w:rFonts w:cstheme="minorHAnsi"/>
          <w:color w:val="0E0E0E"/>
        </w:rPr>
        <w:t xml:space="preserve"> (2013) for </w:t>
      </w:r>
      <w:r w:rsidR="002E1150">
        <w:rPr>
          <w:rFonts w:cstheme="minorHAnsi"/>
          <w:color w:val="0E0E0E"/>
        </w:rPr>
        <w:t xml:space="preserve">number of GP consultations, a </w:t>
      </w:r>
      <w:r w:rsidRPr="00C46043">
        <w:rPr>
          <w:rFonts w:cstheme="minorHAnsi"/>
          <w:color w:val="0E0E0E"/>
        </w:rPr>
        <w:t>haematuria test, US scan, or blood (cytology) test</w:t>
      </w:r>
      <w:r w:rsidR="00E85D13">
        <w:rPr>
          <w:rFonts w:cstheme="minorHAnsi"/>
          <w:color w:val="0E0E0E"/>
        </w:rPr>
        <w:t xml:space="preserve"> (Table </w:t>
      </w:r>
      <w:r w:rsidR="00AA5103">
        <w:rPr>
          <w:rFonts w:cstheme="minorHAnsi"/>
          <w:color w:val="0E0E0E"/>
        </w:rPr>
        <w:t>12</w:t>
      </w:r>
      <w:r w:rsidR="00E85D13">
        <w:rPr>
          <w:rFonts w:cstheme="minorHAnsi"/>
          <w:color w:val="0E0E0E"/>
        </w:rPr>
        <w:t>)</w:t>
      </w:r>
      <w:r w:rsidR="0003158A">
        <w:rPr>
          <w:rFonts w:cstheme="minorHAnsi"/>
          <w:color w:val="0E0E0E"/>
        </w:rPr>
        <w:t xml:space="preserve">, plus the </w:t>
      </w:r>
      <w:r w:rsidRPr="00C46043">
        <w:rPr>
          <w:rFonts w:cstheme="minorHAnsi"/>
          <w:color w:val="0E0E0E"/>
        </w:rPr>
        <w:t>cystoscopy</w:t>
      </w:r>
      <w:r w:rsidR="0003158A">
        <w:rPr>
          <w:rFonts w:cstheme="minorHAnsi"/>
          <w:color w:val="0E0E0E"/>
        </w:rPr>
        <w:t xml:space="preserve"> </w:t>
      </w:r>
      <w:r w:rsidR="004E3937">
        <w:rPr>
          <w:rFonts w:cstheme="minorHAnsi"/>
          <w:color w:val="0E0E0E"/>
        </w:rPr>
        <w:t xml:space="preserve">and clinical oncology service </w:t>
      </w:r>
      <w:r w:rsidR="0003158A">
        <w:rPr>
          <w:rFonts w:cstheme="minorHAnsi"/>
          <w:color w:val="0E0E0E"/>
        </w:rPr>
        <w:t>costs.</w:t>
      </w:r>
      <w:r w:rsidR="00E85D13">
        <w:rPr>
          <w:rFonts w:cstheme="minorHAnsi"/>
          <w:color w:val="0E0E0E"/>
        </w:rPr>
        <w:t xml:space="preserve"> The costs of </w:t>
      </w:r>
      <w:r w:rsidR="00E85D13" w:rsidRPr="00C46043">
        <w:rPr>
          <w:rFonts w:cstheme="minorHAnsi"/>
          <w:color w:val="0E0E0E"/>
        </w:rPr>
        <w:t>white-light-guided TURBT</w:t>
      </w:r>
      <w:r w:rsidR="00E85D13">
        <w:rPr>
          <w:rFonts w:cstheme="minorHAnsi"/>
          <w:color w:val="0E0E0E"/>
        </w:rPr>
        <w:t xml:space="preserve"> were not included in diagnostic since they are </w:t>
      </w:r>
      <w:r w:rsidR="0003158A">
        <w:rPr>
          <w:rFonts w:cstheme="minorHAnsi"/>
          <w:color w:val="0E0E0E"/>
        </w:rPr>
        <w:t xml:space="preserve">assumed to be </w:t>
      </w:r>
      <w:r w:rsidR="00E85D13">
        <w:rPr>
          <w:rFonts w:cstheme="minorHAnsi"/>
          <w:color w:val="0E0E0E"/>
        </w:rPr>
        <w:t xml:space="preserve">already reflected </w:t>
      </w:r>
      <w:r w:rsidR="0003158A">
        <w:rPr>
          <w:rFonts w:cstheme="minorHAnsi"/>
          <w:color w:val="0E0E0E"/>
        </w:rPr>
        <w:t>in the</w:t>
      </w:r>
      <w:r w:rsidR="00E85D13">
        <w:rPr>
          <w:rFonts w:cstheme="minorHAnsi"/>
          <w:color w:val="0E0E0E"/>
        </w:rPr>
        <w:t xml:space="preserve"> Year 1 treatment costs</w:t>
      </w:r>
      <w:r w:rsidR="00E85D13" w:rsidRPr="00C46043">
        <w:rPr>
          <w:rFonts w:cstheme="minorHAnsi"/>
          <w:color w:val="0E0E0E"/>
        </w:rPr>
        <w:t>.</w:t>
      </w:r>
      <w:commentRangeStart w:id="192"/>
      <w:commentRangeEnd w:id="192"/>
      <w:r w:rsidR="00E85D13" w:rsidRPr="00C46043">
        <w:rPr>
          <w:rStyle w:val="CommentReference"/>
          <w:rFonts w:cstheme="minorHAnsi"/>
          <w:sz w:val="22"/>
          <w:szCs w:val="22"/>
        </w:rPr>
        <w:commentReference w:id="192"/>
      </w:r>
    </w:p>
    <w:p w14:paraId="5AD7793E" w14:textId="77777777" w:rsidR="00047629" w:rsidRPr="00C46043" w:rsidRDefault="00047629" w:rsidP="0040515F">
      <w:pPr>
        <w:shd w:val="clear" w:color="auto" w:fill="FFFFFF"/>
        <w:spacing w:line="360" w:lineRule="atLeast"/>
        <w:textAlignment w:val="baseline"/>
        <w:rPr>
          <w:rFonts w:cstheme="minorHAnsi"/>
          <w:color w:val="0E0E0E"/>
        </w:rPr>
      </w:pPr>
    </w:p>
    <w:p w14:paraId="62FDA485" w14:textId="26E0ECE4" w:rsidR="003557A7" w:rsidRPr="00425687" w:rsidRDefault="003557A7" w:rsidP="00AA5103">
      <w:pPr>
        <w:pStyle w:val="Heading4"/>
      </w:pPr>
      <w:r w:rsidRPr="00425687">
        <w:t xml:space="preserve">Table </w:t>
      </w:r>
      <w:r w:rsidR="00AA5103">
        <w:t>12:</w:t>
      </w:r>
      <w:r w:rsidRPr="00425687">
        <w:t xml:space="preserve"> Data on resource use reported by </w:t>
      </w:r>
      <w:proofErr w:type="spellStart"/>
      <w:r w:rsidRPr="00425687">
        <w:t>Lyratzopoulos</w:t>
      </w:r>
      <w:proofErr w:type="spellEnd"/>
      <w:r w:rsidRPr="00425687">
        <w:t xml:space="preserve"> (</w:t>
      </w:r>
      <w:commentRangeStart w:id="193"/>
      <w:r w:rsidRPr="00425687">
        <w:t>2013</w:t>
      </w:r>
      <w:commentRangeEnd w:id="193"/>
      <w:r w:rsidRPr="00425687">
        <w:rPr>
          <w:rStyle w:val="CommentReference"/>
          <w:rFonts w:ascii="Times New Roman" w:hAnsi="Times New Roman" w:cs="Times New Roman"/>
          <w:sz w:val="14"/>
          <w:szCs w:val="14"/>
        </w:rPr>
        <w:commentReference w:id="193"/>
      </w:r>
      <w:r w:rsidRPr="00425687">
        <w:t>)</w:t>
      </w:r>
    </w:p>
    <w:tbl>
      <w:tblPr>
        <w:tblStyle w:val="PlainTable2"/>
        <w:tblW w:w="5000" w:type="pct"/>
        <w:tblLook w:val="04A0" w:firstRow="1" w:lastRow="0" w:firstColumn="1" w:lastColumn="0" w:noHBand="0" w:noVBand="1"/>
      </w:tblPr>
      <w:tblGrid>
        <w:gridCol w:w="3275"/>
        <w:gridCol w:w="2038"/>
        <w:gridCol w:w="1238"/>
        <w:gridCol w:w="1238"/>
        <w:gridCol w:w="1237"/>
      </w:tblGrid>
      <w:tr w:rsidR="00E85D13" w:rsidRPr="00E85D13" w14:paraId="1C9B11C2" w14:textId="77777777" w:rsidTr="00AC235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3946BAAC" w14:textId="77777777" w:rsidR="00E85D13" w:rsidRPr="00E85D13" w:rsidRDefault="00E85D13" w:rsidP="00E85D13">
            <w:pPr>
              <w:spacing w:line="240" w:lineRule="auto"/>
              <w:rPr>
                <w:rFonts w:ascii="Calibri" w:eastAsia="Times New Roman" w:hAnsi="Calibri" w:cs="Calibri"/>
                <w:b w:val="0"/>
                <w:bCs w:val="0"/>
                <w:color w:val="000000"/>
                <w:lang w:eastAsia="en-GB"/>
              </w:rPr>
            </w:pPr>
            <w:r w:rsidRPr="00E85D13">
              <w:rPr>
                <w:rFonts w:ascii="Calibri" w:eastAsia="Times New Roman" w:hAnsi="Calibri" w:cs="Calibri"/>
                <w:color w:val="000000"/>
                <w:lang w:eastAsia="en-GB"/>
              </w:rPr>
              <w:t> </w:t>
            </w:r>
          </w:p>
        </w:tc>
        <w:tc>
          <w:tcPr>
            <w:tcW w:w="1129" w:type="pct"/>
            <w:noWrap/>
            <w:hideMark/>
          </w:tcPr>
          <w:p w14:paraId="69742223" w14:textId="77777777" w:rsidR="00E85D13" w:rsidRPr="00E85D13" w:rsidRDefault="00E85D13" w:rsidP="00E85D13">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GB"/>
              </w:rPr>
            </w:pPr>
            <w:r w:rsidRPr="00E85D13">
              <w:rPr>
                <w:rFonts w:ascii="Calibri" w:eastAsia="Times New Roman" w:hAnsi="Calibri" w:cs="Calibri"/>
                <w:color w:val="000000"/>
                <w:lang w:eastAsia="en-GB"/>
              </w:rPr>
              <w:t>Men</w:t>
            </w:r>
          </w:p>
        </w:tc>
        <w:tc>
          <w:tcPr>
            <w:tcW w:w="686" w:type="pct"/>
            <w:noWrap/>
            <w:hideMark/>
          </w:tcPr>
          <w:p w14:paraId="274E87C3" w14:textId="77777777" w:rsidR="00E85D13" w:rsidRPr="00E85D13" w:rsidRDefault="00E85D13" w:rsidP="00E85D13">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GB"/>
              </w:rPr>
            </w:pPr>
            <w:r w:rsidRPr="00E85D13">
              <w:rPr>
                <w:rFonts w:ascii="Calibri" w:eastAsia="Times New Roman" w:hAnsi="Calibri" w:cs="Calibri"/>
                <w:color w:val="000000"/>
                <w:lang w:eastAsia="en-GB"/>
              </w:rPr>
              <w:t>Women</w:t>
            </w:r>
          </w:p>
        </w:tc>
        <w:tc>
          <w:tcPr>
            <w:tcW w:w="686" w:type="pct"/>
            <w:noWrap/>
            <w:hideMark/>
          </w:tcPr>
          <w:p w14:paraId="0ABAFEAA" w14:textId="77777777" w:rsidR="00E85D13" w:rsidRPr="00E85D13" w:rsidRDefault="00E85D13" w:rsidP="00E85D13">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GB"/>
              </w:rPr>
            </w:pPr>
            <w:r w:rsidRPr="00E85D13">
              <w:rPr>
                <w:rFonts w:ascii="Calibri" w:eastAsia="Times New Roman" w:hAnsi="Calibri" w:cs="Calibri"/>
                <w:color w:val="000000"/>
                <w:lang w:eastAsia="en-GB"/>
              </w:rPr>
              <w:t>Men</w:t>
            </w:r>
          </w:p>
        </w:tc>
        <w:tc>
          <w:tcPr>
            <w:tcW w:w="685" w:type="pct"/>
            <w:noWrap/>
            <w:hideMark/>
          </w:tcPr>
          <w:p w14:paraId="42C8636D" w14:textId="77777777" w:rsidR="00E85D13" w:rsidRPr="00E85D13" w:rsidRDefault="00E85D13" w:rsidP="00E85D13">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GB"/>
              </w:rPr>
            </w:pPr>
            <w:r w:rsidRPr="00E85D13">
              <w:rPr>
                <w:rFonts w:ascii="Calibri" w:eastAsia="Times New Roman" w:hAnsi="Calibri" w:cs="Calibri"/>
                <w:color w:val="000000"/>
                <w:lang w:eastAsia="en-GB"/>
              </w:rPr>
              <w:t>Women</w:t>
            </w:r>
          </w:p>
        </w:tc>
      </w:tr>
      <w:tr w:rsidR="00E85D13" w:rsidRPr="00E85D13" w14:paraId="0C087E6D" w14:textId="77777777" w:rsidTr="00AC235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04050C0F" w14:textId="1E4C1A54" w:rsidR="00E85D13" w:rsidRPr="00E85D13" w:rsidRDefault="00B2154D" w:rsidP="00E85D13">
            <w:pPr>
              <w:spacing w:line="240" w:lineRule="auto"/>
              <w:rPr>
                <w:rFonts w:ascii="Calibri" w:eastAsia="Times New Roman" w:hAnsi="Calibri" w:cs="Calibri"/>
                <w:b w:val="0"/>
                <w:bCs w:val="0"/>
                <w:color w:val="000000"/>
                <w:lang w:eastAsia="en-GB"/>
              </w:rPr>
            </w:pPr>
            <w:r>
              <w:rPr>
                <w:rFonts w:ascii="Calibri" w:eastAsia="Times New Roman" w:hAnsi="Calibri" w:cs="Calibri"/>
                <w:color w:val="000000"/>
                <w:lang w:eastAsia="en-GB"/>
              </w:rPr>
              <w:t>S</w:t>
            </w:r>
            <w:r w:rsidR="00E85D13" w:rsidRPr="00E85D13">
              <w:rPr>
                <w:rFonts w:ascii="Calibri" w:eastAsia="Times New Roman" w:hAnsi="Calibri" w:cs="Calibri"/>
                <w:color w:val="000000"/>
                <w:lang w:eastAsia="en-GB"/>
              </w:rPr>
              <w:t>ample</w:t>
            </w:r>
            <w:r>
              <w:rPr>
                <w:rFonts w:ascii="Calibri" w:eastAsia="Times New Roman" w:hAnsi="Calibri" w:cs="Calibri"/>
                <w:color w:val="000000"/>
                <w:lang w:eastAsia="en-GB"/>
              </w:rPr>
              <w:t xml:space="preserve"> size</w:t>
            </w:r>
          </w:p>
        </w:tc>
        <w:tc>
          <w:tcPr>
            <w:tcW w:w="1129" w:type="pct"/>
            <w:noWrap/>
            <w:hideMark/>
          </w:tcPr>
          <w:p w14:paraId="50AC40FD"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538</w:t>
            </w:r>
          </w:p>
        </w:tc>
        <w:tc>
          <w:tcPr>
            <w:tcW w:w="686" w:type="pct"/>
            <w:noWrap/>
            <w:hideMark/>
          </w:tcPr>
          <w:p w14:paraId="7B4603D2"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202</w:t>
            </w:r>
          </w:p>
        </w:tc>
        <w:tc>
          <w:tcPr>
            <w:tcW w:w="686" w:type="pct"/>
            <w:noWrap/>
            <w:hideMark/>
          </w:tcPr>
          <w:p w14:paraId="480D8E4B"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73%</w:t>
            </w:r>
          </w:p>
        </w:tc>
        <w:tc>
          <w:tcPr>
            <w:tcW w:w="685" w:type="pct"/>
            <w:noWrap/>
            <w:hideMark/>
          </w:tcPr>
          <w:p w14:paraId="4B18A897"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27%</w:t>
            </w:r>
          </w:p>
        </w:tc>
      </w:tr>
      <w:tr w:rsidR="00E85D13" w:rsidRPr="00E85D13" w14:paraId="1BDB2DFC" w14:textId="77777777" w:rsidTr="00AC235F">
        <w:trPr>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3CE6DFB5" w14:textId="77777777" w:rsidR="00E85D13" w:rsidRPr="00E85D13" w:rsidRDefault="00E85D13" w:rsidP="00E85D13">
            <w:pPr>
              <w:spacing w:line="240" w:lineRule="auto"/>
              <w:rPr>
                <w:rFonts w:ascii="Calibri" w:eastAsia="Times New Roman" w:hAnsi="Calibri" w:cs="Calibri"/>
                <w:b w:val="0"/>
                <w:bCs w:val="0"/>
                <w:color w:val="000000"/>
                <w:lang w:eastAsia="en-GB"/>
              </w:rPr>
            </w:pPr>
            <w:r w:rsidRPr="00E85D13">
              <w:rPr>
                <w:rFonts w:ascii="Calibri" w:eastAsia="Times New Roman" w:hAnsi="Calibri" w:cs="Calibri"/>
                <w:color w:val="000000"/>
                <w:lang w:eastAsia="en-GB"/>
              </w:rPr>
              <w:t>Consultations</w:t>
            </w:r>
          </w:p>
        </w:tc>
        <w:tc>
          <w:tcPr>
            <w:tcW w:w="1129" w:type="pct"/>
            <w:noWrap/>
            <w:hideMark/>
          </w:tcPr>
          <w:p w14:paraId="002100DE" w14:textId="77777777" w:rsidR="00E85D13" w:rsidRPr="00E85D13" w:rsidRDefault="00E85D13" w:rsidP="00E85D1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p>
        </w:tc>
        <w:tc>
          <w:tcPr>
            <w:tcW w:w="686" w:type="pct"/>
            <w:noWrap/>
            <w:hideMark/>
          </w:tcPr>
          <w:p w14:paraId="0D2AFD86" w14:textId="77777777" w:rsidR="00E85D13" w:rsidRPr="00E85D13" w:rsidRDefault="00E85D13" w:rsidP="00E85D1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686" w:type="pct"/>
            <w:noWrap/>
            <w:hideMark/>
          </w:tcPr>
          <w:p w14:paraId="454CABFD" w14:textId="77777777" w:rsidR="00E85D13" w:rsidRPr="00E85D13" w:rsidRDefault="00E85D13" w:rsidP="00E85D1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685" w:type="pct"/>
            <w:noWrap/>
            <w:hideMark/>
          </w:tcPr>
          <w:p w14:paraId="296ED481" w14:textId="77777777" w:rsidR="00E85D13" w:rsidRPr="00E85D13" w:rsidRDefault="00E85D13" w:rsidP="00E85D1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E85D13" w:rsidRPr="00E85D13" w14:paraId="7AD5F22A" w14:textId="77777777" w:rsidTr="00AC235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427FDD36" w14:textId="77777777" w:rsidR="00E85D13" w:rsidRPr="00E85D13" w:rsidRDefault="00E85D13" w:rsidP="00E85D13">
            <w:pPr>
              <w:spacing w:line="240" w:lineRule="auto"/>
              <w:jc w:val="right"/>
              <w:rPr>
                <w:rFonts w:ascii="Calibri" w:eastAsia="Times New Roman" w:hAnsi="Calibri" w:cs="Calibri"/>
                <w:color w:val="000000"/>
                <w:lang w:eastAsia="en-GB"/>
              </w:rPr>
            </w:pPr>
            <w:r w:rsidRPr="00E85D13">
              <w:rPr>
                <w:rFonts w:ascii="Calibri" w:eastAsia="Times New Roman" w:hAnsi="Calibri" w:cs="Calibri"/>
                <w:color w:val="000000"/>
                <w:lang w:eastAsia="en-GB"/>
              </w:rPr>
              <w:t>1</w:t>
            </w:r>
          </w:p>
        </w:tc>
        <w:tc>
          <w:tcPr>
            <w:tcW w:w="1129" w:type="pct"/>
            <w:noWrap/>
            <w:hideMark/>
          </w:tcPr>
          <w:p w14:paraId="3E563117"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320</w:t>
            </w:r>
          </w:p>
        </w:tc>
        <w:tc>
          <w:tcPr>
            <w:tcW w:w="686" w:type="pct"/>
            <w:noWrap/>
            <w:hideMark/>
          </w:tcPr>
          <w:p w14:paraId="0BA61C58"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102</w:t>
            </w:r>
          </w:p>
        </w:tc>
        <w:tc>
          <w:tcPr>
            <w:tcW w:w="686" w:type="pct"/>
            <w:noWrap/>
            <w:hideMark/>
          </w:tcPr>
          <w:p w14:paraId="7E9A1F67"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59%</w:t>
            </w:r>
          </w:p>
        </w:tc>
        <w:tc>
          <w:tcPr>
            <w:tcW w:w="685" w:type="pct"/>
            <w:noWrap/>
            <w:hideMark/>
          </w:tcPr>
          <w:p w14:paraId="79B39E89"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50%</w:t>
            </w:r>
          </w:p>
        </w:tc>
      </w:tr>
      <w:tr w:rsidR="00E85D13" w:rsidRPr="00E85D13" w14:paraId="494C08C4" w14:textId="77777777" w:rsidTr="00AC235F">
        <w:trPr>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7CB833F5" w14:textId="77777777" w:rsidR="00E85D13" w:rsidRPr="00E85D13" w:rsidRDefault="00E85D13" w:rsidP="00E85D13">
            <w:pPr>
              <w:spacing w:line="240" w:lineRule="auto"/>
              <w:jc w:val="right"/>
              <w:rPr>
                <w:rFonts w:ascii="Calibri" w:eastAsia="Times New Roman" w:hAnsi="Calibri" w:cs="Calibri"/>
                <w:color w:val="000000"/>
                <w:lang w:eastAsia="en-GB"/>
              </w:rPr>
            </w:pPr>
            <w:r w:rsidRPr="00E85D13">
              <w:rPr>
                <w:rFonts w:ascii="Calibri" w:eastAsia="Times New Roman" w:hAnsi="Calibri" w:cs="Calibri"/>
                <w:color w:val="000000"/>
                <w:lang w:eastAsia="en-GB"/>
              </w:rPr>
              <w:t>2</w:t>
            </w:r>
          </w:p>
        </w:tc>
        <w:tc>
          <w:tcPr>
            <w:tcW w:w="1129" w:type="pct"/>
            <w:noWrap/>
            <w:hideMark/>
          </w:tcPr>
          <w:p w14:paraId="41AE4433"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158</w:t>
            </w:r>
          </w:p>
        </w:tc>
        <w:tc>
          <w:tcPr>
            <w:tcW w:w="686" w:type="pct"/>
            <w:noWrap/>
            <w:hideMark/>
          </w:tcPr>
          <w:p w14:paraId="557B3EA7"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46</w:t>
            </w:r>
          </w:p>
        </w:tc>
        <w:tc>
          <w:tcPr>
            <w:tcW w:w="686" w:type="pct"/>
            <w:noWrap/>
            <w:hideMark/>
          </w:tcPr>
          <w:p w14:paraId="741F7C9C"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29%</w:t>
            </w:r>
          </w:p>
        </w:tc>
        <w:tc>
          <w:tcPr>
            <w:tcW w:w="685" w:type="pct"/>
            <w:noWrap/>
            <w:hideMark/>
          </w:tcPr>
          <w:p w14:paraId="76FC54BF"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23%</w:t>
            </w:r>
          </w:p>
        </w:tc>
      </w:tr>
      <w:tr w:rsidR="00E85D13" w:rsidRPr="00E85D13" w14:paraId="2C077D58" w14:textId="77777777" w:rsidTr="00AC235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04F917E8" w14:textId="77777777" w:rsidR="00E85D13" w:rsidRPr="00E85D13" w:rsidRDefault="00E85D13" w:rsidP="00E85D13">
            <w:pPr>
              <w:spacing w:line="240" w:lineRule="auto"/>
              <w:jc w:val="right"/>
              <w:rPr>
                <w:rFonts w:ascii="Calibri" w:eastAsia="Times New Roman" w:hAnsi="Calibri" w:cs="Calibri"/>
                <w:color w:val="000000"/>
                <w:lang w:eastAsia="en-GB"/>
              </w:rPr>
            </w:pPr>
            <w:r w:rsidRPr="00E85D13">
              <w:rPr>
                <w:rFonts w:ascii="Calibri" w:eastAsia="Times New Roman" w:hAnsi="Calibri" w:cs="Calibri"/>
                <w:color w:val="000000"/>
                <w:lang w:eastAsia="en-GB"/>
              </w:rPr>
              <w:t>3</w:t>
            </w:r>
          </w:p>
        </w:tc>
        <w:tc>
          <w:tcPr>
            <w:tcW w:w="1129" w:type="pct"/>
            <w:noWrap/>
            <w:hideMark/>
          </w:tcPr>
          <w:p w14:paraId="6316C472"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40</w:t>
            </w:r>
          </w:p>
        </w:tc>
        <w:tc>
          <w:tcPr>
            <w:tcW w:w="686" w:type="pct"/>
            <w:noWrap/>
            <w:hideMark/>
          </w:tcPr>
          <w:p w14:paraId="7B7B26D9"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23</w:t>
            </w:r>
          </w:p>
        </w:tc>
        <w:tc>
          <w:tcPr>
            <w:tcW w:w="686" w:type="pct"/>
            <w:noWrap/>
            <w:hideMark/>
          </w:tcPr>
          <w:p w14:paraId="3E8E4014"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7%</w:t>
            </w:r>
          </w:p>
        </w:tc>
        <w:tc>
          <w:tcPr>
            <w:tcW w:w="685" w:type="pct"/>
            <w:noWrap/>
            <w:hideMark/>
          </w:tcPr>
          <w:p w14:paraId="723D12CF"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11%</w:t>
            </w:r>
          </w:p>
        </w:tc>
      </w:tr>
      <w:tr w:rsidR="00E85D13" w:rsidRPr="00E85D13" w14:paraId="63DA59E4" w14:textId="77777777" w:rsidTr="00AC235F">
        <w:trPr>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36607368" w14:textId="77777777" w:rsidR="00E85D13" w:rsidRPr="00E85D13" w:rsidRDefault="00E85D13" w:rsidP="00E85D13">
            <w:pPr>
              <w:spacing w:line="240" w:lineRule="auto"/>
              <w:jc w:val="right"/>
              <w:rPr>
                <w:rFonts w:ascii="Calibri" w:eastAsia="Times New Roman" w:hAnsi="Calibri" w:cs="Calibri"/>
                <w:color w:val="000000"/>
                <w:lang w:eastAsia="en-GB"/>
              </w:rPr>
            </w:pPr>
            <w:r w:rsidRPr="00E85D13">
              <w:rPr>
                <w:rFonts w:ascii="Calibri" w:eastAsia="Times New Roman" w:hAnsi="Calibri" w:cs="Calibri"/>
                <w:color w:val="000000"/>
                <w:lang w:eastAsia="en-GB"/>
              </w:rPr>
              <w:t>4</w:t>
            </w:r>
          </w:p>
        </w:tc>
        <w:tc>
          <w:tcPr>
            <w:tcW w:w="1129" w:type="pct"/>
            <w:noWrap/>
            <w:hideMark/>
          </w:tcPr>
          <w:p w14:paraId="2D383FD7"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8</w:t>
            </w:r>
          </w:p>
        </w:tc>
        <w:tc>
          <w:tcPr>
            <w:tcW w:w="686" w:type="pct"/>
            <w:noWrap/>
            <w:hideMark/>
          </w:tcPr>
          <w:p w14:paraId="61F5D386"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11</w:t>
            </w:r>
          </w:p>
        </w:tc>
        <w:tc>
          <w:tcPr>
            <w:tcW w:w="686" w:type="pct"/>
            <w:noWrap/>
            <w:hideMark/>
          </w:tcPr>
          <w:p w14:paraId="2EC0B344"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1%</w:t>
            </w:r>
          </w:p>
        </w:tc>
        <w:tc>
          <w:tcPr>
            <w:tcW w:w="685" w:type="pct"/>
            <w:noWrap/>
            <w:hideMark/>
          </w:tcPr>
          <w:p w14:paraId="31AA0DA6"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5%</w:t>
            </w:r>
          </w:p>
        </w:tc>
      </w:tr>
      <w:tr w:rsidR="00E85D13" w:rsidRPr="00E85D13" w14:paraId="1FE4CCB3" w14:textId="77777777" w:rsidTr="00AC235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4AB76FB2" w14:textId="77777777" w:rsidR="00E85D13" w:rsidRPr="00E85D13" w:rsidRDefault="00E85D13" w:rsidP="00E85D13">
            <w:pPr>
              <w:spacing w:line="240" w:lineRule="auto"/>
              <w:jc w:val="right"/>
              <w:rPr>
                <w:rFonts w:ascii="Calibri" w:eastAsia="Times New Roman" w:hAnsi="Calibri" w:cs="Calibri"/>
                <w:color w:val="000000"/>
                <w:lang w:eastAsia="en-GB"/>
              </w:rPr>
            </w:pPr>
            <w:r w:rsidRPr="00E85D13">
              <w:rPr>
                <w:rFonts w:ascii="Calibri" w:eastAsia="Times New Roman" w:hAnsi="Calibri" w:cs="Calibri"/>
                <w:color w:val="000000"/>
                <w:lang w:eastAsia="en-GB"/>
              </w:rPr>
              <w:t>5</w:t>
            </w:r>
          </w:p>
        </w:tc>
        <w:tc>
          <w:tcPr>
            <w:tcW w:w="1129" w:type="pct"/>
            <w:noWrap/>
            <w:hideMark/>
          </w:tcPr>
          <w:p w14:paraId="7A44E0C5"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12</w:t>
            </w:r>
          </w:p>
        </w:tc>
        <w:tc>
          <w:tcPr>
            <w:tcW w:w="686" w:type="pct"/>
            <w:noWrap/>
            <w:hideMark/>
          </w:tcPr>
          <w:p w14:paraId="3F6FCEFE"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20</w:t>
            </w:r>
          </w:p>
        </w:tc>
        <w:tc>
          <w:tcPr>
            <w:tcW w:w="686" w:type="pct"/>
            <w:noWrap/>
            <w:hideMark/>
          </w:tcPr>
          <w:p w14:paraId="3F64AFA1"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2%</w:t>
            </w:r>
          </w:p>
        </w:tc>
        <w:tc>
          <w:tcPr>
            <w:tcW w:w="685" w:type="pct"/>
            <w:noWrap/>
            <w:hideMark/>
          </w:tcPr>
          <w:p w14:paraId="14B286A9"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10%</w:t>
            </w:r>
          </w:p>
        </w:tc>
      </w:tr>
      <w:tr w:rsidR="00E85D13" w:rsidRPr="00E85D13" w14:paraId="2F320B70" w14:textId="77777777" w:rsidTr="00AC235F">
        <w:trPr>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278DB78F" w14:textId="77777777" w:rsidR="00E85D13" w:rsidRPr="00E85D13" w:rsidRDefault="00E85D13" w:rsidP="00E85D13">
            <w:pPr>
              <w:spacing w:line="240" w:lineRule="auto"/>
              <w:rPr>
                <w:rFonts w:ascii="Calibri" w:eastAsia="Times New Roman" w:hAnsi="Calibri" w:cs="Calibri"/>
                <w:b w:val="0"/>
                <w:bCs w:val="0"/>
                <w:color w:val="000000"/>
                <w:lang w:eastAsia="en-GB"/>
              </w:rPr>
            </w:pPr>
            <w:proofErr w:type="spellStart"/>
            <w:r w:rsidRPr="00E85D13">
              <w:rPr>
                <w:rFonts w:ascii="Calibri" w:eastAsia="Times New Roman" w:hAnsi="Calibri" w:cs="Calibri"/>
                <w:color w:val="000000"/>
                <w:lang w:eastAsia="en-GB"/>
              </w:rPr>
              <w:t>Heamaturia</w:t>
            </w:r>
            <w:proofErr w:type="spellEnd"/>
          </w:p>
        </w:tc>
        <w:tc>
          <w:tcPr>
            <w:tcW w:w="1129" w:type="pct"/>
            <w:noWrap/>
            <w:hideMark/>
          </w:tcPr>
          <w:p w14:paraId="02C7BC33" w14:textId="77777777" w:rsidR="00E85D13" w:rsidRPr="00E85D13" w:rsidRDefault="00E85D13" w:rsidP="00E85D1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p>
        </w:tc>
        <w:tc>
          <w:tcPr>
            <w:tcW w:w="686" w:type="pct"/>
            <w:noWrap/>
            <w:hideMark/>
          </w:tcPr>
          <w:p w14:paraId="438B9C6F" w14:textId="77777777" w:rsidR="00E85D13" w:rsidRPr="00E85D13" w:rsidRDefault="00E85D13" w:rsidP="00E85D1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686" w:type="pct"/>
            <w:noWrap/>
            <w:hideMark/>
          </w:tcPr>
          <w:p w14:paraId="5DFD3919" w14:textId="77777777" w:rsidR="00E85D13" w:rsidRPr="00E85D13" w:rsidRDefault="00E85D13" w:rsidP="00E85D1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685" w:type="pct"/>
            <w:noWrap/>
            <w:hideMark/>
          </w:tcPr>
          <w:p w14:paraId="56845EB4" w14:textId="77777777" w:rsidR="00E85D13" w:rsidRPr="00E85D13" w:rsidRDefault="00E85D13" w:rsidP="00E85D1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E85D13" w:rsidRPr="00E85D13" w14:paraId="368DB48B" w14:textId="77777777" w:rsidTr="00AC235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2DED9EAE" w14:textId="77777777" w:rsidR="00E85D13" w:rsidRPr="00E85D13" w:rsidRDefault="00E85D13" w:rsidP="00E85D13">
            <w:pPr>
              <w:spacing w:line="240" w:lineRule="auto"/>
              <w:rPr>
                <w:rFonts w:ascii="Calibri" w:eastAsia="Times New Roman" w:hAnsi="Calibri" w:cs="Calibri"/>
                <w:color w:val="000000"/>
                <w:lang w:eastAsia="en-GB"/>
              </w:rPr>
            </w:pPr>
            <w:r w:rsidRPr="00E85D13">
              <w:rPr>
                <w:rFonts w:ascii="Calibri" w:eastAsia="Times New Roman" w:hAnsi="Calibri" w:cs="Calibri"/>
                <w:color w:val="000000"/>
                <w:lang w:eastAsia="en-GB"/>
              </w:rPr>
              <w:t>Yes</w:t>
            </w:r>
          </w:p>
        </w:tc>
        <w:tc>
          <w:tcPr>
            <w:tcW w:w="1129" w:type="pct"/>
            <w:noWrap/>
            <w:hideMark/>
          </w:tcPr>
          <w:p w14:paraId="0FED4EA2"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394</w:t>
            </w:r>
          </w:p>
        </w:tc>
        <w:tc>
          <w:tcPr>
            <w:tcW w:w="686" w:type="pct"/>
            <w:noWrap/>
            <w:hideMark/>
          </w:tcPr>
          <w:p w14:paraId="1DEE5307"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143</w:t>
            </w:r>
          </w:p>
        </w:tc>
        <w:tc>
          <w:tcPr>
            <w:tcW w:w="686" w:type="pct"/>
            <w:noWrap/>
            <w:hideMark/>
          </w:tcPr>
          <w:p w14:paraId="5AF3F388"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73%</w:t>
            </w:r>
          </w:p>
        </w:tc>
        <w:tc>
          <w:tcPr>
            <w:tcW w:w="685" w:type="pct"/>
            <w:noWrap/>
            <w:hideMark/>
          </w:tcPr>
          <w:p w14:paraId="5BD286E4"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71%</w:t>
            </w:r>
          </w:p>
        </w:tc>
      </w:tr>
      <w:tr w:rsidR="00E85D13" w:rsidRPr="00E85D13" w14:paraId="434ACF36" w14:textId="77777777" w:rsidTr="00AC235F">
        <w:trPr>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7553F88F" w14:textId="77777777" w:rsidR="00E85D13" w:rsidRPr="00E85D13" w:rsidRDefault="00E85D13" w:rsidP="00E85D13">
            <w:pPr>
              <w:spacing w:line="240" w:lineRule="auto"/>
              <w:rPr>
                <w:rFonts w:ascii="Calibri" w:eastAsia="Times New Roman" w:hAnsi="Calibri" w:cs="Calibri"/>
                <w:color w:val="000000"/>
                <w:lang w:eastAsia="en-GB"/>
              </w:rPr>
            </w:pPr>
            <w:r w:rsidRPr="00E85D13">
              <w:rPr>
                <w:rFonts w:ascii="Calibri" w:eastAsia="Times New Roman" w:hAnsi="Calibri" w:cs="Calibri"/>
                <w:color w:val="000000"/>
                <w:lang w:eastAsia="en-GB"/>
              </w:rPr>
              <w:t>No</w:t>
            </w:r>
          </w:p>
        </w:tc>
        <w:tc>
          <w:tcPr>
            <w:tcW w:w="1129" w:type="pct"/>
            <w:noWrap/>
            <w:hideMark/>
          </w:tcPr>
          <w:p w14:paraId="31736B67"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144</w:t>
            </w:r>
          </w:p>
        </w:tc>
        <w:tc>
          <w:tcPr>
            <w:tcW w:w="686" w:type="pct"/>
            <w:noWrap/>
            <w:hideMark/>
          </w:tcPr>
          <w:p w14:paraId="33EC2629"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59</w:t>
            </w:r>
          </w:p>
        </w:tc>
        <w:tc>
          <w:tcPr>
            <w:tcW w:w="686" w:type="pct"/>
            <w:noWrap/>
            <w:hideMark/>
          </w:tcPr>
          <w:p w14:paraId="0580C146"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27%</w:t>
            </w:r>
          </w:p>
        </w:tc>
        <w:tc>
          <w:tcPr>
            <w:tcW w:w="685" w:type="pct"/>
            <w:noWrap/>
            <w:hideMark/>
          </w:tcPr>
          <w:p w14:paraId="37834DC2"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29%</w:t>
            </w:r>
          </w:p>
        </w:tc>
      </w:tr>
      <w:tr w:rsidR="00E85D13" w:rsidRPr="00E85D13" w14:paraId="72A0CFAA" w14:textId="77777777" w:rsidTr="00AC235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27FC2C40" w14:textId="77777777" w:rsidR="00E85D13" w:rsidRPr="00E85D13" w:rsidRDefault="00E85D13" w:rsidP="00E85D13">
            <w:pPr>
              <w:spacing w:line="240" w:lineRule="auto"/>
              <w:rPr>
                <w:rFonts w:ascii="Calibri" w:eastAsia="Times New Roman" w:hAnsi="Calibri" w:cs="Calibri"/>
                <w:b w:val="0"/>
                <w:bCs w:val="0"/>
                <w:color w:val="000000"/>
                <w:lang w:eastAsia="en-GB"/>
              </w:rPr>
            </w:pPr>
            <w:r w:rsidRPr="00E85D13">
              <w:rPr>
                <w:rFonts w:ascii="Calibri" w:eastAsia="Times New Roman" w:hAnsi="Calibri" w:cs="Calibri"/>
                <w:color w:val="000000"/>
                <w:lang w:eastAsia="en-GB"/>
              </w:rPr>
              <w:t>US</w:t>
            </w:r>
          </w:p>
        </w:tc>
        <w:tc>
          <w:tcPr>
            <w:tcW w:w="1129" w:type="pct"/>
            <w:noWrap/>
            <w:hideMark/>
          </w:tcPr>
          <w:p w14:paraId="103A60BB" w14:textId="77777777" w:rsidR="00E85D13" w:rsidRPr="00E85D13" w:rsidRDefault="00E85D13" w:rsidP="00E85D13">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p>
        </w:tc>
        <w:tc>
          <w:tcPr>
            <w:tcW w:w="686" w:type="pct"/>
            <w:noWrap/>
            <w:hideMark/>
          </w:tcPr>
          <w:p w14:paraId="2A9D925E" w14:textId="77777777" w:rsidR="00E85D13" w:rsidRPr="00E85D13" w:rsidRDefault="00E85D13" w:rsidP="00E85D1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686" w:type="pct"/>
            <w:noWrap/>
            <w:hideMark/>
          </w:tcPr>
          <w:p w14:paraId="7A04EEF8" w14:textId="77777777" w:rsidR="00E85D13" w:rsidRPr="00E85D13" w:rsidRDefault="00E85D13" w:rsidP="00E85D1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685" w:type="pct"/>
            <w:noWrap/>
            <w:hideMark/>
          </w:tcPr>
          <w:p w14:paraId="2A50A398" w14:textId="77777777" w:rsidR="00E85D13" w:rsidRPr="00E85D13" w:rsidRDefault="00E85D13" w:rsidP="00E85D1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E85D13" w:rsidRPr="00E85D13" w14:paraId="750CEF25" w14:textId="77777777" w:rsidTr="00AC235F">
        <w:trPr>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1E4B979C" w14:textId="77777777" w:rsidR="00E85D13" w:rsidRPr="00E85D13" w:rsidRDefault="00E85D13" w:rsidP="00E85D13">
            <w:pPr>
              <w:spacing w:line="240" w:lineRule="auto"/>
              <w:rPr>
                <w:rFonts w:ascii="Calibri" w:eastAsia="Times New Roman" w:hAnsi="Calibri" w:cs="Calibri"/>
                <w:color w:val="000000"/>
                <w:lang w:eastAsia="en-GB"/>
              </w:rPr>
            </w:pPr>
            <w:r w:rsidRPr="00E85D13">
              <w:rPr>
                <w:rFonts w:ascii="Calibri" w:eastAsia="Times New Roman" w:hAnsi="Calibri" w:cs="Calibri"/>
                <w:color w:val="000000"/>
                <w:lang w:eastAsia="en-GB"/>
              </w:rPr>
              <w:t>Yes</w:t>
            </w:r>
          </w:p>
        </w:tc>
        <w:tc>
          <w:tcPr>
            <w:tcW w:w="1129" w:type="pct"/>
            <w:noWrap/>
            <w:hideMark/>
          </w:tcPr>
          <w:p w14:paraId="5503F00C"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39</w:t>
            </w:r>
          </w:p>
        </w:tc>
        <w:tc>
          <w:tcPr>
            <w:tcW w:w="686" w:type="pct"/>
            <w:noWrap/>
            <w:hideMark/>
          </w:tcPr>
          <w:p w14:paraId="131CD4ED"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36</w:t>
            </w:r>
          </w:p>
        </w:tc>
        <w:tc>
          <w:tcPr>
            <w:tcW w:w="686" w:type="pct"/>
            <w:noWrap/>
            <w:hideMark/>
          </w:tcPr>
          <w:p w14:paraId="54215666"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7%</w:t>
            </w:r>
          </w:p>
        </w:tc>
        <w:tc>
          <w:tcPr>
            <w:tcW w:w="685" w:type="pct"/>
            <w:noWrap/>
            <w:hideMark/>
          </w:tcPr>
          <w:p w14:paraId="1DFC59C7"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18%</w:t>
            </w:r>
          </w:p>
        </w:tc>
      </w:tr>
      <w:tr w:rsidR="00E85D13" w:rsidRPr="00E85D13" w14:paraId="6008222A" w14:textId="77777777" w:rsidTr="00AC235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0C3F6611" w14:textId="77777777" w:rsidR="00E85D13" w:rsidRPr="00E85D13" w:rsidRDefault="00E85D13" w:rsidP="00E85D13">
            <w:pPr>
              <w:spacing w:line="240" w:lineRule="auto"/>
              <w:rPr>
                <w:rFonts w:ascii="Calibri" w:eastAsia="Times New Roman" w:hAnsi="Calibri" w:cs="Calibri"/>
                <w:color w:val="000000"/>
                <w:lang w:eastAsia="en-GB"/>
              </w:rPr>
            </w:pPr>
            <w:r w:rsidRPr="00E85D13">
              <w:rPr>
                <w:rFonts w:ascii="Calibri" w:eastAsia="Times New Roman" w:hAnsi="Calibri" w:cs="Calibri"/>
                <w:color w:val="000000"/>
                <w:lang w:eastAsia="en-GB"/>
              </w:rPr>
              <w:t>No</w:t>
            </w:r>
          </w:p>
        </w:tc>
        <w:tc>
          <w:tcPr>
            <w:tcW w:w="1129" w:type="pct"/>
            <w:noWrap/>
            <w:hideMark/>
          </w:tcPr>
          <w:p w14:paraId="773B44F5"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499</w:t>
            </w:r>
          </w:p>
        </w:tc>
        <w:tc>
          <w:tcPr>
            <w:tcW w:w="686" w:type="pct"/>
            <w:noWrap/>
            <w:hideMark/>
          </w:tcPr>
          <w:p w14:paraId="37D16058"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166</w:t>
            </w:r>
          </w:p>
        </w:tc>
        <w:tc>
          <w:tcPr>
            <w:tcW w:w="686" w:type="pct"/>
            <w:noWrap/>
            <w:hideMark/>
          </w:tcPr>
          <w:p w14:paraId="7669D4D3"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93%</w:t>
            </w:r>
          </w:p>
        </w:tc>
        <w:tc>
          <w:tcPr>
            <w:tcW w:w="685" w:type="pct"/>
            <w:noWrap/>
            <w:hideMark/>
          </w:tcPr>
          <w:p w14:paraId="5516A015"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82%</w:t>
            </w:r>
          </w:p>
        </w:tc>
      </w:tr>
      <w:tr w:rsidR="00E85D13" w:rsidRPr="00E85D13" w14:paraId="6E72A086" w14:textId="77777777" w:rsidTr="00AC235F">
        <w:trPr>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33138B9C" w14:textId="77777777" w:rsidR="00E85D13" w:rsidRPr="00E85D13" w:rsidRDefault="00E85D13" w:rsidP="00E85D13">
            <w:pPr>
              <w:spacing w:line="240" w:lineRule="auto"/>
              <w:rPr>
                <w:rFonts w:ascii="Calibri" w:eastAsia="Times New Roman" w:hAnsi="Calibri" w:cs="Calibri"/>
                <w:b w:val="0"/>
                <w:bCs w:val="0"/>
                <w:color w:val="000000"/>
                <w:lang w:eastAsia="en-GB"/>
              </w:rPr>
            </w:pPr>
            <w:r w:rsidRPr="00E85D13">
              <w:rPr>
                <w:rFonts w:ascii="Calibri" w:eastAsia="Times New Roman" w:hAnsi="Calibri" w:cs="Calibri"/>
                <w:color w:val="000000"/>
                <w:lang w:eastAsia="en-GB"/>
              </w:rPr>
              <w:t>Blood test</w:t>
            </w:r>
          </w:p>
        </w:tc>
        <w:tc>
          <w:tcPr>
            <w:tcW w:w="1129" w:type="pct"/>
            <w:noWrap/>
            <w:hideMark/>
          </w:tcPr>
          <w:p w14:paraId="0FDFBE29" w14:textId="77777777" w:rsidR="00E85D13" w:rsidRPr="00E85D13" w:rsidRDefault="00E85D13" w:rsidP="00E85D1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p>
        </w:tc>
        <w:tc>
          <w:tcPr>
            <w:tcW w:w="686" w:type="pct"/>
            <w:noWrap/>
            <w:hideMark/>
          </w:tcPr>
          <w:p w14:paraId="158EE03F" w14:textId="77777777" w:rsidR="00E85D13" w:rsidRPr="00E85D13" w:rsidRDefault="00E85D13" w:rsidP="00E85D1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686" w:type="pct"/>
            <w:noWrap/>
            <w:hideMark/>
          </w:tcPr>
          <w:p w14:paraId="253D90F4" w14:textId="77777777" w:rsidR="00E85D13" w:rsidRPr="00E85D13" w:rsidRDefault="00E85D13" w:rsidP="00E85D1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685" w:type="pct"/>
            <w:noWrap/>
            <w:hideMark/>
          </w:tcPr>
          <w:p w14:paraId="45EE9FBB" w14:textId="77777777" w:rsidR="00E85D13" w:rsidRPr="00E85D13" w:rsidRDefault="00E85D13" w:rsidP="00E85D1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E85D13" w:rsidRPr="00E85D13" w14:paraId="05B548F4" w14:textId="77777777" w:rsidTr="00AC235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3E851B7B" w14:textId="77777777" w:rsidR="00E85D13" w:rsidRPr="00E85D13" w:rsidRDefault="00E85D13" w:rsidP="00E85D13">
            <w:pPr>
              <w:spacing w:line="240" w:lineRule="auto"/>
              <w:rPr>
                <w:rFonts w:ascii="Calibri" w:eastAsia="Times New Roman" w:hAnsi="Calibri" w:cs="Calibri"/>
                <w:color w:val="000000"/>
                <w:lang w:eastAsia="en-GB"/>
              </w:rPr>
            </w:pPr>
            <w:r w:rsidRPr="00E85D13">
              <w:rPr>
                <w:rFonts w:ascii="Calibri" w:eastAsia="Times New Roman" w:hAnsi="Calibri" w:cs="Calibri"/>
                <w:color w:val="000000"/>
                <w:lang w:eastAsia="en-GB"/>
              </w:rPr>
              <w:t>Yes</w:t>
            </w:r>
          </w:p>
        </w:tc>
        <w:tc>
          <w:tcPr>
            <w:tcW w:w="1129" w:type="pct"/>
            <w:noWrap/>
            <w:hideMark/>
          </w:tcPr>
          <w:p w14:paraId="137C1F9E"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207</w:t>
            </w:r>
          </w:p>
        </w:tc>
        <w:tc>
          <w:tcPr>
            <w:tcW w:w="686" w:type="pct"/>
            <w:noWrap/>
            <w:hideMark/>
          </w:tcPr>
          <w:p w14:paraId="1BD5B363"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47</w:t>
            </w:r>
          </w:p>
        </w:tc>
        <w:tc>
          <w:tcPr>
            <w:tcW w:w="686" w:type="pct"/>
            <w:noWrap/>
            <w:hideMark/>
          </w:tcPr>
          <w:p w14:paraId="704F9F46"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38%</w:t>
            </w:r>
          </w:p>
        </w:tc>
        <w:tc>
          <w:tcPr>
            <w:tcW w:w="685" w:type="pct"/>
            <w:noWrap/>
            <w:hideMark/>
          </w:tcPr>
          <w:p w14:paraId="399E371E" w14:textId="77777777" w:rsidR="00E85D13" w:rsidRPr="00E85D13" w:rsidRDefault="00E85D13" w:rsidP="00E85D1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23%</w:t>
            </w:r>
          </w:p>
        </w:tc>
      </w:tr>
      <w:tr w:rsidR="00E85D13" w:rsidRPr="00E85D13" w14:paraId="7016AF75" w14:textId="77777777" w:rsidTr="00AC235F">
        <w:trPr>
          <w:trHeight w:val="300"/>
        </w:trPr>
        <w:tc>
          <w:tcPr>
            <w:cnfStyle w:val="001000000000" w:firstRow="0" w:lastRow="0" w:firstColumn="1" w:lastColumn="0" w:oddVBand="0" w:evenVBand="0" w:oddHBand="0" w:evenHBand="0" w:firstRowFirstColumn="0" w:firstRowLastColumn="0" w:lastRowFirstColumn="0" w:lastRowLastColumn="0"/>
            <w:tcW w:w="1814" w:type="pct"/>
            <w:noWrap/>
            <w:hideMark/>
          </w:tcPr>
          <w:p w14:paraId="16BC5DF5" w14:textId="77777777" w:rsidR="00E85D13" w:rsidRPr="00E85D13" w:rsidRDefault="00E85D13" w:rsidP="00E85D13">
            <w:pPr>
              <w:spacing w:line="240" w:lineRule="auto"/>
              <w:rPr>
                <w:rFonts w:ascii="Calibri" w:eastAsia="Times New Roman" w:hAnsi="Calibri" w:cs="Calibri"/>
                <w:color w:val="000000"/>
                <w:lang w:eastAsia="en-GB"/>
              </w:rPr>
            </w:pPr>
            <w:r w:rsidRPr="00E85D13">
              <w:rPr>
                <w:rFonts w:ascii="Calibri" w:eastAsia="Times New Roman" w:hAnsi="Calibri" w:cs="Calibri"/>
                <w:color w:val="000000"/>
                <w:lang w:eastAsia="en-GB"/>
              </w:rPr>
              <w:t>No</w:t>
            </w:r>
          </w:p>
        </w:tc>
        <w:tc>
          <w:tcPr>
            <w:tcW w:w="1129" w:type="pct"/>
            <w:noWrap/>
            <w:hideMark/>
          </w:tcPr>
          <w:p w14:paraId="536D4503"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331</w:t>
            </w:r>
          </w:p>
        </w:tc>
        <w:tc>
          <w:tcPr>
            <w:tcW w:w="686" w:type="pct"/>
            <w:noWrap/>
            <w:hideMark/>
          </w:tcPr>
          <w:p w14:paraId="21FD6918"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155</w:t>
            </w:r>
          </w:p>
        </w:tc>
        <w:tc>
          <w:tcPr>
            <w:tcW w:w="686" w:type="pct"/>
            <w:noWrap/>
            <w:hideMark/>
          </w:tcPr>
          <w:p w14:paraId="11B591DE"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62%</w:t>
            </w:r>
          </w:p>
        </w:tc>
        <w:tc>
          <w:tcPr>
            <w:tcW w:w="685" w:type="pct"/>
            <w:noWrap/>
            <w:hideMark/>
          </w:tcPr>
          <w:p w14:paraId="7DA9A472" w14:textId="77777777" w:rsidR="00E85D13" w:rsidRPr="00E85D13" w:rsidRDefault="00E85D13" w:rsidP="00E85D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85D13">
              <w:rPr>
                <w:rFonts w:ascii="Calibri" w:eastAsia="Times New Roman" w:hAnsi="Calibri" w:cs="Calibri"/>
                <w:color w:val="000000"/>
                <w:lang w:eastAsia="en-GB"/>
              </w:rPr>
              <w:t>77%</w:t>
            </w:r>
          </w:p>
        </w:tc>
      </w:tr>
    </w:tbl>
    <w:p w14:paraId="222FE0EF" w14:textId="3ABAD62E" w:rsidR="00E85D13" w:rsidRDefault="00E85D13" w:rsidP="00E85D13">
      <w:pPr>
        <w:shd w:val="clear" w:color="auto" w:fill="FFFFFF"/>
        <w:spacing w:line="360" w:lineRule="atLeast"/>
        <w:textAlignment w:val="baseline"/>
        <w:rPr>
          <w:rFonts w:cstheme="minorHAnsi"/>
          <w:color w:val="0E0E0E"/>
          <w:lang w:val="uk-UA"/>
        </w:rPr>
      </w:pPr>
      <w:r w:rsidRPr="00C46043">
        <w:rPr>
          <w:rFonts w:cstheme="minorHAnsi"/>
          <w:color w:val="0E0E0E"/>
        </w:rPr>
        <w:t xml:space="preserve">The unit costs will be retrieved from the </w:t>
      </w:r>
      <w:r>
        <w:rPr>
          <w:rFonts w:cstheme="minorHAnsi"/>
          <w:color w:val="0E0E0E"/>
        </w:rPr>
        <w:t>National tariffs /</w:t>
      </w:r>
      <w:r w:rsidRPr="00E85D13">
        <w:rPr>
          <w:rFonts w:cstheme="minorHAnsi"/>
          <w:color w:val="0E0E0E"/>
        </w:rPr>
        <w:t xml:space="preserve"> </w:t>
      </w:r>
      <w:r w:rsidRPr="00C46043">
        <w:rPr>
          <w:rFonts w:cstheme="minorHAnsi"/>
          <w:color w:val="0E0E0E"/>
        </w:rPr>
        <w:t>NHS reference costs</w:t>
      </w:r>
      <w:r>
        <w:rPr>
          <w:rFonts w:cstheme="minorHAnsi"/>
          <w:color w:val="0E0E0E"/>
        </w:rPr>
        <w:t xml:space="preserve"> (</w:t>
      </w:r>
      <w:commentRangeStart w:id="194"/>
      <w:r>
        <w:rPr>
          <w:rFonts w:cstheme="minorHAnsi"/>
          <w:color w:val="0E0E0E"/>
        </w:rPr>
        <w:t>2022/23</w:t>
      </w:r>
      <w:commentRangeEnd w:id="194"/>
      <w:r w:rsidR="00F3207B">
        <w:rPr>
          <w:rStyle w:val="CommentReference"/>
        </w:rPr>
        <w:commentReference w:id="194"/>
      </w:r>
      <w:r>
        <w:rPr>
          <w:rFonts w:cstheme="minorHAnsi"/>
          <w:color w:val="0E0E0E"/>
        </w:rPr>
        <w:t xml:space="preserve">). For the US scan, the weighted unit costs (£49.10) were calculated considering the frequency of the procedure </w:t>
      </w:r>
      <w:r>
        <w:rPr>
          <w:rFonts w:cstheme="minorHAnsi"/>
          <w:color w:val="0E0E0E"/>
        </w:rPr>
        <w:lastRenderedPageBreak/>
        <w:t xml:space="preserve">duration of less than 20 and more than 20 minutes. The costs of the </w:t>
      </w:r>
      <w:commentRangeStart w:id="195"/>
      <w:r>
        <w:rPr>
          <w:rFonts w:cstheme="minorHAnsi"/>
          <w:color w:val="0E0E0E"/>
        </w:rPr>
        <w:t>dipstick te</w:t>
      </w:r>
      <w:commentRangeEnd w:id="195"/>
      <w:r w:rsidR="009419E3">
        <w:rPr>
          <w:rStyle w:val="CommentReference"/>
        </w:rPr>
        <w:commentReference w:id="195"/>
      </w:r>
      <w:r>
        <w:rPr>
          <w:rFonts w:cstheme="minorHAnsi"/>
          <w:color w:val="0E0E0E"/>
        </w:rPr>
        <w:t xml:space="preserve">st </w:t>
      </w:r>
      <w:commentRangeStart w:id="196"/>
      <w:r>
        <w:rPr>
          <w:rFonts w:cstheme="minorHAnsi"/>
          <w:color w:val="0E0E0E"/>
        </w:rPr>
        <w:t>was</w:t>
      </w:r>
      <w:commentRangeEnd w:id="196"/>
      <w:r>
        <w:rPr>
          <w:rStyle w:val="CommentReference"/>
        </w:rPr>
        <w:commentReference w:id="196"/>
      </w:r>
      <w:r>
        <w:rPr>
          <w:rFonts w:cstheme="minorHAnsi"/>
          <w:color w:val="0E0E0E"/>
        </w:rPr>
        <w:t xml:space="preserve"> not available in the </w:t>
      </w:r>
      <w:r w:rsidRPr="00C46043">
        <w:rPr>
          <w:rFonts w:cstheme="minorHAnsi"/>
          <w:color w:val="0E0E0E"/>
        </w:rPr>
        <w:t>NHS reference costs</w:t>
      </w:r>
      <w:r>
        <w:rPr>
          <w:rFonts w:cstheme="minorHAnsi"/>
          <w:color w:val="0E0E0E"/>
        </w:rPr>
        <w:t xml:space="preserve"> and was assessed from the costs for</w:t>
      </w:r>
      <w:r w:rsidRPr="00A34AC4">
        <w:rPr>
          <w:rFonts w:cstheme="minorHAnsi"/>
          <w:color w:val="0E0E0E"/>
        </w:rPr>
        <w:t xml:space="preserve"> pre-operative tests </w:t>
      </w:r>
      <w:r>
        <w:rPr>
          <w:rFonts w:cstheme="minorHAnsi"/>
          <w:color w:val="0E0E0E"/>
        </w:rPr>
        <w:t xml:space="preserve">from the </w:t>
      </w:r>
      <w:r w:rsidRPr="00A34AC4">
        <w:rPr>
          <w:rFonts w:cstheme="minorHAnsi"/>
          <w:color w:val="0E0E0E"/>
        </w:rPr>
        <w:t xml:space="preserve">National clinical guideline </w:t>
      </w:r>
      <w:proofErr w:type="spellStart"/>
      <w:r w:rsidRPr="00A34AC4">
        <w:rPr>
          <w:rFonts w:cstheme="minorHAnsi"/>
          <w:color w:val="0E0E0E"/>
        </w:rPr>
        <w:t>center</w:t>
      </w:r>
      <w:proofErr w:type="spellEnd"/>
      <w:r>
        <w:rPr>
          <w:rFonts w:cstheme="minorHAnsi"/>
          <w:color w:val="0E0E0E"/>
        </w:rPr>
        <w:t xml:space="preserve"> (</w:t>
      </w:r>
      <w:r w:rsidRPr="00A34AC4">
        <w:rPr>
          <w:rFonts w:cstheme="minorHAnsi"/>
          <w:color w:val="0E0E0E"/>
        </w:rPr>
        <w:t>2015</w:t>
      </w:r>
      <w:r>
        <w:rPr>
          <w:rFonts w:cstheme="minorHAnsi"/>
          <w:color w:val="0E0E0E"/>
        </w:rPr>
        <w:t xml:space="preserve">). </w:t>
      </w:r>
      <w:r w:rsidRPr="00C46043">
        <w:rPr>
          <w:rFonts w:cstheme="minorHAnsi"/>
          <w:color w:val="0E0E0E"/>
        </w:rPr>
        <w:t xml:space="preserve"> </w:t>
      </w:r>
      <w:r>
        <w:rPr>
          <w:rFonts w:cstheme="minorHAnsi"/>
          <w:color w:val="0E0E0E"/>
          <w:lang w:val="uk-UA"/>
        </w:rPr>
        <w:t>С</w:t>
      </w:r>
      <w:r w:rsidRPr="00FD1F96">
        <w:rPr>
          <w:rFonts w:cstheme="minorHAnsi"/>
          <w:color w:val="0E0E0E"/>
          <w:lang w:val="uk-UA"/>
        </w:rPr>
        <w:t xml:space="preserve">osts </w:t>
      </w:r>
      <w:r>
        <w:rPr>
          <w:rFonts w:cstheme="minorHAnsi"/>
          <w:color w:val="0E0E0E"/>
        </w:rPr>
        <w:t xml:space="preserve">of the dipstick test </w:t>
      </w:r>
      <w:r w:rsidRPr="00FD1F96">
        <w:rPr>
          <w:rFonts w:cstheme="minorHAnsi"/>
          <w:color w:val="0E0E0E"/>
          <w:lang w:val="uk-UA"/>
        </w:rPr>
        <w:t xml:space="preserve">were inflated from </w:t>
      </w:r>
      <w:r>
        <w:rPr>
          <w:rFonts w:cstheme="minorHAnsi"/>
          <w:color w:val="0E0E0E"/>
        </w:rPr>
        <w:t>the published</w:t>
      </w:r>
      <w:r w:rsidRPr="00FD1F96">
        <w:rPr>
          <w:rFonts w:cstheme="minorHAnsi"/>
          <w:color w:val="0E0E0E"/>
          <w:lang w:val="uk-UA"/>
        </w:rPr>
        <w:t xml:space="preserve"> values using </w:t>
      </w:r>
      <w:r w:rsidR="0021209A">
        <w:rPr>
          <w:rFonts w:cstheme="minorHAnsi"/>
          <w:color w:val="0E0E0E"/>
        </w:rPr>
        <w:t>the</w:t>
      </w:r>
      <w:r>
        <w:rPr>
          <w:rFonts w:cstheme="minorHAnsi"/>
          <w:color w:val="0E0E0E"/>
        </w:rPr>
        <w:t xml:space="preserve"> consumer price</w:t>
      </w:r>
      <w:r w:rsidRPr="00FD1F96">
        <w:rPr>
          <w:rFonts w:cstheme="minorHAnsi"/>
          <w:color w:val="0E0E0E"/>
        </w:rPr>
        <w:t xml:space="preserve"> inflation rate for health</w:t>
      </w:r>
      <w:r>
        <w:rPr>
          <w:rFonts w:cstheme="minorHAnsi"/>
          <w:color w:val="0E0E0E"/>
        </w:rPr>
        <w:t xml:space="preserve"> to inflate to the 2022 values</w:t>
      </w:r>
      <w:r w:rsidRPr="00FD1F96">
        <w:rPr>
          <w:rFonts w:cstheme="minorHAnsi"/>
          <w:color w:val="0E0E0E"/>
          <w:lang w:val="uk-UA"/>
        </w:rPr>
        <w:t>.</w:t>
      </w:r>
    </w:p>
    <w:p w14:paraId="379D6E97" w14:textId="097236C6" w:rsidR="003557A7" w:rsidRPr="003D0E0A" w:rsidRDefault="004E3937" w:rsidP="003557A7">
      <w:pPr>
        <w:shd w:val="clear" w:color="auto" w:fill="FFFFFF"/>
        <w:spacing w:line="360" w:lineRule="atLeast"/>
        <w:textAlignment w:val="baseline"/>
        <w:rPr>
          <w:rFonts w:cstheme="minorHAnsi"/>
          <w:color w:val="0E0E0E"/>
        </w:rPr>
      </w:pPr>
      <w:r>
        <w:rPr>
          <w:rFonts w:cstheme="minorHAnsi"/>
          <w:color w:val="0E0E0E"/>
        </w:rPr>
        <w:t xml:space="preserve">Costs of diagnosis for screen detected BC included the same costs as for symptomatic patients but with only one GP consultation included in the resource use (instead of the weighted number of consultations reported by </w:t>
      </w:r>
      <w:proofErr w:type="spellStart"/>
      <w:r w:rsidRPr="004E3937">
        <w:rPr>
          <w:rFonts w:cstheme="minorHAnsi"/>
          <w:color w:val="0E0E0E"/>
        </w:rPr>
        <w:t>Lyratzopoulos</w:t>
      </w:r>
      <w:proofErr w:type="spellEnd"/>
      <w:r w:rsidRPr="004E3937">
        <w:rPr>
          <w:rFonts w:cstheme="minorHAnsi"/>
          <w:color w:val="0E0E0E"/>
        </w:rPr>
        <w:t xml:space="preserve"> (2013)</w:t>
      </w:r>
      <w:r>
        <w:rPr>
          <w:rFonts w:cstheme="minorHAnsi"/>
          <w:color w:val="0E0E0E"/>
        </w:rPr>
        <w:t xml:space="preserve">). </w:t>
      </w:r>
      <w:r w:rsidR="00E85D13" w:rsidRPr="00C46043">
        <w:rPr>
          <w:rFonts w:cstheme="minorHAnsi"/>
          <w:color w:val="0E0E0E"/>
        </w:rPr>
        <w:t xml:space="preserve">The unit </w:t>
      </w:r>
      <w:r>
        <w:rPr>
          <w:rFonts w:cstheme="minorHAnsi"/>
          <w:color w:val="0E0E0E"/>
        </w:rPr>
        <w:t>costs and t</w:t>
      </w:r>
      <w:r w:rsidR="00E85D13" w:rsidRPr="00C46043">
        <w:rPr>
          <w:rFonts w:cstheme="minorHAnsi"/>
          <w:color w:val="0E0E0E"/>
        </w:rPr>
        <w:t xml:space="preserve">he mean </w:t>
      </w:r>
      <w:r w:rsidR="003D0E0A">
        <w:rPr>
          <w:rFonts w:cstheme="minorHAnsi"/>
          <w:color w:val="0E0E0E"/>
        </w:rPr>
        <w:t xml:space="preserve">calculated </w:t>
      </w:r>
      <w:r w:rsidR="00E85D13" w:rsidRPr="00C46043">
        <w:rPr>
          <w:rFonts w:cstheme="minorHAnsi"/>
          <w:color w:val="0E0E0E"/>
        </w:rPr>
        <w:t xml:space="preserve">diagnostic costs are reported in the Table </w:t>
      </w:r>
      <w:r w:rsidR="00047629">
        <w:rPr>
          <w:rFonts w:cstheme="minorHAnsi"/>
          <w:color w:val="0E0E0E"/>
        </w:rPr>
        <w:t>13</w:t>
      </w:r>
      <w:r w:rsidR="00E85D13" w:rsidRPr="00C46043">
        <w:rPr>
          <w:rFonts w:cstheme="minorHAnsi"/>
          <w:color w:val="0E0E0E"/>
        </w:rPr>
        <w:t>.</w:t>
      </w:r>
    </w:p>
    <w:p w14:paraId="2DA85C64" w14:textId="42985EC8" w:rsidR="003557A7" w:rsidRPr="00C46043" w:rsidRDefault="003557A7" w:rsidP="00047629">
      <w:pPr>
        <w:pStyle w:val="Heading4"/>
      </w:pPr>
      <w:r w:rsidRPr="00C46043">
        <w:t xml:space="preserve">Table </w:t>
      </w:r>
      <w:r w:rsidR="00047629">
        <w:t>13:</w:t>
      </w:r>
      <w:r w:rsidRPr="00C46043">
        <w:t xml:space="preserve"> </w:t>
      </w:r>
      <w:commentRangeStart w:id="197"/>
      <w:commentRangeStart w:id="198"/>
      <w:r w:rsidRPr="00C46043">
        <w:t>Unit costs for bladder cancer diagnostic</w:t>
      </w:r>
      <w:r w:rsidR="00957467">
        <w:t xml:space="preserve"> in symptomatic patients</w:t>
      </w:r>
      <w:r w:rsidR="002837B4">
        <w:t xml:space="preserve"> (inflated to 202</w:t>
      </w:r>
      <w:r w:rsidR="00193514">
        <w:t>2</w:t>
      </w:r>
      <w:r w:rsidR="002837B4">
        <w:t xml:space="preserve"> when necessary)</w:t>
      </w:r>
      <w:commentRangeEnd w:id="197"/>
      <w:r w:rsidR="00F3207B">
        <w:rPr>
          <w:rStyle w:val="CommentReference"/>
          <w:rFonts w:asciiTheme="minorHAnsi" w:eastAsiaTheme="minorEastAsia" w:hAnsiTheme="minorHAnsi" w:cstheme="minorBidi"/>
          <w:i w:val="0"/>
          <w:iCs w:val="0"/>
        </w:rPr>
        <w:commentReference w:id="197"/>
      </w:r>
      <w:commentRangeEnd w:id="198"/>
      <w:r w:rsidR="009F000C">
        <w:rPr>
          <w:rStyle w:val="CommentReference"/>
          <w:rFonts w:asciiTheme="minorHAnsi" w:eastAsiaTheme="minorEastAsia" w:hAnsiTheme="minorHAnsi" w:cstheme="minorBidi"/>
          <w:i w:val="0"/>
          <w:iCs w:val="0"/>
        </w:rPr>
        <w:commentReference w:id="198"/>
      </w:r>
    </w:p>
    <w:tbl>
      <w:tblPr>
        <w:tblStyle w:val="PlainTable2"/>
        <w:tblW w:w="5000" w:type="pct"/>
        <w:tblLook w:val="04A0" w:firstRow="1" w:lastRow="0" w:firstColumn="1" w:lastColumn="0" w:noHBand="0" w:noVBand="1"/>
      </w:tblPr>
      <w:tblGrid>
        <w:gridCol w:w="4835"/>
        <w:gridCol w:w="2117"/>
        <w:gridCol w:w="646"/>
        <w:gridCol w:w="1428"/>
      </w:tblGrid>
      <w:tr w:rsidR="00AC235F" w:rsidRPr="00AC235F" w14:paraId="3D9EEA5A" w14:textId="77777777" w:rsidTr="00AC235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5" w:type="pct"/>
            <w:noWrap/>
            <w:hideMark/>
          </w:tcPr>
          <w:p w14:paraId="3D249584" w14:textId="14DB8233" w:rsidR="00AC235F" w:rsidRPr="00AC235F" w:rsidRDefault="00AC235F" w:rsidP="004E3937">
            <w:pPr>
              <w:spacing w:line="240" w:lineRule="auto"/>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 </w:t>
            </w:r>
            <w:r>
              <w:rPr>
                <w:rFonts w:asciiTheme="majorBidi" w:eastAsia="Times New Roman" w:hAnsiTheme="majorBidi" w:cstheme="majorBidi"/>
                <w:color w:val="000000"/>
                <w:sz w:val="20"/>
                <w:szCs w:val="20"/>
                <w:lang w:eastAsia="en-GB"/>
              </w:rPr>
              <w:t>Item</w:t>
            </w:r>
          </w:p>
        </w:tc>
        <w:tc>
          <w:tcPr>
            <w:tcW w:w="1094" w:type="pct"/>
            <w:noWrap/>
            <w:hideMark/>
          </w:tcPr>
          <w:p w14:paraId="3F88B8AD" w14:textId="1AE1AC6E" w:rsidR="00AC235F" w:rsidRPr="00AC235F" w:rsidRDefault="00AC235F" w:rsidP="00AC235F">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Unit costs</w:t>
            </w:r>
            <w:r w:rsidR="009F000C">
              <w:rPr>
                <w:rFonts w:asciiTheme="majorBidi" w:eastAsia="Times New Roman" w:hAnsiTheme="majorBidi" w:cstheme="majorBidi"/>
                <w:color w:val="000000"/>
                <w:sz w:val="20"/>
                <w:szCs w:val="20"/>
                <w:lang w:eastAsia="en-GB"/>
              </w:rPr>
              <w:t xml:space="preserve"> (uninflated)</w:t>
            </w:r>
          </w:p>
        </w:tc>
        <w:tc>
          <w:tcPr>
            <w:tcW w:w="384" w:type="pct"/>
            <w:noWrap/>
            <w:hideMark/>
          </w:tcPr>
          <w:p w14:paraId="7B21A8E0" w14:textId="5D43672C" w:rsidR="00AC235F" w:rsidRPr="00AC235F" w:rsidRDefault="00AC235F" w:rsidP="00AC235F">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Year</w:t>
            </w:r>
          </w:p>
        </w:tc>
        <w:tc>
          <w:tcPr>
            <w:tcW w:w="817" w:type="pct"/>
            <w:noWrap/>
            <w:hideMark/>
          </w:tcPr>
          <w:p w14:paraId="4D6F305B" w14:textId="77777777" w:rsidR="00AC235F" w:rsidRPr="00AC235F" w:rsidRDefault="00AC235F" w:rsidP="00AC235F">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Inflated costs</w:t>
            </w:r>
          </w:p>
        </w:tc>
      </w:tr>
      <w:tr w:rsidR="00AC235F" w:rsidRPr="00AC235F" w14:paraId="43FF9EF6" w14:textId="77777777" w:rsidTr="00AC235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05" w:type="pct"/>
            <w:noWrap/>
            <w:hideMark/>
          </w:tcPr>
          <w:p w14:paraId="149149A0" w14:textId="77777777" w:rsidR="00AC235F" w:rsidRPr="00AC235F" w:rsidRDefault="00AC235F" w:rsidP="004E3937">
            <w:pPr>
              <w:spacing w:line="240" w:lineRule="auto"/>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GP consultation costs</w:t>
            </w:r>
          </w:p>
        </w:tc>
        <w:tc>
          <w:tcPr>
            <w:tcW w:w="1094" w:type="pct"/>
            <w:noWrap/>
            <w:hideMark/>
          </w:tcPr>
          <w:p w14:paraId="24C24B2E" w14:textId="77777777" w:rsidR="00AC235F" w:rsidRPr="00AC235F" w:rsidRDefault="00AC235F" w:rsidP="00AC235F">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£33.00</w:t>
            </w:r>
          </w:p>
        </w:tc>
        <w:tc>
          <w:tcPr>
            <w:tcW w:w="384" w:type="pct"/>
            <w:noWrap/>
            <w:hideMark/>
          </w:tcPr>
          <w:p w14:paraId="4CCAE533" w14:textId="77777777" w:rsidR="00AC235F" w:rsidRPr="00AC235F" w:rsidRDefault="00AC235F" w:rsidP="00AC235F">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2020</w:t>
            </w:r>
          </w:p>
        </w:tc>
        <w:tc>
          <w:tcPr>
            <w:tcW w:w="817" w:type="pct"/>
            <w:noWrap/>
            <w:hideMark/>
          </w:tcPr>
          <w:p w14:paraId="538F8574" w14:textId="77777777" w:rsidR="00AC235F" w:rsidRPr="00AC235F" w:rsidRDefault="00AC235F" w:rsidP="00AC235F">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£36.92</w:t>
            </w:r>
          </w:p>
        </w:tc>
      </w:tr>
      <w:tr w:rsidR="00AC235F" w:rsidRPr="00AC235F" w14:paraId="599A508A" w14:textId="77777777" w:rsidTr="00AC235F">
        <w:trPr>
          <w:trHeight w:val="300"/>
        </w:trPr>
        <w:tc>
          <w:tcPr>
            <w:cnfStyle w:val="001000000000" w:firstRow="0" w:lastRow="0" w:firstColumn="1" w:lastColumn="0" w:oddVBand="0" w:evenVBand="0" w:oddHBand="0" w:evenHBand="0" w:firstRowFirstColumn="0" w:firstRowLastColumn="0" w:lastRowFirstColumn="0" w:lastRowLastColumn="0"/>
            <w:tcW w:w="2705" w:type="pct"/>
            <w:noWrap/>
            <w:hideMark/>
          </w:tcPr>
          <w:p w14:paraId="40822BD1" w14:textId="77777777" w:rsidR="00AC235F" w:rsidRPr="00AC235F" w:rsidRDefault="00AC235F" w:rsidP="004E3937">
            <w:pPr>
              <w:spacing w:line="240" w:lineRule="auto"/>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blood test</w:t>
            </w:r>
          </w:p>
        </w:tc>
        <w:tc>
          <w:tcPr>
            <w:tcW w:w="1094" w:type="pct"/>
            <w:noWrap/>
            <w:hideMark/>
          </w:tcPr>
          <w:p w14:paraId="5CD7D2B5" w14:textId="77777777" w:rsidR="00AC235F" w:rsidRPr="00AC235F" w:rsidRDefault="00AC235F" w:rsidP="00AC235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£3.42</w:t>
            </w:r>
          </w:p>
        </w:tc>
        <w:tc>
          <w:tcPr>
            <w:tcW w:w="384" w:type="pct"/>
            <w:noWrap/>
            <w:hideMark/>
          </w:tcPr>
          <w:p w14:paraId="5EBB452A" w14:textId="77777777" w:rsidR="00AC235F" w:rsidRPr="00AC235F" w:rsidRDefault="00AC235F" w:rsidP="00AC235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2022</w:t>
            </w:r>
          </w:p>
        </w:tc>
        <w:tc>
          <w:tcPr>
            <w:tcW w:w="817" w:type="pct"/>
            <w:noWrap/>
            <w:hideMark/>
          </w:tcPr>
          <w:p w14:paraId="182EE1D4" w14:textId="77777777" w:rsidR="00AC235F" w:rsidRPr="00AC235F" w:rsidRDefault="00AC235F" w:rsidP="00AC235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£3.42</w:t>
            </w:r>
          </w:p>
        </w:tc>
      </w:tr>
      <w:tr w:rsidR="00AC235F" w:rsidRPr="00AC235F" w14:paraId="10334BFD" w14:textId="77777777" w:rsidTr="00AC235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5" w:type="pct"/>
            <w:noWrap/>
            <w:hideMark/>
          </w:tcPr>
          <w:p w14:paraId="1010A5C3" w14:textId="136245BB" w:rsidR="00AC235F" w:rsidRPr="00AC235F" w:rsidRDefault="00AC235F" w:rsidP="004E3937">
            <w:pPr>
              <w:spacing w:line="240" w:lineRule="auto"/>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 xml:space="preserve">dipstick </w:t>
            </w:r>
            <w:r>
              <w:rPr>
                <w:rFonts w:asciiTheme="majorBidi" w:eastAsia="Times New Roman" w:hAnsiTheme="majorBidi" w:cstheme="majorBidi"/>
                <w:color w:val="000000"/>
                <w:sz w:val="20"/>
                <w:szCs w:val="20"/>
                <w:lang w:eastAsia="en-GB"/>
              </w:rPr>
              <w:t>(both diagnostic and screening)</w:t>
            </w:r>
          </w:p>
        </w:tc>
        <w:tc>
          <w:tcPr>
            <w:tcW w:w="1094" w:type="pct"/>
            <w:noWrap/>
            <w:hideMark/>
          </w:tcPr>
          <w:p w14:paraId="69B3E555" w14:textId="77777777" w:rsidR="00AC235F" w:rsidRPr="00AC235F" w:rsidRDefault="00AC235F" w:rsidP="00AC235F">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£3.85</w:t>
            </w:r>
          </w:p>
        </w:tc>
        <w:tc>
          <w:tcPr>
            <w:tcW w:w="384" w:type="pct"/>
            <w:noWrap/>
            <w:hideMark/>
          </w:tcPr>
          <w:p w14:paraId="3571D043" w14:textId="77777777" w:rsidR="00AC235F" w:rsidRPr="00AC235F" w:rsidRDefault="00AC235F" w:rsidP="00AC235F">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2015</w:t>
            </w:r>
          </w:p>
        </w:tc>
        <w:tc>
          <w:tcPr>
            <w:tcW w:w="817" w:type="pct"/>
            <w:noWrap/>
            <w:hideMark/>
          </w:tcPr>
          <w:p w14:paraId="7A11994E" w14:textId="77777777" w:rsidR="00AC235F" w:rsidRPr="00AC235F" w:rsidRDefault="00AC235F" w:rsidP="00AC235F">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£3.86</w:t>
            </w:r>
          </w:p>
        </w:tc>
      </w:tr>
      <w:tr w:rsidR="00AC235F" w:rsidRPr="00AC235F" w14:paraId="30C0FE88" w14:textId="77777777" w:rsidTr="00AC235F">
        <w:trPr>
          <w:trHeight w:val="300"/>
        </w:trPr>
        <w:tc>
          <w:tcPr>
            <w:cnfStyle w:val="001000000000" w:firstRow="0" w:lastRow="0" w:firstColumn="1" w:lastColumn="0" w:oddVBand="0" w:evenVBand="0" w:oddHBand="0" w:evenHBand="0" w:firstRowFirstColumn="0" w:firstRowLastColumn="0" w:lastRowFirstColumn="0" w:lastRowLastColumn="0"/>
            <w:tcW w:w="2705" w:type="pct"/>
            <w:noWrap/>
            <w:hideMark/>
          </w:tcPr>
          <w:p w14:paraId="1AF6DCB0" w14:textId="77777777" w:rsidR="00AC235F" w:rsidRPr="00AC235F" w:rsidRDefault="00AC235F" w:rsidP="004E3937">
            <w:pPr>
              <w:spacing w:line="240" w:lineRule="auto"/>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US</w:t>
            </w:r>
          </w:p>
        </w:tc>
        <w:tc>
          <w:tcPr>
            <w:tcW w:w="1094" w:type="pct"/>
            <w:noWrap/>
            <w:hideMark/>
          </w:tcPr>
          <w:p w14:paraId="0B7D131F" w14:textId="35D21FD4" w:rsidR="00AC235F" w:rsidRPr="00AC235F" w:rsidRDefault="00AC235F" w:rsidP="00AC235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hAnsiTheme="majorBidi" w:cstheme="majorBidi"/>
                <w:color w:val="000000"/>
                <w:sz w:val="20"/>
                <w:szCs w:val="20"/>
              </w:rPr>
              <w:t>£</w:t>
            </w:r>
            <w:r w:rsidRPr="00AC235F">
              <w:rPr>
                <w:rFonts w:asciiTheme="majorBidi" w:eastAsia="Times New Roman" w:hAnsiTheme="majorBidi" w:cstheme="majorBidi"/>
                <w:color w:val="000000"/>
                <w:sz w:val="20"/>
                <w:szCs w:val="20"/>
                <w:lang w:eastAsia="en-GB"/>
              </w:rPr>
              <w:t>79.58</w:t>
            </w:r>
          </w:p>
        </w:tc>
        <w:tc>
          <w:tcPr>
            <w:tcW w:w="384" w:type="pct"/>
            <w:noWrap/>
            <w:hideMark/>
          </w:tcPr>
          <w:p w14:paraId="5853552A" w14:textId="77777777" w:rsidR="00AC235F" w:rsidRPr="00AC235F" w:rsidRDefault="00AC235F" w:rsidP="00AC235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2020</w:t>
            </w:r>
          </w:p>
        </w:tc>
        <w:tc>
          <w:tcPr>
            <w:tcW w:w="817" w:type="pct"/>
            <w:noWrap/>
            <w:hideMark/>
          </w:tcPr>
          <w:p w14:paraId="2DA1BC49" w14:textId="77777777" w:rsidR="00AC235F" w:rsidRPr="00AC235F" w:rsidRDefault="00AC235F" w:rsidP="00AC235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£89.04</w:t>
            </w:r>
          </w:p>
        </w:tc>
      </w:tr>
      <w:tr w:rsidR="00AC235F" w:rsidRPr="00AC235F" w14:paraId="080C718E" w14:textId="77777777" w:rsidTr="00AC235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5" w:type="pct"/>
            <w:noWrap/>
          </w:tcPr>
          <w:p w14:paraId="094A5204" w14:textId="77777777" w:rsidR="00AC235F" w:rsidRPr="00AC235F" w:rsidRDefault="00AC235F" w:rsidP="00193514">
            <w:pPr>
              <w:spacing w:line="240" w:lineRule="auto"/>
              <w:rPr>
                <w:rFonts w:asciiTheme="majorBidi" w:hAnsiTheme="majorBidi" w:cstheme="majorBidi"/>
                <w:color w:val="000000"/>
                <w:sz w:val="20"/>
                <w:szCs w:val="20"/>
              </w:rPr>
            </w:pPr>
            <w:r w:rsidRPr="00AC235F">
              <w:rPr>
                <w:rFonts w:asciiTheme="majorBidi" w:hAnsiTheme="majorBidi" w:cstheme="majorBidi"/>
                <w:color w:val="000000"/>
                <w:sz w:val="20"/>
                <w:szCs w:val="20"/>
              </w:rPr>
              <w:t>Diagnostic Flexible Cystoscopy, 19 years and over</w:t>
            </w:r>
          </w:p>
          <w:p w14:paraId="0F367B4D" w14:textId="77777777" w:rsidR="00AC235F" w:rsidRPr="00AC235F" w:rsidRDefault="00AC235F" w:rsidP="00193514">
            <w:pPr>
              <w:spacing w:line="240" w:lineRule="auto"/>
              <w:rPr>
                <w:rFonts w:asciiTheme="majorBidi" w:eastAsia="Times New Roman" w:hAnsiTheme="majorBidi" w:cstheme="majorBidi"/>
                <w:color w:val="000000"/>
                <w:sz w:val="20"/>
                <w:szCs w:val="20"/>
                <w:lang w:eastAsia="en-GB"/>
              </w:rPr>
            </w:pPr>
          </w:p>
        </w:tc>
        <w:tc>
          <w:tcPr>
            <w:tcW w:w="1094" w:type="pct"/>
            <w:noWrap/>
          </w:tcPr>
          <w:p w14:paraId="3824F36B" w14:textId="2B88E7C4" w:rsidR="00AC235F" w:rsidRPr="00AC235F" w:rsidRDefault="00AC235F" w:rsidP="00AC235F">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hAnsiTheme="majorBidi" w:cstheme="majorBidi"/>
                <w:color w:val="000000"/>
                <w:sz w:val="20"/>
                <w:szCs w:val="20"/>
              </w:rPr>
              <w:t>£</w:t>
            </w:r>
            <w:r w:rsidRPr="00AC235F">
              <w:rPr>
                <w:rFonts w:asciiTheme="majorBidi" w:eastAsia="Times New Roman" w:hAnsiTheme="majorBidi" w:cstheme="majorBidi"/>
                <w:color w:val="000000"/>
                <w:sz w:val="20"/>
                <w:szCs w:val="20"/>
                <w:lang w:eastAsia="en-GB"/>
              </w:rPr>
              <w:t>358.00</w:t>
            </w:r>
          </w:p>
        </w:tc>
        <w:tc>
          <w:tcPr>
            <w:tcW w:w="384" w:type="pct"/>
            <w:noWrap/>
          </w:tcPr>
          <w:p w14:paraId="7C9B1D6B" w14:textId="0669C02E" w:rsidR="00AC235F" w:rsidRPr="00AC235F" w:rsidRDefault="00AC235F" w:rsidP="00AC235F">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2020</w:t>
            </w:r>
          </w:p>
        </w:tc>
        <w:tc>
          <w:tcPr>
            <w:tcW w:w="817" w:type="pct"/>
            <w:noWrap/>
          </w:tcPr>
          <w:p w14:paraId="49EF9AA4" w14:textId="4EE2E671" w:rsidR="00AC235F" w:rsidRPr="00AC235F" w:rsidRDefault="00AC235F" w:rsidP="00AC235F">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£401</w:t>
            </w:r>
            <w:r>
              <w:rPr>
                <w:rFonts w:asciiTheme="majorBidi" w:eastAsia="Times New Roman" w:hAnsiTheme="majorBidi" w:cstheme="majorBidi"/>
                <w:color w:val="000000"/>
                <w:sz w:val="20"/>
                <w:szCs w:val="20"/>
                <w:lang w:eastAsia="en-GB"/>
              </w:rPr>
              <w:t>.00</w:t>
            </w:r>
          </w:p>
        </w:tc>
      </w:tr>
      <w:tr w:rsidR="00AC235F" w:rsidRPr="00AC235F" w14:paraId="27A68CC4" w14:textId="77777777" w:rsidTr="00AC235F">
        <w:trPr>
          <w:trHeight w:val="300"/>
        </w:trPr>
        <w:tc>
          <w:tcPr>
            <w:cnfStyle w:val="001000000000" w:firstRow="0" w:lastRow="0" w:firstColumn="1" w:lastColumn="0" w:oddVBand="0" w:evenVBand="0" w:oddHBand="0" w:evenHBand="0" w:firstRowFirstColumn="0" w:firstRowLastColumn="0" w:lastRowFirstColumn="0" w:lastRowLastColumn="0"/>
            <w:tcW w:w="2705" w:type="pct"/>
            <w:noWrap/>
          </w:tcPr>
          <w:p w14:paraId="0FFDE778" w14:textId="03E06A04" w:rsidR="00AC235F" w:rsidRPr="00AC235F" w:rsidRDefault="00AC235F" w:rsidP="00193514">
            <w:pPr>
              <w:spacing w:line="240" w:lineRule="auto"/>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Clinical oncology service</w:t>
            </w:r>
          </w:p>
        </w:tc>
        <w:tc>
          <w:tcPr>
            <w:tcW w:w="1094" w:type="pct"/>
            <w:noWrap/>
          </w:tcPr>
          <w:p w14:paraId="3A32041C" w14:textId="591BC66E" w:rsidR="00AC235F" w:rsidRPr="00AC235F" w:rsidRDefault="00AC235F" w:rsidP="00AC235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C235F">
              <w:rPr>
                <w:rFonts w:asciiTheme="majorBidi" w:hAnsiTheme="majorBidi" w:cstheme="majorBidi"/>
                <w:color w:val="000000"/>
                <w:sz w:val="20"/>
                <w:szCs w:val="20"/>
              </w:rPr>
              <w:t>£134.00</w:t>
            </w:r>
          </w:p>
          <w:p w14:paraId="1AA599FF" w14:textId="7552F68D" w:rsidR="00AC235F" w:rsidRPr="00AC235F" w:rsidRDefault="00AC235F" w:rsidP="00AC235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eastAsia="en-GB"/>
              </w:rPr>
            </w:pPr>
          </w:p>
        </w:tc>
        <w:tc>
          <w:tcPr>
            <w:tcW w:w="384" w:type="pct"/>
            <w:noWrap/>
          </w:tcPr>
          <w:p w14:paraId="5E119657" w14:textId="13FE3467" w:rsidR="00AC235F" w:rsidRPr="00AC235F" w:rsidRDefault="00AC235F" w:rsidP="00AC235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2022</w:t>
            </w:r>
          </w:p>
        </w:tc>
        <w:tc>
          <w:tcPr>
            <w:tcW w:w="817" w:type="pct"/>
            <w:noWrap/>
          </w:tcPr>
          <w:p w14:paraId="13579C90" w14:textId="19984F91" w:rsidR="00AC235F" w:rsidRPr="00AC235F" w:rsidRDefault="00AC235F" w:rsidP="00AC235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C235F">
              <w:rPr>
                <w:rFonts w:asciiTheme="majorBidi" w:hAnsiTheme="majorBidi" w:cstheme="majorBidi"/>
                <w:color w:val="000000"/>
                <w:sz w:val="20"/>
                <w:szCs w:val="20"/>
              </w:rPr>
              <w:t>£134.00</w:t>
            </w:r>
          </w:p>
          <w:p w14:paraId="77237E05" w14:textId="49F88847" w:rsidR="00AC235F" w:rsidRPr="00AC235F" w:rsidRDefault="00AC235F" w:rsidP="00AC235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eastAsia="en-GB"/>
              </w:rPr>
            </w:pPr>
          </w:p>
        </w:tc>
      </w:tr>
      <w:tr w:rsidR="00AC235F" w:rsidRPr="00AC235F" w14:paraId="39B419F0" w14:textId="77777777" w:rsidTr="00AC235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5" w:type="pct"/>
            <w:shd w:val="clear" w:color="auto" w:fill="D0CECE" w:themeFill="background2" w:themeFillShade="E6"/>
            <w:noWrap/>
          </w:tcPr>
          <w:p w14:paraId="0380E080" w14:textId="29BEBE9F" w:rsidR="00AC235F" w:rsidRPr="00AC235F" w:rsidRDefault="00AC235F" w:rsidP="00193514">
            <w:pPr>
              <w:spacing w:line="240" w:lineRule="auto"/>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 xml:space="preserve">Average diagnostic costs for symptomatic patients </w:t>
            </w:r>
          </w:p>
        </w:tc>
        <w:tc>
          <w:tcPr>
            <w:tcW w:w="1094" w:type="pct"/>
            <w:shd w:val="clear" w:color="auto" w:fill="D0CECE" w:themeFill="background2" w:themeFillShade="E6"/>
            <w:noWrap/>
          </w:tcPr>
          <w:p w14:paraId="023148A6" w14:textId="77777777" w:rsidR="00AC235F" w:rsidRPr="00AC235F" w:rsidRDefault="00AC235F" w:rsidP="00193514">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0"/>
                <w:szCs w:val="20"/>
              </w:rPr>
            </w:pPr>
          </w:p>
        </w:tc>
        <w:tc>
          <w:tcPr>
            <w:tcW w:w="384" w:type="pct"/>
            <w:shd w:val="clear" w:color="auto" w:fill="D0CECE" w:themeFill="background2" w:themeFillShade="E6"/>
            <w:noWrap/>
          </w:tcPr>
          <w:p w14:paraId="37BCB9FC" w14:textId="77777777" w:rsidR="00AC235F" w:rsidRPr="00AC235F" w:rsidRDefault="00AC235F" w:rsidP="0019351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sz w:val="20"/>
                <w:szCs w:val="20"/>
                <w:lang w:eastAsia="en-GB"/>
              </w:rPr>
            </w:pPr>
          </w:p>
        </w:tc>
        <w:tc>
          <w:tcPr>
            <w:tcW w:w="817" w:type="pct"/>
            <w:shd w:val="clear" w:color="auto" w:fill="D0CECE" w:themeFill="background2" w:themeFillShade="E6"/>
            <w:noWrap/>
          </w:tcPr>
          <w:p w14:paraId="1B44CE89" w14:textId="154D7775" w:rsidR="00AC235F" w:rsidRPr="00AC235F" w:rsidRDefault="00AC235F" w:rsidP="00AC235F">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0"/>
                <w:szCs w:val="20"/>
              </w:rPr>
            </w:pPr>
            <w:r w:rsidRPr="00AC235F">
              <w:rPr>
                <w:rFonts w:asciiTheme="majorBidi" w:hAnsiTheme="majorBidi" w:cstheme="majorBidi"/>
                <w:b/>
                <w:bCs/>
                <w:color w:val="000000"/>
                <w:sz w:val="20"/>
                <w:szCs w:val="20"/>
              </w:rPr>
              <w:t>£610.58</w:t>
            </w:r>
          </w:p>
        </w:tc>
      </w:tr>
      <w:tr w:rsidR="00AC235F" w:rsidRPr="00AC235F" w14:paraId="1EE8E743" w14:textId="77777777" w:rsidTr="00AC235F">
        <w:trPr>
          <w:trHeight w:val="300"/>
        </w:trPr>
        <w:tc>
          <w:tcPr>
            <w:cnfStyle w:val="001000000000" w:firstRow="0" w:lastRow="0" w:firstColumn="1" w:lastColumn="0" w:oddVBand="0" w:evenVBand="0" w:oddHBand="0" w:evenHBand="0" w:firstRowFirstColumn="0" w:firstRowLastColumn="0" w:lastRowFirstColumn="0" w:lastRowLastColumn="0"/>
            <w:tcW w:w="2705" w:type="pct"/>
            <w:shd w:val="clear" w:color="auto" w:fill="D0CECE" w:themeFill="background2" w:themeFillShade="E6"/>
            <w:noWrap/>
          </w:tcPr>
          <w:p w14:paraId="0B8DF952" w14:textId="797F29D5" w:rsidR="00AC235F" w:rsidRPr="00AC235F" w:rsidRDefault="00AC235F" w:rsidP="00193514">
            <w:pPr>
              <w:spacing w:line="240" w:lineRule="auto"/>
              <w:rPr>
                <w:rFonts w:asciiTheme="majorBidi" w:eastAsia="Times New Roman" w:hAnsiTheme="majorBidi" w:cstheme="majorBidi"/>
                <w:color w:val="000000"/>
                <w:sz w:val="20"/>
                <w:szCs w:val="20"/>
                <w:lang w:eastAsia="en-GB"/>
              </w:rPr>
            </w:pPr>
            <w:r w:rsidRPr="00AC235F">
              <w:rPr>
                <w:rFonts w:asciiTheme="majorBidi" w:eastAsia="Times New Roman" w:hAnsiTheme="majorBidi" w:cstheme="majorBidi"/>
                <w:color w:val="000000"/>
                <w:sz w:val="20"/>
                <w:szCs w:val="20"/>
                <w:lang w:eastAsia="en-GB"/>
              </w:rPr>
              <w:t>Average diagnostic costs for screen-detected cases</w:t>
            </w:r>
          </w:p>
        </w:tc>
        <w:tc>
          <w:tcPr>
            <w:tcW w:w="1094" w:type="pct"/>
            <w:shd w:val="clear" w:color="auto" w:fill="D0CECE" w:themeFill="background2" w:themeFillShade="E6"/>
            <w:noWrap/>
          </w:tcPr>
          <w:p w14:paraId="60A263A7" w14:textId="77777777" w:rsidR="00AC235F" w:rsidRPr="00AC235F" w:rsidRDefault="00AC235F" w:rsidP="00193514">
            <w:pPr>
              <w:spacing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384" w:type="pct"/>
            <w:shd w:val="clear" w:color="auto" w:fill="D0CECE" w:themeFill="background2" w:themeFillShade="E6"/>
            <w:noWrap/>
          </w:tcPr>
          <w:p w14:paraId="50D5E598" w14:textId="77777777" w:rsidR="00AC235F" w:rsidRPr="00AC235F" w:rsidRDefault="00AC235F" w:rsidP="0019351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eastAsia="en-GB"/>
              </w:rPr>
            </w:pPr>
          </w:p>
        </w:tc>
        <w:tc>
          <w:tcPr>
            <w:tcW w:w="817" w:type="pct"/>
            <w:shd w:val="clear" w:color="auto" w:fill="D0CECE" w:themeFill="background2" w:themeFillShade="E6"/>
            <w:noWrap/>
          </w:tcPr>
          <w:p w14:paraId="7D897F63" w14:textId="7F551BCD" w:rsidR="00AC235F" w:rsidRPr="00AC235F" w:rsidRDefault="00AC235F" w:rsidP="00AC235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C235F">
              <w:rPr>
                <w:rFonts w:asciiTheme="majorBidi" w:hAnsiTheme="majorBidi" w:cstheme="majorBidi"/>
                <w:color w:val="000000"/>
                <w:sz w:val="20"/>
                <w:szCs w:val="20"/>
              </w:rPr>
              <w:t>£584.89</w:t>
            </w:r>
          </w:p>
        </w:tc>
      </w:tr>
    </w:tbl>
    <w:p w14:paraId="4BD77EC9" w14:textId="3170BB39" w:rsidR="003557A7" w:rsidRDefault="003557A7" w:rsidP="003557A7">
      <w:pPr>
        <w:shd w:val="clear" w:color="auto" w:fill="FFFFFF"/>
        <w:spacing w:line="360" w:lineRule="atLeast"/>
        <w:textAlignment w:val="baseline"/>
        <w:rPr>
          <w:rFonts w:ascii="Lato" w:hAnsi="Lato"/>
          <w:color w:val="0E0E0E"/>
          <w:sz w:val="21"/>
          <w:szCs w:val="21"/>
        </w:rPr>
      </w:pPr>
    </w:p>
    <w:p w14:paraId="1F84A83F" w14:textId="26E04038" w:rsidR="00BE2799" w:rsidRPr="00C46043" w:rsidRDefault="00BE2799" w:rsidP="00BE2799">
      <w:pPr>
        <w:pStyle w:val="Heading2"/>
      </w:pPr>
      <w:bookmarkStart w:id="199" w:name="_Toc3448256"/>
      <w:bookmarkStart w:id="200" w:name="_Toc4075592"/>
      <w:bookmarkStart w:id="201" w:name="_Toc8807509"/>
      <w:bookmarkStart w:id="202" w:name="_Toc10471912"/>
      <w:bookmarkStart w:id="203" w:name="_Toc15393597"/>
      <w:bookmarkStart w:id="204" w:name="_Toc25828528"/>
      <w:bookmarkStart w:id="205" w:name="_Toc108616609"/>
      <w:r w:rsidRPr="00C46043">
        <w:t xml:space="preserve">BC Treatment </w:t>
      </w:r>
      <w:r w:rsidR="00997B51">
        <w:t>and surveillance c</w:t>
      </w:r>
      <w:r w:rsidRPr="00C46043">
        <w:t>osts</w:t>
      </w:r>
      <w:bookmarkEnd w:id="199"/>
      <w:bookmarkEnd w:id="200"/>
      <w:bookmarkEnd w:id="201"/>
      <w:bookmarkEnd w:id="202"/>
      <w:bookmarkEnd w:id="203"/>
      <w:bookmarkEnd w:id="204"/>
      <w:bookmarkEnd w:id="205"/>
    </w:p>
    <w:p w14:paraId="21B4B26E" w14:textId="5CDF78BD" w:rsidR="00316070" w:rsidRDefault="002808F9" w:rsidP="002808F9">
      <w:r w:rsidRPr="00C46043">
        <w:t>Cox</w:t>
      </w:r>
      <w:r w:rsidR="00C30036" w:rsidRPr="00C46043">
        <w:t xml:space="preserve"> et al (2020) reported annual costs for </w:t>
      </w:r>
      <w:r w:rsidR="00C30036" w:rsidRPr="00AC235F">
        <w:t>NMBC</w:t>
      </w:r>
      <w:r w:rsidR="00755781">
        <w:t xml:space="preserve"> during the first three years after diagnosis</w:t>
      </w:r>
      <w:r w:rsidR="00316070">
        <w:t xml:space="preserve"> and the regression coefficients </w:t>
      </w:r>
      <w:r w:rsidR="00EE66F7">
        <w:t>(with gamma distribution used for costs calculation). We included smoking status, year since diagnosis and the stage as significant coefficients</w:t>
      </w:r>
      <w:r w:rsidR="00047629">
        <w:t xml:space="preserve"> to estimate the cost for </w:t>
      </w:r>
      <w:proofErr w:type="gramStart"/>
      <w:r w:rsidR="00047629">
        <w:t>each individual</w:t>
      </w:r>
      <w:proofErr w:type="gramEnd"/>
      <w:r w:rsidR="00047629">
        <w:t xml:space="preserve"> based on year since diagnosis, smoking status and stage (Table 14)</w:t>
      </w:r>
      <w:r w:rsidR="00EE66F7">
        <w:t xml:space="preserve">. </w:t>
      </w:r>
      <w:r w:rsidR="00047629">
        <w:t xml:space="preserve">The assumptions on how the costs by stage were retrieved from the costs by grade are reported in the Table 14. </w:t>
      </w:r>
    </w:p>
    <w:p w14:paraId="0427C913" w14:textId="7D78457A" w:rsidR="00047629" w:rsidRDefault="00047629" w:rsidP="00047629">
      <w:pPr>
        <w:pStyle w:val="Heading4"/>
      </w:pPr>
      <w:r>
        <w:t>Table 14</w:t>
      </w:r>
      <w:commentRangeStart w:id="206"/>
      <w:r>
        <w:t xml:space="preserve">: Costs regression analysis reported by </w:t>
      </w:r>
      <w:r w:rsidRPr="00C46043">
        <w:t>Cox et al (2020)</w:t>
      </w:r>
      <w:r>
        <w:t xml:space="preserve"> (not inflated)</w:t>
      </w:r>
      <w:commentRangeEnd w:id="206"/>
      <w:r w:rsidR="00AE6C7B">
        <w:rPr>
          <w:rStyle w:val="CommentReference"/>
          <w:rFonts w:asciiTheme="minorHAnsi" w:eastAsiaTheme="minorEastAsia" w:hAnsiTheme="minorHAnsi" w:cstheme="minorBidi"/>
          <w:i w:val="0"/>
          <w:iCs w:val="0"/>
        </w:rPr>
        <w:commentReference w:id="206"/>
      </w:r>
    </w:p>
    <w:tbl>
      <w:tblPr>
        <w:tblStyle w:val="PlainTable2"/>
        <w:tblW w:w="5000" w:type="pct"/>
        <w:tblLook w:val="04A0" w:firstRow="1" w:lastRow="0" w:firstColumn="1" w:lastColumn="0" w:noHBand="0" w:noVBand="1"/>
      </w:tblPr>
      <w:tblGrid>
        <w:gridCol w:w="3159"/>
        <w:gridCol w:w="1767"/>
        <w:gridCol w:w="1520"/>
        <w:gridCol w:w="1372"/>
        <w:gridCol w:w="1208"/>
      </w:tblGrid>
      <w:tr w:rsidR="00EE66F7" w:rsidRPr="00047629" w14:paraId="67F40433" w14:textId="77777777" w:rsidTr="00EE66F7">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750" w:type="pct"/>
          </w:tcPr>
          <w:p w14:paraId="6034C2DE" w14:textId="0236DEF0" w:rsidR="00EE66F7" w:rsidRPr="00047629" w:rsidRDefault="00EE66F7" w:rsidP="00047629">
            <w:pPr>
              <w:spacing w:line="240" w:lineRule="auto"/>
              <w:rPr>
                <w:rFonts w:ascii="Times New Roman" w:hAnsi="Times New Roman" w:cs="Times New Roman"/>
                <w:sz w:val="20"/>
                <w:szCs w:val="20"/>
              </w:rPr>
            </w:pPr>
            <w:r w:rsidRPr="00047629">
              <w:rPr>
                <w:rFonts w:ascii="Times New Roman" w:hAnsi="Times New Roman" w:cs="Times New Roman"/>
                <w:color w:val="2E2E2E"/>
                <w:sz w:val="20"/>
                <w:szCs w:val="20"/>
              </w:rPr>
              <w:t>Total Costs</w:t>
            </w:r>
          </w:p>
        </w:tc>
        <w:tc>
          <w:tcPr>
            <w:tcW w:w="979" w:type="pct"/>
            <w:noWrap/>
          </w:tcPr>
          <w:p w14:paraId="6324A453" w14:textId="780C9A13" w:rsidR="00EE66F7" w:rsidRPr="00047629" w:rsidRDefault="00EE66F7" w:rsidP="00047629">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Use in the model</w:t>
            </w:r>
          </w:p>
        </w:tc>
        <w:tc>
          <w:tcPr>
            <w:tcW w:w="842" w:type="pct"/>
          </w:tcPr>
          <w:p w14:paraId="0FC0F0A7" w14:textId="3901325F" w:rsidR="00EE66F7" w:rsidRPr="00047629" w:rsidRDefault="00EE66F7" w:rsidP="00047629">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color w:val="2E2E2E"/>
                <w:sz w:val="20"/>
                <w:szCs w:val="20"/>
              </w:rPr>
              <w:t>Coefficient</w:t>
            </w:r>
          </w:p>
        </w:tc>
        <w:tc>
          <w:tcPr>
            <w:tcW w:w="760" w:type="pct"/>
          </w:tcPr>
          <w:p w14:paraId="77DCEABD" w14:textId="7DF62BAB" w:rsidR="00EE66F7" w:rsidRPr="00047629" w:rsidRDefault="00EE66F7" w:rsidP="00047629">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color w:val="2E2E2E"/>
                <w:sz w:val="20"/>
                <w:szCs w:val="20"/>
              </w:rPr>
              <w:t>SE</w:t>
            </w:r>
          </w:p>
        </w:tc>
        <w:tc>
          <w:tcPr>
            <w:tcW w:w="670" w:type="pct"/>
          </w:tcPr>
          <w:p w14:paraId="71265E13" w14:textId="6AEB5BDD" w:rsidR="00EE66F7" w:rsidRPr="00047629" w:rsidRDefault="00EE66F7" w:rsidP="00047629">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color w:val="2E2E2E"/>
                <w:sz w:val="20"/>
                <w:szCs w:val="20"/>
              </w:rPr>
              <w:t>z</w:t>
            </w:r>
          </w:p>
        </w:tc>
      </w:tr>
      <w:tr w:rsidR="00EE66F7" w:rsidRPr="00047629" w14:paraId="2FCFEC4B" w14:textId="77777777" w:rsidTr="00EE66F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750" w:type="pct"/>
            <w:hideMark/>
          </w:tcPr>
          <w:p w14:paraId="08BDF684" w14:textId="77777777" w:rsidR="00316070" w:rsidRPr="00047629" w:rsidRDefault="00316070" w:rsidP="00047629">
            <w:pPr>
              <w:spacing w:line="240" w:lineRule="auto"/>
              <w:rPr>
                <w:rFonts w:ascii="Times New Roman" w:hAnsi="Times New Roman" w:cs="Times New Roman"/>
                <w:sz w:val="20"/>
                <w:szCs w:val="20"/>
              </w:rPr>
            </w:pPr>
            <w:r w:rsidRPr="00047629">
              <w:rPr>
                <w:rFonts w:ascii="Times New Roman" w:hAnsi="Times New Roman" w:cs="Times New Roman"/>
                <w:sz w:val="20"/>
                <w:szCs w:val="20"/>
              </w:rPr>
              <w:t>Constant</w:t>
            </w:r>
          </w:p>
        </w:tc>
        <w:tc>
          <w:tcPr>
            <w:tcW w:w="979" w:type="pct"/>
            <w:noWrap/>
            <w:hideMark/>
          </w:tcPr>
          <w:p w14:paraId="7AA6E437"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p>
        </w:tc>
        <w:tc>
          <w:tcPr>
            <w:tcW w:w="842" w:type="pct"/>
            <w:hideMark/>
          </w:tcPr>
          <w:p w14:paraId="6F8E1002"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2348.8</w:t>
            </w:r>
          </w:p>
        </w:tc>
        <w:tc>
          <w:tcPr>
            <w:tcW w:w="760" w:type="pct"/>
            <w:hideMark/>
          </w:tcPr>
          <w:p w14:paraId="38090AA6" w14:textId="56A15E7D"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305.</w:t>
            </w:r>
            <w:r w:rsidR="0047407A">
              <w:rPr>
                <w:rFonts w:ascii="Times New Roman" w:hAnsi="Times New Roman" w:cs="Times New Roman"/>
                <w:sz w:val="20"/>
                <w:szCs w:val="20"/>
              </w:rPr>
              <w:t>1</w:t>
            </w:r>
          </w:p>
        </w:tc>
        <w:tc>
          <w:tcPr>
            <w:tcW w:w="670" w:type="pct"/>
            <w:hideMark/>
          </w:tcPr>
          <w:p w14:paraId="4DEA47C3" w14:textId="4306D44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7.7</w:t>
            </w:r>
            <w:r w:rsidR="0047407A">
              <w:rPr>
                <w:rFonts w:ascii="Times New Roman" w:hAnsi="Times New Roman" w:cs="Times New Roman"/>
                <w:sz w:val="20"/>
                <w:szCs w:val="20"/>
              </w:rPr>
              <w:t>0</w:t>
            </w:r>
          </w:p>
        </w:tc>
      </w:tr>
      <w:tr w:rsidR="00EE66F7" w:rsidRPr="00047629" w14:paraId="4F716C5B" w14:textId="77777777" w:rsidTr="00EE66F7">
        <w:trPr>
          <w:trHeight w:val="645"/>
        </w:trPr>
        <w:tc>
          <w:tcPr>
            <w:cnfStyle w:val="001000000000" w:firstRow="0" w:lastRow="0" w:firstColumn="1" w:lastColumn="0" w:oddVBand="0" w:evenVBand="0" w:oddHBand="0" w:evenHBand="0" w:firstRowFirstColumn="0" w:firstRowLastColumn="0" w:lastRowFirstColumn="0" w:lastRowLastColumn="0"/>
            <w:tcW w:w="1750" w:type="pct"/>
            <w:hideMark/>
          </w:tcPr>
          <w:p w14:paraId="56A8B4AA" w14:textId="77777777" w:rsidR="00316070" w:rsidRPr="00047629" w:rsidRDefault="00316070" w:rsidP="00047629">
            <w:pPr>
              <w:spacing w:line="240" w:lineRule="auto"/>
              <w:rPr>
                <w:rFonts w:ascii="Times New Roman" w:hAnsi="Times New Roman" w:cs="Times New Roman"/>
                <w:sz w:val="20"/>
                <w:szCs w:val="20"/>
              </w:rPr>
            </w:pPr>
            <w:r w:rsidRPr="00047629">
              <w:rPr>
                <w:rFonts w:ascii="Times New Roman" w:hAnsi="Times New Roman" w:cs="Times New Roman"/>
                <w:sz w:val="20"/>
                <w:szCs w:val="20"/>
              </w:rPr>
              <w:t> Previous smoke</w:t>
            </w:r>
          </w:p>
        </w:tc>
        <w:tc>
          <w:tcPr>
            <w:tcW w:w="979" w:type="pct"/>
            <w:noWrap/>
            <w:hideMark/>
          </w:tcPr>
          <w:p w14:paraId="2127B92C"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tc>
        <w:tc>
          <w:tcPr>
            <w:tcW w:w="842" w:type="pct"/>
            <w:hideMark/>
          </w:tcPr>
          <w:p w14:paraId="0BF7978B" w14:textId="3F91093F"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−57.2</w:t>
            </w:r>
          </w:p>
        </w:tc>
        <w:tc>
          <w:tcPr>
            <w:tcW w:w="760" w:type="pct"/>
            <w:hideMark/>
          </w:tcPr>
          <w:p w14:paraId="347D58B5" w14:textId="3C3E3473"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97.</w:t>
            </w:r>
            <w:r w:rsidR="0047407A">
              <w:rPr>
                <w:rFonts w:ascii="Times New Roman" w:hAnsi="Times New Roman" w:cs="Times New Roman"/>
                <w:sz w:val="20"/>
                <w:szCs w:val="20"/>
              </w:rPr>
              <w:t>2</w:t>
            </w:r>
          </w:p>
        </w:tc>
        <w:tc>
          <w:tcPr>
            <w:tcW w:w="670" w:type="pct"/>
            <w:hideMark/>
          </w:tcPr>
          <w:p w14:paraId="47C0EDD9"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−0.59</w:t>
            </w:r>
          </w:p>
        </w:tc>
      </w:tr>
      <w:tr w:rsidR="00EE66F7" w:rsidRPr="00047629" w14:paraId="424220B8" w14:textId="77777777" w:rsidTr="00EE66F7">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750" w:type="pct"/>
            <w:hideMark/>
          </w:tcPr>
          <w:p w14:paraId="4D56C6AF" w14:textId="77777777" w:rsidR="00316070" w:rsidRPr="00047629" w:rsidRDefault="00316070" w:rsidP="00047629">
            <w:pPr>
              <w:spacing w:line="240" w:lineRule="auto"/>
              <w:rPr>
                <w:rFonts w:ascii="Times New Roman" w:hAnsi="Times New Roman" w:cs="Times New Roman"/>
                <w:sz w:val="20"/>
                <w:szCs w:val="20"/>
              </w:rPr>
            </w:pPr>
            <w:r w:rsidRPr="00047629">
              <w:rPr>
                <w:rFonts w:ascii="Times New Roman" w:hAnsi="Times New Roman" w:cs="Times New Roman"/>
                <w:sz w:val="20"/>
                <w:szCs w:val="20"/>
              </w:rPr>
              <w:t> Current smoke</w:t>
            </w:r>
          </w:p>
        </w:tc>
        <w:tc>
          <w:tcPr>
            <w:tcW w:w="979" w:type="pct"/>
            <w:noWrap/>
            <w:hideMark/>
          </w:tcPr>
          <w:p w14:paraId="1511096F"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p>
        </w:tc>
        <w:tc>
          <w:tcPr>
            <w:tcW w:w="842" w:type="pct"/>
            <w:hideMark/>
          </w:tcPr>
          <w:p w14:paraId="4320437B" w14:textId="77777777" w:rsidR="00316070"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−24</w:t>
            </w:r>
            <w:r w:rsidR="0047407A">
              <w:rPr>
                <w:rFonts w:ascii="Times New Roman" w:hAnsi="Times New Roman" w:cs="Times New Roman"/>
                <w:sz w:val="20"/>
                <w:szCs w:val="20"/>
              </w:rPr>
              <w:t>2.0</w:t>
            </w:r>
          </w:p>
          <w:p w14:paraId="49A3A357" w14:textId="36CBCA65" w:rsidR="00AE6C7B" w:rsidRPr="00047629" w:rsidRDefault="00AE6C7B"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760" w:type="pct"/>
            <w:hideMark/>
          </w:tcPr>
          <w:p w14:paraId="25BE2D67"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122.4</w:t>
            </w:r>
          </w:p>
        </w:tc>
        <w:tc>
          <w:tcPr>
            <w:tcW w:w="670" w:type="pct"/>
            <w:hideMark/>
          </w:tcPr>
          <w:p w14:paraId="0BE0985F"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−1.98</w:t>
            </w:r>
          </w:p>
        </w:tc>
      </w:tr>
      <w:tr w:rsidR="00EE66F7" w:rsidRPr="00047629" w14:paraId="7852FFC0" w14:textId="77777777" w:rsidTr="00EE66F7">
        <w:trPr>
          <w:trHeight w:val="525"/>
        </w:trPr>
        <w:tc>
          <w:tcPr>
            <w:cnfStyle w:val="001000000000" w:firstRow="0" w:lastRow="0" w:firstColumn="1" w:lastColumn="0" w:oddVBand="0" w:evenVBand="0" w:oddHBand="0" w:evenHBand="0" w:firstRowFirstColumn="0" w:firstRowLastColumn="0" w:lastRowFirstColumn="0" w:lastRowLastColumn="0"/>
            <w:tcW w:w="1750" w:type="pct"/>
            <w:hideMark/>
          </w:tcPr>
          <w:p w14:paraId="62DAAAA9" w14:textId="4347CA1D" w:rsidR="00316070" w:rsidRPr="00047629" w:rsidRDefault="00EE66F7" w:rsidP="00047629">
            <w:pPr>
              <w:spacing w:line="240" w:lineRule="auto"/>
              <w:rPr>
                <w:rFonts w:ascii="Times New Roman" w:hAnsi="Times New Roman" w:cs="Times New Roman"/>
                <w:sz w:val="20"/>
                <w:szCs w:val="20"/>
              </w:rPr>
            </w:pPr>
            <w:r w:rsidRPr="00047629">
              <w:rPr>
                <w:rFonts w:ascii="Times New Roman" w:hAnsi="Times New Roman" w:cs="Times New Roman"/>
                <w:sz w:val="20"/>
                <w:szCs w:val="20"/>
              </w:rPr>
              <w:t>Year</w:t>
            </w:r>
            <w:r w:rsidRPr="00047629">
              <w:rPr>
                <w:rFonts w:ascii="Times New Roman" w:hAnsi="Times New Roman" w:cs="Times New Roman"/>
                <w:b w:val="0"/>
                <w:bCs w:val="0"/>
                <w:sz w:val="20"/>
                <w:szCs w:val="20"/>
              </w:rPr>
              <w:t xml:space="preserve"> 2</w:t>
            </w:r>
          </w:p>
        </w:tc>
        <w:tc>
          <w:tcPr>
            <w:tcW w:w="979" w:type="pct"/>
            <w:noWrap/>
            <w:hideMark/>
          </w:tcPr>
          <w:p w14:paraId="79D1F17A"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tc>
        <w:tc>
          <w:tcPr>
            <w:tcW w:w="842" w:type="pct"/>
            <w:hideMark/>
          </w:tcPr>
          <w:p w14:paraId="0629DE98"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-921.4</w:t>
            </w:r>
          </w:p>
        </w:tc>
        <w:tc>
          <w:tcPr>
            <w:tcW w:w="760" w:type="pct"/>
            <w:hideMark/>
          </w:tcPr>
          <w:p w14:paraId="0F4D17B5"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251.7</w:t>
            </w:r>
          </w:p>
        </w:tc>
        <w:tc>
          <w:tcPr>
            <w:tcW w:w="670" w:type="pct"/>
            <w:hideMark/>
          </w:tcPr>
          <w:p w14:paraId="1B932DDC"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−3.66</w:t>
            </w:r>
          </w:p>
        </w:tc>
      </w:tr>
      <w:tr w:rsidR="00EE66F7" w:rsidRPr="00047629" w14:paraId="2178CCA2" w14:textId="77777777" w:rsidTr="00EE66F7">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750" w:type="pct"/>
            <w:hideMark/>
          </w:tcPr>
          <w:p w14:paraId="232A56BF" w14:textId="043DDB78" w:rsidR="00316070" w:rsidRPr="00047629" w:rsidRDefault="00316070" w:rsidP="00047629">
            <w:pPr>
              <w:spacing w:line="240" w:lineRule="auto"/>
              <w:rPr>
                <w:rFonts w:ascii="Times New Roman" w:hAnsi="Times New Roman" w:cs="Times New Roman"/>
                <w:sz w:val="20"/>
                <w:szCs w:val="20"/>
              </w:rPr>
            </w:pPr>
            <w:r w:rsidRPr="00047629">
              <w:rPr>
                <w:rFonts w:ascii="Times New Roman" w:hAnsi="Times New Roman" w:cs="Times New Roman"/>
                <w:sz w:val="20"/>
                <w:szCs w:val="20"/>
              </w:rPr>
              <w:lastRenderedPageBreak/>
              <w:t> </w:t>
            </w:r>
            <w:r w:rsidR="00EE66F7" w:rsidRPr="00047629">
              <w:rPr>
                <w:rFonts w:ascii="Times New Roman" w:hAnsi="Times New Roman" w:cs="Times New Roman"/>
                <w:sz w:val="20"/>
                <w:szCs w:val="20"/>
              </w:rPr>
              <w:t>Year</w:t>
            </w:r>
            <w:r w:rsidR="00EE66F7" w:rsidRPr="00047629">
              <w:rPr>
                <w:rFonts w:ascii="Times New Roman" w:hAnsi="Times New Roman" w:cs="Times New Roman"/>
                <w:b w:val="0"/>
                <w:bCs w:val="0"/>
                <w:sz w:val="20"/>
                <w:szCs w:val="20"/>
              </w:rPr>
              <w:t xml:space="preserve"> </w:t>
            </w:r>
            <w:r w:rsidRPr="00047629">
              <w:rPr>
                <w:rFonts w:ascii="Times New Roman" w:hAnsi="Times New Roman" w:cs="Times New Roman"/>
                <w:sz w:val="20"/>
                <w:szCs w:val="20"/>
              </w:rPr>
              <w:t>3</w:t>
            </w:r>
          </w:p>
        </w:tc>
        <w:tc>
          <w:tcPr>
            <w:tcW w:w="979" w:type="pct"/>
            <w:noWrap/>
            <w:hideMark/>
          </w:tcPr>
          <w:p w14:paraId="2A4EA9BE"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p>
        </w:tc>
        <w:tc>
          <w:tcPr>
            <w:tcW w:w="842" w:type="pct"/>
            <w:hideMark/>
          </w:tcPr>
          <w:p w14:paraId="26D29506"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-1514</w:t>
            </w:r>
          </w:p>
        </w:tc>
        <w:tc>
          <w:tcPr>
            <w:tcW w:w="760" w:type="pct"/>
            <w:hideMark/>
          </w:tcPr>
          <w:p w14:paraId="77ABC717" w14:textId="45760912"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23</w:t>
            </w:r>
            <w:r w:rsidR="0047407A">
              <w:rPr>
                <w:rFonts w:ascii="Times New Roman" w:hAnsi="Times New Roman" w:cs="Times New Roman"/>
                <w:sz w:val="20"/>
                <w:szCs w:val="20"/>
              </w:rPr>
              <w:t>4.0</w:t>
            </w:r>
          </w:p>
        </w:tc>
        <w:tc>
          <w:tcPr>
            <w:tcW w:w="670" w:type="pct"/>
            <w:hideMark/>
          </w:tcPr>
          <w:p w14:paraId="1401BB3D"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−6.47</w:t>
            </w:r>
          </w:p>
        </w:tc>
      </w:tr>
      <w:tr w:rsidR="00316070" w:rsidRPr="00047629" w14:paraId="1F2DEA86" w14:textId="77777777" w:rsidTr="00EE66F7">
        <w:trPr>
          <w:trHeight w:val="465"/>
        </w:trPr>
        <w:tc>
          <w:tcPr>
            <w:cnfStyle w:val="001000000000" w:firstRow="0" w:lastRow="0" w:firstColumn="1" w:lastColumn="0" w:oddVBand="0" w:evenVBand="0" w:oddHBand="0" w:evenHBand="0" w:firstRowFirstColumn="0" w:firstRowLastColumn="0" w:lastRowFirstColumn="0" w:lastRowLastColumn="0"/>
            <w:tcW w:w="1750" w:type="pct"/>
            <w:hideMark/>
          </w:tcPr>
          <w:p w14:paraId="324F228B" w14:textId="77777777" w:rsidR="00316070" w:rsidRPr="00047629" w:rsidRDefault="00316070" w:rsidP="00047629">
            <w:pPr>
              <w:spacing w:line="240" w:lineRule="auto"/>
              <w:rPr>
                <w:rFonts w:ascii="Times New Roman" w:hAnsi="Times New Roman" w:cs="Times New Roman"/>
                <w:sz w:val="20"/>
                <w:szCs w:val="20"/>
              </w:rPr>
            </w:pPr>
            <w:r w:rsidRPr="00047629">
              <w:rPr>
                <w:rFonts w:ascii="Times New Roman" w:hAnsi="Times New Roman" w:cs="Times New Roman"/>
                <w:sz w:val="20"/>
                <w:szCs w:val="20"/>
              </w:rPr>
              <w:t>Progression</w:t>
            </w:r>
          </w:p>
        </w:tc>
        <w:tc>
          <w:tcPr>
            <w:tcW w:w="979" w:type="pct"/>
            <w:noWrap/>
            <w:hideMark/>
          </w:tcPr>
          <w:p w14:paraId="20ECF11C"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stage 4</w:t>
            </w:r>
          </w:p>
        </w:tc>
        <w:tc>
          <w:tcPr>
            <w:tcW w:w="842" w:type="pct"/>
            <w:hideMark/>
          </w:tcPr>
          <w:p w14:paraId="3CEA8501"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5406.9</w:t>
            </w:r>
          </w:p>
        </w:tc>
        <w:tc>
          <w:tcPr>
            <w:tcW w:w="760" w:type="pct"/>
            <w:hideMark/>
          </w:tcPr>
          <w:p w14:paraId="0BFD5C4C"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1400.3</w:t>
            </w:r>
          </w:p>
        </w:tc>
        <w:tc>
          <w:tcPr>
            <w:tcW w:w="670" w:type="pct"/>
            <w:hideMark/>
          </w:tcPr>
          <w:p w14:paraId="11CA766D"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3.86</w:t>
            </w:r>
          </w:p>
        </w:tc>
      </w:tr>
      <w:tr w:rsidR="00316070" w:rsidRPr="00047629" w14:paraId="51A79035" w14:textId="77777777" w:rsidTr="00EE66F7">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750" w:type="pct"/>
            <w:hideMark/>
          </w:tcPr>
          <w:p w14:paraId="3F8ACFA0" w14:textId="77777777" w:rsidR="00316070" w:rsidRPr="00047629" w:rsidRDefault="00316070" w:rsidP="00047629">
            <w:pPr>
              <w:spacing w:line="240" w:lineRule="auto"/>
              <w:rPr>
                <w:rFonts w:ascii="Times New Roman" w:hAnsi="Times New Roman" w:cs="Times New Roman"/>
                <w:sz w:val="20"/>
                <w:szCs w:val="20"/>
              </w:rPr>
            </w:pPr>
            <w:r w:rsidRPr="00047629">
              <w:rPr>
                <w:rFonts w:ascii="Times New Roman" w:hAnsi="Times New Roman" w:cs="Times New Roman"/>
                <w:sz w:val="20"/>
                <w:szCs w:val="20"/>
              </w:rPr>
              <w:t> Grade 1</w:t>
            </w:r>
          </w:p>
        </w:tc>
        <w:tc>
          <w:tcPr>
            <w:tcW w:w="979" w:type="pct"/>
            <w:noWrap/>
            <w:hideMark/>
          </w:tcPr>
          <w:p w14:paraId="4B4C08C3"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LR</w:t>
            </w:r>
          </w:p>
        </w:tc>
        <w:tc>
          <w:tcPr>
            <w:tcW w:w="842" w:type="pct"/>
            <w:hideMark/>
          </w:tcPr>
          <w:p w14:paraId="3EF9004D"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1217.4</w:t>
            </w:r>
          </w:p>
        </w:tc>
        <w:tc>
          <w:tcPr>
            <w:tcW w:w="760" w:type="pct"/>
            <w:hideMark/>
          </w:tcPr>
          <w:p w14:paraId="718D4D2E" w14:textId="220F393A"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41</w:t>
            </w:r>
            <w:r w:rsidR="0047407A">
              <w:rPr>
                <w:rFonts w:ascii="Times New Roman" w:hAnsi="Times New Roman" w:cs="Times New Roman"/>
                <w:sz w:val="20"/>
                <w:szCs w:val="20"/>
              </w:rPr>
              <w:t>6.0</w:t>
            </w:r>
          </w:p>
        </w:tc>
        <w:tc>
          <w:tcPr>
            <w:tcW w:w="670" w:type="pct"/>
            <w:hideMark/>
          </w:tcPr>
          <w:p w14:paraId="54D6DB4A"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2.93</w:t>
            </w:r>
          </w:p>
        </w:tc>
      </w:tr>
      <w:tr w:rsidR="00316070" w:rsidRPr="00047629" w14:paraId="49E6F34B" w14:textId="77777777" w:rsidTr="00EE66F7">
        <w:trPr>
          <w:trHeight w:val="525"/>
        </w:trPr>
        <w:tc>
          <w:tcPr>
            <w:cnfStyle w:val="001000000000" w:firstRow="0" w:lastRow="0" w:firstColumn="1" w:lastColumn="0" w:oddVBand="0" w:evenVBand="0" w:oddHBand="0" w:evenHBand="0" w:firstRowFirstColumn="0" w:firstRowLastColumn="0" w:lastRowFirstColumn="0" w:lastRowLastColumn="0"/>
            <w:tcW w:w="1750" w:type="pct"/>
            <w:hideMark/>
          </w:tcPr>
          <w:p w14:paraId="2454116E" w14:textId="77777777" w:rsidR="00316070" w:rsidRPr="00047629" w:rsidRDefault="00316070" w:rsidP="00047629">
            <w:pPr>
              <w:spacing w:line="240" w:lineRule="auto"/>
              <w:rPr>
                <w:rFonts w:ascii="Times New Roman" w:hAnsi="Times New Roman" w:cs="Times New Roman"/>
                <w:sz w:val="20"/>
                <w:szCs w:val="20"/>
              </w:rPr>
            </w:pPr>
            <w:r w:rsidRPr="00047629">
              <w:rPr>
                <w:rFonts w:ascii="Times New Roman" w:hAnsi="Times New Roman" w:cs="Times New Roman"/>
                <w:sz w:val="20"/>
                <w:szCs w:val="20"/>
              </w:rPr>
              <w:t> Grade 2</w:t>
            </w:r>
          </w:p>
        </w:tc>
        <w:tc>
          <w:tcPr>
            <w:tcW w:w="979" w:type="pct"/>
            <w:noWrap/>
            <w:hideMark/>
          </w:tcPr>
          <w:p w14:paraId="482D6A13"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stage 2</w:t>
            </w:r>
          </w:p>
        </w:tc>
        <w:tc>
          <w:tcPr>
            <w:tcW w:w="842" w:type="pct"/>
            <w:hideMark/>
          </w:tcPr>
          <w:p w14:paraId="114B2ED3"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1676.1</w:t>
            </w:r>
          </w:p>
        </w:tc>
        <w:tc>
          <w:tcPr>
            <w:tcW w:w="760" w:type="pct"/>
            <w:hideMark/>
          </w:tcPr>
          <w:p w14:paraId="0C5018EA" w14:textId="72196193"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38</w:t>
            </w:r>
            <w:r w:rsidR="0047407A">
              <w:rPr>
                <w:rFonts w:ascii="Times New Roman" w:hAnsi="Times New Roman" w:cs="Times New Roman"/>
                <w:sz w:val="20"/>
                <w:szCs w:val="20"/>
              </w:rPr>
              <w:t>6</w:t>
            </w:r>
            <w:r w:rsidRPr="00047629">
              <w:rPr>
                <w:rFonts w:ascii="Times New Roman" w:hAnsi="Times New Roman" w:cs="Times New Roman"/>
                <w:sz w:val="20"/>
                <w:szCs w:val="20"/>
              </w:rPr>
              <w:t>.</w:t>
            </w:r>
            <w:r w:rsidR="0047407A">
              <w:rPr>
                <w:rFonts w:ascii="Times New Roman" w:hAnsi="Times New Roman" w:cs="Times New Roman"/>
                <w:sz w:val="20"/>
                <w:szCs w:val="20"/>
              </w:rPr>
              <w:t>0</w:t>
            </w:r>
          </w:p>
        </w:tc>
        <w:tc>
          <w:tcPr>
            <w:tcW w:w="670" w:type="pct"/>
            <w:hideMark/>
          </w:tcPr>
          <w:p w14:paraId="77D88EB0"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4.34</w:t>
            </w:r>
          </w:p>
        </w:tc>
      </w:tr>
      <w:tr w:rsidR="00316070" w:rsidRPr="00047629" w14:paraId="1F640ECD" w14:textId="77777777" w:rsidTr="00EE66F7">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750" w:type="pct"/>
            <w:hideMark/>
          </w:tcPr>
          <w:p w14:paraId="3C1059BD" w14:textId="77777777" w:rsidR="00316070" w:rsidRPr="00047629" w:rsidRDefault="00316070" w:rsidP="00047629">
            <w:pPr>
              <w:spacing w:line="240" w:lineRule="auto"/>
              <w:rPr>
                <w:rFonts w:ascii="Times New Roman" w:hAnsi="Times New Roman" w:cs="Times New Roman"/>
                <w:sz w:val="20"/>
                <w:szCs w:val="20"/>
              </w:rPr>
            </w:pPr>
            <w:r w:rsidRPr="00047629">
              <w:rPr>
                <w:rFonts w:ascii="Times New Roman" w:hAnsi="Times New Roman" w:cs="Times New Roman"/>
                <w:sz w:val="20"/>
                <w:szCs w:val="20"/>
              </w:rPr>
              <w:t> Grade 3</w:t>
            </w:r>
          </w:p>
        </w:tc>
        <w:tc>
          <w:tcPr>
            <w:tcW w:w="979" w:type="pct"/>
            <w:noWrap/>
            <w:hideMark/>
          </w:tcPr>
          <w:p w14:paraId="5A4F8B2A"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stage 3</w:t>
            </w:r>
          </w:p>
        </w:tc>
        <w:tc>
          <w:tcPr>
            <w:tcW w:w="842" w:type="pct"/>
            <w:hideMark/>
          </w:tcPr>
          <w:p w14:paraId="389AAC7D"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3956.7</w:t>
            </w:r>
          </w:p>
        </w:tc>
        <w:tc>
          <w:tcPr>
            <w:tcW w:w="760" w:type="pct"/>
            <w:hideMark/>
          </w:tcPr>
          <w:p w14:paraId="20D81646" w14:textId="00D4143A"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829.</w:t>
            </w:r>
            <w:r w:rsidR="0047407A">
              <w:rPr>
                <w:rFonts w:ascii="Times New Roman" w:hAnsi="Times New Roman" w:cs="Times New Roman"/>
                <w:sz w:val="20"/>
                <w:szCs w:val="20"/>
              </w:rPr>
              <w:t>4</w:t>
            </w:r>
          </w:p>
        </w:tc>
        <w:tc>
          <w:tcPr>
            <w:tcW w:w="670" w:type="pct"/>
            <w:hideMark/>
          </w:tcPr>
          <w:p w14:paraId="1CDB2D42" w14:textId="77777777" w:rsidR="00316070" w:rsidRPr="00047629" w:rsidRDefault="00316070" w:rsidP="0004762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4.77</w:t>
            </w:r>
          </w:p>
        </w:tc>
      </w:tr>
      <w:tr w:rsidR="00316070" w:rsidRPr="00047629" w14:paraId="040BC222" w14:textId="77777777" w:rsidTr="00EE66F7">
        <w:trPr>
          <w:trHeight w:val="510"/>
        </w:trPr>
        <w:tc>
          <w:tcPr>
            <w:cnfStyle w:val="001000000000" w:firstRow="0" w:lastRow="0" w:firstColumn="1" w:lastColumn="0" w:oddVBand="0" w:evenVBand="0" w:oddHBand="0" w:evenHBand="0" w:firstRowFirstColumn="0" w:firstRowLastColumn="0" w:lastRowFirstColumn="0" w:lastRowLastColumn="0"/>
            <w:tcW w:w="1750" w:type="pct"/>
            <w:hideMark/>
          </w:tcPr>
          <w:p w14:paraId="5C988F6F" w14:textId="62517D1E" w:rsidR="00316070" w:rsidRPr="00047629" w:rsidRDefault="00316070" w:rsidP="00047629">
            <w:pPr>
              <w:spacing w:line="240" w:lineRule="auto"/>
              <w:rPr>
                <w:rFonts w:ascii="Times New Roman" w:hAnsi="Times New Roman" w:cs="Times New Roman"/>
                <w:sz w:val="20"/>
                <w:szCs w:val="20"/>
              </w:rPr>
            </w:pPr>
            <w:r w:rsidRPr="00047629">
              <w:rPr>
                <w:rFonts w:ascii="Times New Roman" w:hAnsi="Times New Roman" w:cs="Times New Roman"/>
                <w:sz w:val="20"/>
                <w:szCs w:val="20"/>
              </w:rPr>
              <w:t>Average costs for grade</w:t>
            </w:r>
            <w:r w:rsidR="00047629">
              <w:rPr>
                <w:rFonts w:ascii="Times New Roman" w:hAnsi="Times New Roman" w:cs="Times New Roman"/>
                <w:sz w:val="20"/>
                <w:szCs w:val="20"/>
              </w:rPr>
              <w:t xml:space="preserve"> </w:t>
            </w:r>
            <w:r w:rsidRPr="00047629">
              <w:rPr>
                <w:rFonts w:ascii="Times New Roman" w:hAnsi="Times New Roman" w:cs="Times New Roman"/>
                <w:sz w:val="20"/>
                <w:szCs w:val="20"/>
              </w:rPr>
              <w:t>1/2</w:t>
            </w:r>
          </w:p>
        </w:tc>
        <w:tc>
          <w:tcPr>
            <w:tcW w:w="979" w:type="pct"/>
            <w:hideMark/>
          </w:tcPr>
          <w:p w14:paraId="63C381AB" w14:textId="77777777"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stage 1</w:t>
            </w:r>
          </w:p>
        </w:tc>
        <w:tc>
          <w:tcPr>
            <w:tcW w:w="842" w:type="pct"/>
            <w:noWrap/>
            <w:hideMark/>
          </w:tcPr>
          <w:p w14:paraId="5E526FFC" w14:textId="1EEE8819"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1446.</w:t>
            </w:r>
            <w:r w:rsidR="0047407A">
              <w:rPr>
                <w:rFonts w:ascii="Times New Roman" w:hAnsi="Times New Roman" w:cs="Times New Roman"/>
                <w:sz w:val="20"/>
                <w:szCs w:val="20"/>
              </w:rPr>
              <w:t>8</w:t>
            </w:r>
          </w:p>
        </w:tc>
        <w:tc>
          <w:tcPr>
            <w:tcW w:w="760" w:type="pct"/>
            <w:noWrap/>
            <w:hideMark/>
          </w:tcPr>
          <w:p w14:paraId="1B9F01D9" w14:textId="125F5D71"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40</w:t>
            </w:r>
            <w:r w:rsidR="0047407A">
              <w:rPr>
                <w:rFonts w:ascii="Times New Roman" w:hAnsi="Times New Roman" w:cs="Times New Roman"/>
                <w:sz w:val="20"/>
                <w:szCs w:val="20"/>
              </w:rPr>
              <w:t>1</w:t>
            </w:r>
            <w:r w:rsidRPr="00047629">
              <w:rPr>
                <w:rFonts w:ascii="Times New Roman" w:hAnsi="Times New Roman" w:cs="Times New Roman"/>
                <w:sz w:val="20"/>
                <w:szCs w:val="20"/>
              </w:rPr>
              <w:t>.</w:t>
            </w:r>
            <w:r w:rsidR="0047407A">
              <w:rPr>
                <w:rFonts w:ascii="Times New Roman" w:hAnsi="Times New Roman" w:cs="Times New Roman"/>
                <w:sz w:val="20"/>
                <w:szCs w:val="20"/>
              </w:rPr>
              <w:t>0</w:t>
            </w:r>
          </w:p>
        </w:tc>
        <w:tc>
          <w:tcPr>
            <w:tcW w:w="670" w:type="pct"/>
            <w:noWrap/>
            <w:hideMark/>
          </w:tcPr>
          <w:p w14:paraId="3E169981" w14:textId="6C3B8915" w:rsidR="00316070" w:rsidRPr="00047629" w:rsidRDefault="00316070" w:rsidP="0004762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7629">
              <w:rPr>
                <w:rFonts w:ascii="Times New Roman" w:hAnsi="Times New Roman" w:cs="Times New Roman"/>
                <w:sz w:val="20"/>
                <w:szCs w:val="20"/>
              </w:rPr>
              <w:t>3.6</w:t>
            </w:r>
            <w:r w:rsidR="0047407A">
              <w:rPr>
                <w:rFonts w:ascii="Times New Roman" w:hAnsi="Times New Roman" w:cs="Times New Roman"/>
                <w:sz w:val="20"/>
                <w:szCs w:val="20"/>
              </w:rPr>
              <w:t>4</w:t>
            </w:r>
          </w:p>
        </w:tc>
      </w:tr>
    </w:tbl>
    <w:p w14:paraId="03579FE5" w14:textId="228A0907" w:rsidR="008C127A" w:rsidRDefault="008C127A" w:rsidP="002808F9"/>
    <w:p w14:paraId="68ED46AD" w14:textId="4EB705B9" w:rsidR="008C127A" w:rsidRPr="00997B51" w:rsidRDefault="00997B51" w:rsidP="002808F9">
      <w:commentRangeStart w:id="207"/>
      <w:commentRangeStart w:id="208"/>
      <w:r>
        <w:t>Since the surveillance for the LR BC is only up to 12 months since diagnosis, no additional costs after 3 years are included for LG BC. For Stage 1-4 HG cancers, annual cystoscopy is assumed in year 4 and year 5 (</w:t>
      </w:r>
      <w:r w:rsidRPr="00997B51">
        <w:t>£401.00</w:t>
      </w:r>
      <w:r>
        <w:t xml:space="preserve"> </w:t>
      </w:r>
      <w:proofErr w:type="gramStart"/>
      <w:r>
        <w:t>annually</w:t>
      </w:r>
      <w:r w:rsidR="007754ED">
        <w:t xml:space="preserve">;  </w:t>
      </w:r>
      <w:r w:rsidR="007754ED" w:rsidRPr="007754ED">
        <w:t>the</w:t>
      </w:r>
      <w:proofErr w:type="gramEnd"/>
      <w:r w:rsidR="007754ED" w:rsidRPr="007754ED">
        <w:t xml:space="preserve"> National tariffs / NHS reference costs (2022/23)</w:t>
      </w:r>
      <w:r w:rsidR="007754ED">
        <w:t>)</w:t>
      </w:r>
      <w:r>
        <w:t>.</w:t>
      </w:r>
      <w:commentRangeEnd w:id="207"/>
      <w:r w:rsidR="00F3207B">
        <w:rPr>
          <w:rStyle w:val="CommentReference"/>
        </w:rPr>
        <w:commentReference w:id="207"/>
      </w:r>
      <w:commentRangeEnd w:id="208"/>
      <w:r w:rsidR="00634D1A">
        <w:rPr>
          <w:rStyle w:val="CommentReference"/>
        </w:rPr>
        <w:commentReference w:id="208"/>
      </w:r>
    </w:p>
    <w:p w14:paraId="4B9AD2D5" w14:textId="0C97FF0C" w:rsidR="008C127A" w:rsidRPr="00997B51" w:rsidRDefault="008C127A" w:rsidP="008C127A">
      <w:pPr>
        <w:pStyle w:val="Heading2"/>
      </w:pPr>
      <w:r w:rsidRPr="00997B51">
        <w:t>BC screening Costs</w:t>
      </w:r>
    </w:p>
    <w:p w14:paraId="0D5FC3CA" w14:textId="11F57A1B" w:rsidR="00316070" w:rsidRPr="00997B51" w:rsidRDefault="00997B51" w:rsidP="002808F9">
      <w:r w:rsidRPr="00997B51">
        <w:t>T</w:t>
      </w:r>
      <w:r>
        <w:t xml:space="preserve">he screening costs included the costs of the test (assumed to be identical to the unit costs of the diagnostic dipstick test), and the </w:t>
      </w:r>
      <w:commentRangeStart w:id="209"/>
      <w:commentRangeStart w:id="210"/>
      <w:r>
        <w:t xml:space="preserve">additional costs </w:t>
      </w:r>
      <w:commentRangeEnd w:id="209"/>
      <w:r w:rsidR="00F3207B">
        <w:rPr>
          <w:rStyle w:val="CommentReference"/>
        </w:rPr>
        <w:commentReference w:id="209"/>
      </w:r>
      <w:commentRangeEnd w:id="210"/>
      <w:r w:rsidR="00634D1A">
        <w:rPr>
          <w:rStyle w:val="CommentReference"/>
        </w:rPr>
        <w:commentReference w:id="210"/>
      </w:r>
      <w:r>
        <w:t xml:space="preserve">(assumed to be </w:t>
      </w:r>
      <w:proofErr w:type="gramStart"/>
      <w:r>
        <w:t>similar to</w:t>
      </w:r>
      <w:proofErr w:type="gramEnd"/>
      <w:r>
        <w:t xml:space="preserve"> the FIT screening costs in colorectal cancer [ref mimic bowel]. Al costs were inflated to 2022 values</w:t>
      </w:r>
      <w:r w:rsidR="004C5B4B">
        <w:t xml:space="preserve"> (Table 15)</w:t>
      </w:r>
      <w:r>
        <w:t xml:space="preserve">. </w:t>
      </w:r>
    </w:p>
    <w:p w14:paraId="7B7B0ABD" w14:textId="7EEC704E" w:rsidR="007678E2" w:rsidRPr="007678E2" w:rsidRDefault="007678E2" w:rsidP="004C5B4B">
      <w:pPr>
        <w:pStyle w:val="Heading4"/>
      </w:pPr>
      <w:r w:rsidRPr="007678E2">
        <w:t xml:space="preserve">Table </w:t>
      </w:r>
      <w:r w:rsidR="004C5B4B">
        <w:t>15:</w:t>
      </w:r>
      <w:r w:rsidRPr="007678E2">
        <w:t xml:space="preserve"> Costs of screening inflated to 2022</w:t>
      </w:r>
    </w:p>
    <w:tbl>
      <w:tblPr>
        <w:tblStyle w:val="PlainTable2"/>
        <w:tblW w:w="0" w:type="auto"/>
        <w:tblLook w:val="04A0" w:firstRow="1" w:lastRow="0" w:firstColumn="1" w:lastColumn="0" w:noHBand="0" w:noVBand="1"/>
      </w:tblPr>
      <w:tblGrid>
        <w:gridCol w:w="2122"/>
        <w:gridCol w:w="5103"/>
        <w:gridCol w:w="1791"/>
      </w:tblGrid>
      <w:tr w:rsidR="008C127A" w:rsidRPr="00AC235F" w14:paraId="2449BB87" w14:textId="77777777" w:rsidTr="004C5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D1D69D" w14:textId="77777777" w:rsidR="008C127A" w:rsidRPr="00AC235F" w:rsidRDefault="008C127A" w:rsidP="00F3207B">
            <w:pPr>
              <w:rPr>
                <w:b w:val="0"/>
                <w:bCs w:val="0"/>
              </w:rPr>
            </w:pPr>
            <w:r w:rsidRPr="00AC235F">
              <w:t>Screening Procedure</w:t>
            </w:r>
          </w:p>
        </w:tc>
        <w:tc>
          <w:tcPr>
            <w:tcW w:w="5103" w:type="dxa"/>
          </w:tcPr>
          <w:p w14:paraId="7D231236" w14:textId="77777777" w:rsidR="008C127A" w:rsidRPr="00AC235F" w:rsidRDefault="008C127A" w:rsidP="00F3207B">
            <w:pPr>
              <w:cnfStyle w:val="100000000000" w:firstRow="1" w:lastRow="0" w:firstColumn="0" w:lastColumn="0" w:oddVBand="0" w:evenVBand="0" w:oddHBand="0" w:evenHBand="0" w:firstRowFirstColumn="0" w:firstRowLastColumn="0" w:lastRowFirstColumn="0" w:lastRowLastColumn="0"/>
              <w:rPr>
                <w:b w:val="0"/>
                <w:bCs w:val="0"/>
              </w:rPr>
            </w:pPr>
            <w:r w:rsidRPr="00AC235F">
              <w:t>Components Included in Costing</w:t>
            </w:r>
          </w:p>
        </w:tc>
        <w:tc>
          <w:tcPr>
            <w:tcW w:w="1791" w:type="dxa"/>
          </w:tcPr>
          <w:p w14:paraId="457E95E8" w14:textId="77777777" w:rsidR="008C127A" w:rsidRPr="00AC235F" w:rsidRDefault="008C127A" w:rsidP="00F3207B">
            <w:pPr>
              <w:cnfStyle w:val="100000000000" w:firstRow="1" w:lastRow="0" w:firstColumn="0" w:lastColumn="0" w:oddVBand="0" w:evenVBand="0" w:oddHBand="0" w:evenHBand="0" w:firstRowFirstColumn="0" w:firstRowLastColumn="0" w:lastRowFirstColumn="0" w:lastRowLastColumn="0"/>
              <w:rPr>
                <w:b w:val="0"/>
                <w:bCs w:val="0"/>
              </w:rPr>
            </w:pPr>
            <w:r w:rsidRPr="00AC235F">
              <w:t>Cost (95% CI)</w:t>
            </w:r>
          </w:p>
        </w:tc>
      </w:tr>
      <w:tr w:rsidR="008C127A" w:rsidRPr="00AC235F" w14:paraId="09A66E4C" w14:textId="77777777" w:rsidTr="004C5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ABE024" w14:textId="77777777" w:rsidR="008C127A" w:rsidRPr="00AC235F" w:rsidRDefault="008C127A" w:rsidP="00F3207B">
            <w:r w:rsidRPr="00AC235F">
              <w:t>Invite</w:t>
            </w:r>
          </w:p>
        </w:tc>
        <w:tc>
          <w:tcPr>
            <w:tcW w:w="5103" w:type="dxa"/>
          </w:tcPr>
          <w:p w14:paraId="4BC2A476" w14:textId="77777777" w:rsidR="008C127A" w:rsidRPr="00AC235F" w:rsidRDefault="008C127A" w:rsidP="00F3207B">
            <w:pPr>
              <w:cnfStyle w:val="000000100000" w:firstRow="0" w:lastRow="0" w:firstColumn="0" w:lastColumn="0" w:oddVBand="0" w:evenVBand="0" w:oddHBand="1" w:evenHBand="0" w:firstRowFirstColumn="0" w:firstRowLastColumn="0" w:lastRowFirstColumn="0" w:lastRowLastColumn="0"/>
            </w:pPr>
            <w:r w:rsidRPr="00AC235F">
              <w:t>invitation letter, reminder letters in non-responders, helpline costs, postage, packaging, staff costs and overheads.</w:t>
            </w:r>
          </w:p>
        </w:tc>
        <w:tc>
          <w:tcPr>
            <w:tcW w:w="1791" w:type="dxa"/>
          </w:tcPr>
          <w:p w14:paraId="052C257A" w14:textId="2CECB11E" w:rsidR="008C127A" w:rsidRPr="00AC235F" w:rsidRDefault="007678E2" w:rsidP="00F3207B">
            <w:pP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Calibri"/>
                <w:color w:val="000000"/>
              </w:rPr>
              <w:t>£</w:t>
            </w:r>
            <w:r w:rsidRPr="007678E2">
              <w:rPr>
                <w:rFonts w:ascii="Calibri" w:eastAsia="Times New Roman" w:hAnsi="Calibri" w:cs="Calibri"/>
                <w:color w:val="000000"/>
              </w:rPr>
              <w:t>8.57</w:t>
            </w:r>
            <w:r>
              <w:rPr>
                <w:rFonts w:ascii="Calibri" w:eastAsia="Times New Roman" w:hAnsi="Calibri" w:cs="Calibri"/>
                <w:color w:val="000000"/>
              </w:rPr>
              <w:t xml:space="preserve"> (</w:t>
            </w:r>
            <w:r w:rsidRPr="007678E2">
              <w:rPr>
                <w:rFonts w:ascii="Calibri" w:eastAsia="Times New Roman" w:hAnsi="Calibri" w:cs="Calibri"/>
                <w:color w:val="000000"/>
              </w:rPr>
              <w:t>7.</w:t>
            </w:r>
            <w:r w:rsidR="007754ED">
              <w:rPr>
                <w:rFonts w:ascii="Calibri" w:eastAsia="Times New Roman" w:hAnsi="Calibri" w:cs="Calibri"/>
                <w:color w:val="000000"/>
              </w:rPr>
              <w:t>1</w:t>
            </w:r>
            <w:r>
              <w:rPr>
                <w:rFonts w:ascii="Calibri" w:eastAsia="Times New Roman" w:hAnsi="Calibri" w:cs="Calibri"/>
                <w:color w:val="000000"/>
              </w:rPr>
              <w:t xml:space="preserve"> -</w:t>
            </w:r>
            <w:r w:rsidR="007754ED">
              <w:rPr>
                <w:rFonts w:ascii="Calibri" w:eastAsia="Times New Roman" w:hAnsi="Calibri" w:cs="Calibri"/>
                <w:color w:val="000000"/>
              </w:rPr>
              <w:t>10.3</w:t>
            </w:r>
            <w:r>
              <w:rPr>
                <w:rFonts w:ascii="Calibri" w:eastAsia="Times New Roman" w:hAnsi="Calibri" w:cs="Calibri"/>
                <w:color w:val="000000"/>
              </w:rPr>
              <w:t>)</w:t>
            </w:r>
          </w:p>
        </w:tc>
      </w:tr>
      <w:tr w:rsidR="008C127A" w:rsidRPr="00AC235F" w14:paraId="1B0A08A1" w14:textId="77777777" w:rsidTr="004C5B4B">
        <w:tc>
          <w:tcPr>
            <w:cnfStyle w:val="001000000000" w:firstRow="0" w:lastRow="0" w:firstColumn="1" w:lastColumn="0" w:oddVBand="0" w:evenVBand="0" w:oddHBand="0" w:evenHBand="0" w:firstRowFirstColumn="0" w:firstRowLastColumn="0" w:lastRowFirstColumn="0" w:lastRowLastColumn="0"/>
            <w:tcW w:w="2122" w:type="dxa"/>
          </w:tcPr>
          <w:p w14:paraId="50E21D32" w14:textId="77777777" w:rsidR="008C127A" w:rsidRPr="00AC235F" w:rsidRDefault="008C127A" w:rsidP="00F3207B">
            <w:r w:rsidRPr="00AC235F">
              <w:t>Additional Costs of Normal Result</w:t>
            </w:r>
          </w:p>
        </w:tc>
        <w:tc>
          <w:tcPr>
            <w:tcW w:w="5103" w:type="dxa"/>
          </w:tcPr>
          <w:p w14:paraId="0D86DADD" w14:textId="77777777" w:rsidR="008C127A" w:rsidRPr="00AC235F" w:rsidRDefault="008C127A" w:rsidP="00F3207B">
            <w:pPr>
              <w:cnfStyle w:val="000000000000" w:firstRow="0" w:lastRow="0" w:firstColumn="0" w:lastColumn="0" w:oddVBand="0" w:evenVBand="0" w:oddHBand="0" w:evenHBand="0" w:firstRowFirstColumn="0" w:firstRowLastColumn="0" w:lastRowFirstColumn="0" w:lastRowLastColumn="0"/>
            </w:pPr>
            <w:r w:rsidRPr="00AC235F">
              <w:t>processing, retests (required in x% of people), normal result letter to patient &amp; GP</w:t>
            </w:r>
          </w:p>
        </w:tc>
        <w:tc>
          <w:tcPr>
            <w:tcW w:w="1791" w:type="dxa"/>
          </w:tcPr>
          <w:p w14:paraId="0986FFA5" w14:textId="67FFF215" w:rsidR="008C127A" w:rsidRPr="00AC235F" w:rsidRDefault="007678E2" w:rsidP="00F3207B">
            <w:pPr>
              <w:cnfStyle w:val="000000000000" w:firstRow="0" w:lastRow="0" w:firstColumn="0" w:lastColumn="0" w:oddVBand="0" w:evenVBand="0" w:oddHBand="0" w:evenHBand="0" w:firstRowFirstColumn="0" w:firstRowLastColumn="0" w:lastRowFirstColumn="0" w:lastRowLastColumn="0"/>
            </w:pPr>
            <w:r>
              <w:t>£1.3 (</w:t>
            </w:r>
            <w:r w:rsidR="007754ED">
              <w:t>1.1</w:t>
            </w:r>
            <w:r>
              <w:t>-1.</w:t>
            </w:r>
            <w:r w:rsidR="007754ED">
              <w:t>6</w:t>
            </w:r>
            <w:r>
              <w:t>)</w:t>
            </w:r>
          </w:p>
        </w:tc>
      </w:tr>
      <w:tr w:rsidR="008C127A" w14:paraId="59B2248C" w14:textId="77777777" w:rsidTr="004C5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F9B7FE" w14:textId="77777777" w:rsidR="008C127A" w:rsidRPr="00AC235F" w:rsidRDefault="008C127A" w:rsidP="00F3207B">
            <w:r w:rsidRPr="00AC235F">
              <w:t>Additional Costs of Positive Result</w:t>
            </w:r>
          </w:p>
        </w:tc>
        <w:tc>
          <w:tcPr>
            <w:tcW w:w="5103" w:type="dxa"/>
          </w:tcPr>
          <w:p w14:paraId="09146B43" w14:textId="77777777" w:rsidR="008C127A" w:rsidRDefault="008C127A" w:rsidP="00F3207B">
            <w:pPr>
              <w:cnfStyle w:val="000000100000" w:firstRow="0" w:lastRow="0" w:firstColumn="0" w:lastColumn="0" w:oddVBand="0" w:evenVBand="0" w:oddHBand="1" w:evenHBand="0" w:firstRowFirstColumn="0" w:firstRowLastColumn="0" w:lastRowFirstColumn="0" w:lastRowLastColumn="0"/>
            </w:pPr>
            <w:r w:rsidRPr="00AC235F">
              <w:t>Additional costs of positive result letter to patient &amp; GP. Specialised screening practitioner appointment.</w:t>
            </w:r>
          </w:p>
        </w:tc>
        <w:tc>
          <w:tcPr>
            <w:tcW w:w="1791" w:type="dxa"/>
          </w:tcPr>
          <w:p w14:paraId="6F6390AD" w14:textId="171DB12C" w:rsidR="008C127A" w:rsidRDefault="007678E2" w:rsidP="00F3207B">
            <w:pPr>
              <w:cnfStyle w:val="000000100000" w:firstRow="0" w:lastRow="0" w:firstColumn="0" w:lastColumn="0" w:oddVBand="0" w:evenVBand="0" w:oddHBand="1" w:evenHBand="0" w:firstRowFirstColumn="0" w:firstRowLastColumn="0" w:lastRowFirstColumn="0" w:lastRowLastColumn="0"/>
            </w:pPr>
            <w:r>
              <w:t>£11.8 (</w:t>
            </w:r>
            <w:r w:rsidR="007754ED">
              <w:t>9.6</w:t>
            </w:r>
            <w:r>
              <w:t>-1</w:t>
            </w:r>
            <w:r w:rsidR="007754ED">
              <w:t>4</w:t>
            </w:r>
            <w:r>
              <w:t>.</w:t>
            </w:r>
            <w:r w:rsidR="007754ED">
              <w:t>2</w:t>
            </w:r>
            <w:r>
              <w:t>)</w:t>
            </w:r>
          </w:p>
        </w:tc>
      </w:tr>
      <w:tr w:rsidR="007678E2" w14:paraId="0D031496" w14:textId="77777777" w:rsidTr="004C5B4B">
        <w:tc>
          <w:tcPr>
            <w:cnfStyle w:val="001000000000" w:firstRow="0" w:lastRow="0" w:firstColumn="1" w:lastColumn="0" w:oddVBand="0" w:evenVBand="0" w:oddHBand="0" w:evenHBand="0" w:firstRowFirstColumn="0" w:firstRowLastColumn="0" w:lastRowFirstColumn="0" w:lastRowLastColumn="0"/>
            <w:tcW w:w="2122" w:type="dxa"/>
          </w:tcPr>
          <w:p w14:paraId="46CA424B" w14:textId="40299831" w:rsidR="007678E2" w:rsidRPr="00AC235F" w:rsidRDefault="007678E2" w:rsidP="00F3207B">
            <w:r>
              <w:t>Di</w:t>
            </w:r>
            <w:r w:rsidR="00683671">
              <w:t>p</w:t>
            </w:r>
            <w:r>
              <w:t xml:space="preserve">stick test </w:t>
            </w:r>
          </w:p>
        </w:tc>
        <w:tc>
          <w:tcPr>
            <w:tcW w:w="5103" w:type="dxa"/>
          </w:tcPr>
          <w:p w14:paraId="585E0BFD" w14:textId="77777777" w:rsidR="007678E2" w:rsidRPr="00AC235F" w:rsidRDefault="007678E2" w:rsidP="00F3207B">
            <w:pPr>
              <w:cnfStyle w:val="000000000000" w:firstRow="0" w:lastRow="0" w:firstColumn="0" w:lastColumn="0" w:oddVBand="0" w:evenVBand="0" w:oddHBand="0" w:evenHBand="0" w:firstRowFirstColumn="0" w:firstRowLastColumn="0" w:lastRowFirstColumn="0" w:lastRowLastColumn="0"/>
            </w:pPr>
          </w:p>
        </w:tc>
        <w:tc>
          <w:tcPr>
            <w:tcW w:w="1791" w:type="dxa"/>
          </w:tcPr>
          <w:p w14:paraId="2AFED376" w14:textId="5D2D04A6" w:rsidR="007678E2" w:rsidRDefault="007678E2" w:rsidP="00F3207B">
            <w:pPr>
              <w:cnfStyle w:val="000000000000" w:firstRow="0" w:lastRow="0" w:firstColumn="0" w:lastColumn="0" w:oddVBand="0" w:evenVBand="0" w:oddHBand="0" w:evenHBand="0" w:firstRowFirstColumn="0" w:firstRowLastColumn="0" w:lastRowFirstColumn="0" w:lastRowLastColumn="0"/>
            </w:pPr>
            <w:r w:rsidRPr="00AC235F">
              <w:rPr>
                <w:rFonts w:asciiTheme="majorBidi" w:eastAsia="Times New Roman" w:hAnsiTheme="majorBidi" w:cstheme="majorBidi"/>
                <w:color w:val="000000"/>
                <w:sz w:val="20"/>
                <w:szCs w:val="20"/>
                <w:lang w:eastAsia="en-GB"/>
              </w:rPr>
              <w:t>£3.86</w:t>
            </w:r>
            <w:r w:rsidR="007754ED">
              <w:rPr>
                <w:rFonts w:asciiTheme="majorBidi" w:eastAsia="Times New Roman" w:hAnsiTheme="majorBidi" w:cstheme="majorBidi"/>
                <w:color w:val="000000"/>
                <w:sz w:val="20"/>
                <w:szCs w:val="20"/>
                <w:lang w:eastAsia="en-GB"/>
              </w:rPr>
              <w:t xml:space="preserve"> (3.1-4.7)</w:t>
            </w:r>
          </w:p>
        </w:tc>
      </w:tr>
    </w:tbl>
    <w:p w14:paraId="31228F33" w14:textId="77777777" w:rsidR="00BB2715" w:rsidRDefault="00BB2715" w:rsidP="00BB2715"/>
    <w:p w14:paraId="7ACA94DD" w14:textId="6F25AE06" w:rsidR="00BB2715" w:rsidRPr="008D1620" w:rsidRDefault="00BB2715" w:rsidP="00BB2715">
      <w:pPr>
        <w:spacing w:line="259" w:lineRule="auto"/>
        <w:rPr>
          <w:rFonts w:asciiTheme="majorHAnsi" w:eastAsiaTheme="majorEastAsia" w:hAnsiTheme="majorHAnsi" w:cstheme="majorBidi"/>
          <w:sz w:val="32"/>
          <w:szCs w:val="32"/>
        </w:rPr>
        <w:sectPr w:rsidR="00BB2715" w:rsidRPr="008D1620">
          <w:footerReference w:type="default" r:id="rId34"/>
          <w:pgSz w:w="11906" w:h="16838"/>
          <w:pgMar w:top="1440" w:right="1440" w:bottom="1440" w:left="1440" w:header="708" w:footer="708" w:gutter="0"/>
          <w:cols w:space="708"/>
          <w:docGrid w:linePitch="360"/>
        </w:sectPr>
      </w:pPr>
    </w:p>
    <w:p w14:paraId="6E41FFE1" w14:textId="7AD57390" w:rsidR="00142B2D" w:rsidRDefault="00142B2D" w:rsidP="00142B2D">
      <w:pPr>
        <w:pStyle w:val="Heading1"/>
        <w:rPr>
          <w:ins w:id="211" w:author="Olena Mandrik" w:date="2023-04-21T15:57:00Z"/>
        </w:rPr>
      </w:pPr>
      <w:bookmarkStart w:id="212" w:name="_Toc25828529"/>
      <w:bookmarkStart w:id="213" w:name="_Toc108616611"/>
      <w:r>
        <w:lastRenderedPageBreak/>
        <w:t>Appendix A: Parameter Table</w:t>
      </w:r>
    </w:p>
    <w:tbl>
      <w:tblPr>
        <w:tblStyle w:val="PlainTable2"/>
        <w:tblW w:w="14558" w:type="dxa"/>
        <w:tblLook w:val="04A0" w:firstRow="1" w:lastRow="0" w:firstColumn="1" w:lastColumn="0" w:noHBand="0" w:noVBand="1"/>
      </w:tblPr>
      <w:tblGrid>
        <w:gridCol w:w="6237"/>
        <w:gridCol w:w="2747"/>
        <w:gridCol w:w="1524"/>
        <w:gridCol w:w="1276"/>
        <w:gridCol w:w="1391"/>
        <w:gridCol w:w="1387"/>
      </w:tblGrid>
      <w:tr w:rsidR="00565126" w:rsidRPr="00565126" w14:paraId="1B61010C" w14:textId="77777777" w:rsidTr="0056512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237" w:type="dxa"/>
            <w:hideMark/>
          </w:tcPr>
          <w:p w14:paraId="5F8B7515" w14:textId="77777777" w:rsidR="00565126" w:rsidRPr="00565126" w:rsidRDefault="00565126" w:rsidP="00565126">
            <w:pPr>
              <w:spacing w:line="240" w:lineRule="auto"/>
              <w:rPr>
                <w:rFonts w:ascii="Arial" w:eastAsia="Times New Roman" w:hAnsi="Arial" w:cs="Arial"/>
                <w:b w:val="0"/>
                <w:bCs w:val="0"/>
                <w:sz w:val="18"/>
                <w:szCs w:val="18"/>
              </w:rPr>
            </w:pPr>
            <w:r w:rsidRPr="00565126">
              <w:rPr>
                <w:rFonts w:ascii="Arial" w:eastAsia="Times New Roman" w:hAnsi="Arial" w:cs="Arial"/>
                <w:b w:val="0"/>
                <w:bCs w:val="0"/>
                <w:sz w:val="18"/>
                <w:szCs w:val="18"/>
              </w:rPr>
              <w:t>Parameter Description</w:t>
            </w:r>
          </w:p>
        </w:tc>
        <w:tc>
          <w:tcPr>
            <w:tcW w:w="2747" w:type="dxa"/>
            <w:hideMark/>
          </w:tcPr>
          <w:p w14:paraId="0417A111" w14:textId="77777777" w:rsidR="00565126" w:rsidRPr="00565126" w:rsidRDefault="00565126" w:rsidP="00565126">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565126">
              <w:rPr>
                <w:rFonts w:ascii="Arial" w:eastAsia="Times New Roman" w:hAnsi="Arial" w:cs="Arial"/>
                <w:sz w:val="18"/>
                <w:szCs w:val="18"/>
              </w:rPr>
              <w:t>Parameter Name</w:t>
            </w:r>
          </w:p>
        </w:tc>
        <w:tc>
          <w:tcPr>
            <w:tcW w:w="1524" w:type="dxa"/>
            <w:hideMark/>
          </w:tcPr>
          <w:p w14:paraId="198AB503" w14:textId="5E0FB009" w:rsidR="00565126" w:rsidRPr="00565126" w:rsidRDefault="00565126" w:rsidP="00565126">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565126">
              <w:rPr>
                <w:rFonts w:ascii="Arial" w:eastAsia="Times New Roman" w:hAnsi="Arial" w:cs="Arial"/>
                <w:sz w:val="18"/>
                <w:szCs w:val="18"/>
              </w:rPr>
              <w:t>Mean</w:t>
            </w:r>
            <w:r w:rsidRPr="00565126">
              <w:rPr>
                <w:rFonts w:ascii="Arial" w:eastAsia="Times New Roman" w:hAnsi="Arial" w:cs="Arial"/>
                <w:sz w:val="18"/>
                <w:szCs w:val="18"/>
              </w:rPr>
              <w:t xml:space="preserve"> (PSA)</w:t>
            </w:r>
          </w:p>
        </w:tc>
        <w:tc>
          <w:tcPr>
            <w:tcW w:w="1272" w:type="dxa"/>
            <w:hideMark/>
          </w:tcPr>
          <w:p w14:paraId="794EF187" w14:textId="330D1DC7" w:rsidR="00565126" w:rsidRPr="00565126" w:rsidRDefault="00565126" w:rsidP="00565126">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565126">
              <w:rPr>
                <w:rFonts w:ascii="Arial" w:eastAsia="Times New Roman" w:hAnsi="Arial" w:cs="Arial"/>
                <w:sz w:val="18"/>
                <w:szCs w:val="18"/>
              </w:rPr>
              <w:t> </w:t>
            </w:r>
            <w:r w:rsidRPr="00565126">
              <w:rPr>
                <w:rFonts w:ascii="Arial" w:eastAsia="Times New Roman" w:hAnsi="Arial" w:cs="Arial"/>
                <w:sz w:val="18"/>
                <w:szCs w:val="18"/>
              </w:rPr>
              <w:t>Distribution type</w:t>
            </w:r>
          </w:p>
        </w:tc>
        <w:tc>
          <w:tcPr>
            <w:tcW w:w="2778" w:type="dxa"/>
            <w:gridSpan w:val="2"/>
            <w:hideMark/>
          </w:tcPr>
          <w:p w14:paraId="3A826E41" w14:textId="77777777" w:rsidR="00565126" w:rsidRPr="00565126" w:rsidRDefault="00565126" w:rsidP="00565126">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565126">
              <w:rPr>
                <w:rFonts w:ascii="Arial" w:eastAsia="Times New Roman" w:hAnsi="Arial" w:cs="Arial"/>
                <w:sz w:val="18"/>
                <w:szCs w:val="18"/>
              </w:rPr>
              <w:t>Distribution parameters</w:t>
            </w:r>
          </w:p>
        </w:tc>
      </w:tr>
      <w:tr w:rsidR="00565126" w:rsidRPr="00565126" w14:paraId="7857399A" w14:textId="77777777" w:rsidTr="0056512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37" w:type="dxa"/>
            <w:hideMark/>
          </w:tcPr>
          <w:p w14:paraId="7371E500" w14:textId="45EEA166" w:rsidR="00565126" w:rsidRPr="00565126" w:rsidRDefault="00565126" w:rsidP="00565126">
            <w:pPr>
              <w:spacing w:line="240" w:lineRule="auto"/>
              <w:rPr>
                <w:rFonts w:ascii="Calibri" w:eastAsia="Times New Roman" w:hAnsi="Calibri" w:cs="Calibri"/>
                <w:b w:val="0"/>
                <w:bCs w:val="0"/>
                <w:color w:val="000000"/>
                <w:sz w:val="18"/>
                <w:szCs w:val="18"/>
              </w:rPr>
            </w:pPr>
            <w:r w:rsidRPr="004529D6">
              <w:rPr>
                <w:rFonts w:ascii="Calibri" w:eastAsia="Times New Roman" w:hAnsi="Calibri" w:cs="Calibri"/>
                <w:b w:val="0"/>
                <w:bCs w:val="0"/>
                <w:color w:val="000000"/>
                <w:sz w:val="18"/>
                <w:szCs w:val="18"/>
              </w:rPr>
              <w:t>Probability</w:t>
            </w:r>
            <w:r w:rsidRPr="00565126">
              <w:rPr>
                <w:rFonts w:ascii="Calibri" w:eastAsia="Times New Roman" w:hAnsi="Calibri" w:cs="Calibri"/>
                <w:b w:val="0"/>
                <w:bCs w:val="0"/>
                <w:color w:val="000000"/>
                <w:sz w:val="18"/>
                <w:szCs w:val="18"/>
              </w:rPr>
              <w:t xml:space="preserve"> of onset </w:t>
            </w:r>
            <w:proofErr w:type="gramStart"/>
            <w:r w:rsidRPr="00565126">
              <w:rPr>
                <w:rFonts w:ascii="Calibri" w:eastAsia="Times New Roman" w:hAnsi="Calibri" w:cs="Calibri"/>
                <w:b w:val="0"/>
                <w:bCs w:val="0"/>
                <w:color w:val="000000"/>
                <w:sz w:val="18"/>
                <w:szCs w:val="18"/>
              </w:rPr>
              <w:t>for  tumours</w:t>
            </w:r>
            <w:proofErr w:type="gramEnd"/>
            <w:r w:rsidRPr="00565126">
              <w:rPr>
                <w:rFonts w:ascii="Calibri" w:eastAsia="Times New Roman" w:hAnsi="Calibri" w:cs="Calibri"/>
                <w:b w:val="0"/>
                <w:bCs w:val="0"/>
                <w:color w:val="000000"/>
                <w:sz w:val="18"/>
                <w:szCs w:val="18"/>
              </w:rPr>
              <w:t xml:space="preserve"> (males, age 30, </w:t>
            </w:r>
            <w:proofErr w:type="spellStart"/>
            <w:r w:rsidRPr="00565126">
              <w:rPr>
                <w:rFonts w:ascii="Calibri" w:eastAsia="Times New Roman" w:hAnsi="Calibri" w:cs="Calibri"/>
                <w:b w:val="0"/>
                <w:bCs w:val="0"/>
                <w:color w:val="000000"/>
                <w:sz w:val="18"/>
                <w:szCs w:val="18"/>
              </w:rPr>
              <w:t>non smokers</w:t>
            </w:r>
            <w:proofErr w:type="spellEnd"/>
            <w:r w:rsidRPr="00565126">
              <w:rPr>
                <w:rFonts w:ascii="Calibri" w:eastAsia="Times New Roman" w:hAnsi="Calibri" w:cs="Calibri"/>
                <w:b w:val="0"/>
                <w:bCs w:val="0"/>
                <w:color w:val="000000"/>
                <w:sz w:val="18"/>
                <w:szCs w:val="18"/>
              </w:rPr>
              <w:t>, not manufacture workers), Coefficient A</w:t>
            </w:r>
          </w:p>
        </w:tc>
        <w:tc>
          <w:tcPr>
            <w:tcW w:w="2747" w:type="dxa"/>
            <w:noWrap/>
            <w:hideMark/>
          </w:tcPr>
          <w:p w14:paraId="736B2151"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P.onset</w:t>
            </w:r>
            <w:proofErr w:type="spellEnd"/>
            <w:proofErr w:type="gramEnd"/>
          </w:p>
        </w:tc>
        <w:tc>
          <w:tcPr>
            <w:tcW w:w="1524" w:type="dxa"/>
            <w:noWrap/>
            <w:hideMark/>
          </w:tcPr>
          <w:p w14:paraId="6FEA050D"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9.84E-06</w:t>
            </w:r>
          </w:p>
        </w:tc>
        <w:tc>
          <w:tcPr>
            <w:tcW w:w="1272" w:type="dxa"/>
            <w:noWrap/>
            <w:hideMark/>
          </w:tcPr>
          <w:p w14:paraId="7FD0C1D3" w14:textId="016E45C1"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trunc</w:t>
            </w:r>
            <w:proofErr w:type="spellEnd"/>
            <w:r w:rsidRPr="00565126">
              <w:rPr>
                <w:rFonts w:ascii="Calibri" w:eastAsia="Times New Roman" w:hAnsi="Calibri" w:cs="Calibri"/>
                <w:color w:val="000000"/>
                <w:sz w:val="18"/>
                <w:szCs w:val="18"/>
              </w:rPr>
              <w:t>.</w:t>
            </w:r>
            <w:r w:rsidRPr="00565126">
              <w:rPr>
                <w:rFonts w:ascii="Calibri" w:eastAsia="Times New Roman" w:hAnsi="Calibri" w:cs="Calibri"/>
                <w:color w:val="000000"/>
                <w:sz w:val="18"/>
                <w:szCs w:val="18"/>
              </w:rPr>
              <w:t xml:space="preserve"> </w:t>
            </w:r>
            <w:r w:rsidRPr="00565126">
              <w:rPr>
                <w:rFonts w:ascii="Calibri" w:eastAsia="Times New Roman" w:hAnsi="Calibri" w:cs="Calibri"/>
                <w:color w:val="000000"/>
                <w:sz w:val="18"/>
                <w:szCs w:val="18"/>
              </w:rPr>
              <w:t>norm</w:t>
            </w:r>
          </w:p>
        </w:tc>
        <w:tc>
          <w:tcPr>
            <w:tcW w:w="1391" w:type="dxa"/>
            <w:noWrap/>
            <w:hideMark/>
          </w:tcPr>
          <w:p w14:paraId="1086A5F7"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9.84E-06</w:t>
            </w:r>
          </w:p>
        </w:tc>
        <w:tc>
          <w:tcPr>
            <w:tcW w:w="1387" w:type="dxa"/>
            <w:noWrap/>
            <w:hideMark/>
          </w:tcPr>
          <w:p w14:paraId="1899BB51"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9.52E-07</w:t>
            </w:r>
          </w:p>
        </w:tc>
      </w:tr>
      <w:tr w:rsidR="00565126" w:rsidRPr="00565126" w14:paraId="39462ED7" w14:textId="77777777" w:rsidTr="004529D6">
        <w:trPr>
          <w:trHeight w:val="313"/>
        </w:trPr>
        <w:tc>
          <w:tcPr>
            <w:cnfStyle w:val="001000000000" w:firstRow="0" w:lastRow="0" w:firstColumn="1" w:lastColumn="0" w:oddVBand="0" w:evenVBand="0" w:oddHBand="0" w:evenHBand="0" w:firstRowFirstColumn="0" w:firstRowLastColumn="0" w:lastRowFirstColumn="0" w:lastRowLastColumn="0"/>
            <w:tcW w:w="6237" w:type="dxa"/>
            <w:hideMark/>
          </w:tcPr>
          <w:p w14:paraId="4549D057" w14:textId="68C06B67" w:rsidR="00565126" w:rsidRPr="00565126" w:rsidRDefault="00565126" w:rsidP="00565126">
            <w:pPr>
              <w:spacing w:line="240" w:lineRule="auto"/>
              <w:rPr>
                <w:rFonts w:ascii="Calibri" w:eastAsia="Times New Roman" w:hAnsi="Calibri" w:cs="Calibri"/>
                <w:b w:val="0"/>
                <w:bCs w:val="0"/>
                <w:color w:val="000000"/>
                <w:sz w:val="18"/>
                <w:szCs w:val="18"/>
              </w:rPr>
            </w:pPr>
            <w:r w:rsidRPr="004529D6">
              <w:rPr>
                <w:rFonts w:ascii="Calibri" w:eastAsia="Times New Roman" w:hAnsi="Calibri" w:cs="Calibri"/>
                <w:b w:val="0"/>
                <w:bCs w:val="0"/>
                <w:color w:val="000000"/>
                <w:sz w:val="18"/>
                <w:szCs w:val="18"/>
              </w:rPr>
              <w:t>Probability</w:t>
            </w:r>
            <w:r w:rsidRPr="00565126">
              <w:rPr>
                <w:rFonts w:ascii="Calibri" w:eastAsia="Times New Roman" w:hAnsi="Calibri" w:cs="Calibri"/>
                <w:b w:val="0"/>
                <w:bCs w:val="0"/>
                <w:color w:val="000000"/>
                <w:sz w:val="18"/>
                <w:szCs w:val="18"/>
              </w:rPr>
              <w:t xml:space="preserve"> that at a time of onset (t0) the tumour is </w:t>
            </w:r>
            <w:proofErr w:type="gramStart"/>
            <w:r w:rsidRPr="00565126">
              <w:rPr>
                <w:rFonts w:ascii="Calibri" w:eastAsia="Times New Roman" w:hAnsi="Calibri" w:cs="Calibri"/>
                <w:b w:val="0"/>
                <w:bCs w:val="0"/>
                <w:color w:val="000000"/>
                <w:sz w:val="18"/>
                <w:szCs w:val="18"/>
              </w:rPr>
              <w:t>low-risk</w:t>
            </w:r>
            <w:proofErr w:type="gramEnd"/>
          </w:p>
        </w:tc>
        <w:tc>
          <w:tcPr>
            <w:tcW w:w="2747" w:type="dxa"/>
            <w:noWrap/>
            <w:hideMark/>
          </w:tcPr>
          <w:p w14:paraId="3BCA7C23"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P.onset</w:t>
            </w:r>
            <w:proofErr w:type="gramEnd"/>
            <w:r w:rsidRPr="00565126">
              <w:rPr>
                <w:rFonts w:ascii="Calibri" w:eastAsia="Times New Roman" w:hAnsi="Calibri" w:cs="Calibri"/>
                <w:color w:val="000000"/>
                <w:sz w:val="18"/>
                <w:szCs w:val="18"/>
              </w:rPr>
              <w:t>_low.risk</w:t>
            </w:r>
            <w:proofErr w:type="spellEnd"/>
          </w:p>
        </w:tc>
        <w:tc>
          <w:tcPr>
            <w:tcW w:w="1524" w:type="dxa"/>
            <w:noWrap/>
            <w:hideMark/>
          </w:tcPr>
          <w:p w14:paraId="62091F15"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6.52E-01</w:t>
            </w:r>
          </w:p>
        </w:tc>
        <w:tc>
          <w:tcPr>
            <w:tcW w:w="1272" w:type="dxa"/>
            <w:noWrap/>
            <w:hideMark/>
          </w:tcPr>
          <w:p w14:paraId="12FA56B4"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trunc.norm</w:t>
            </w:r>
            <w:proofErr w:type="spellEnd"/>
            <w:proofErr w:type="gramEnd"/>
          </w:p>
        </w:tc>
        <w:tc>
          <w:tcPr>
            <w:tcW w:w="1391" w:type="dxa"/>
            <w:noWrap/>
            <w:hideMark/>
          </w:tcPr>
          <w:p w14:paraId="3D310392"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6.52E-01</w:t>
            </w:r>
          </w:p>
        </w:tc>
        <w:tc>
          <w:tcPr>
            <w:tcW w:w="1387" w:type="dxa"/>
            <w:noWrap/>
            <w:hideMark/>
          </w:tcPr>
          <w:p w14:paraId="1C62DEB1"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4.59E-02</w:t>
            </w:r>
          </w:p>
        </w:tc>
      </w:tr>
      <w:tr w:rsidR="00565126" w:rsidRPr="00565126" w14:paraId="5EAADD1F" w14:textId="77777777" w:rsidTr="004529D6">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237" w:type="dxa"/>
            <w:hideMark/>
          </w:tcPr>
          <w:p w14:paraId="547FAFAB"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RR for manufacture workers /non manufacture</w:t>
            </w:r>
          </w:p>
        </w:tc>
        <w:tc>
          <w:tcPr>
            <w:tcW w:w="2747" w:type="dxa"/>
            <w:noWrap/>
            <w:hideMark/>
          </w:tcPr>
          <w:p w14:paraId="41830A7D"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RR.manufacture</w:t>
            </w:r>
            <w:proofErr w:type="spellEnd"/>
            <w:proofErr w:type="gramEnd"/>
          </w:p>
        </w:tc>
        <w:tc>
          <w:tcPr>
            <w:tcW w:w="1524" w:type="dxa"/>
            <w:noWrap/>
            <w:hideMark/>
          </w:tcPr>
          <w:p w14:paraId="5B362F4E"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1.99</w:t>
            </w:r>
          </w:p>
        </w:tc>
        <w:tc>
          <w:tcPr>
            <w:tcW w:w="1272" w:type="dxa"/>
            <w:noWrap/>
            <w:hideMark/>
          </w:tcPr>
          <w:p w14:paraId="48C1B1A1"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lognormal</w:t>
            </w:r>
          </w:p>
        </w:tc>
        <w:tc>
          <w:tcPr>
            <w:tcW w:w="1391" w:type="dxa"/>
            <w:noWrap/>
            <w:hideMark/>
          </w:tcPr>
          <w:p w14:paraId="258D1A5C"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0.688134639</w:t>
            </w:r>
          </w:p>
        </w:tc>
        <w:tc>
          <w:tcPr>
            <w:tcW w:w="1387" w:type="dxa"/>
            <w:noWrap/>
            <w:hideMark/>
          </w:tcPr>
          <w:p w14:paraId="3138FCD6"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0.250738367</w:t>
            </w:r>
          </w:p>
        </w:tc>
      </w:tr>
      <w:tr w:rsidR="00565126" w:rsidRPr="00565126" w14:paraId="18C68768" w14:textId="77777777" w:rsidTr="004529D6">
        <w:trPr>
          <w:trHeight w:val="280"/>
        </w:trPr>
        <w:tc>
          <w:tcPr>
            <w:cnfStyle w:val="001000000000" w:firstRow="0" w:lastRow="0" w:firstColumn="1" w:lastColumn="0" w:oddVBand="0" w:evenVBand="0" w:oddHBand="0" w:evenHBand="0" w:firstRowFirstColumn="0" w:firstRowLastColumn="0" w:lastRowFirstColumn="0" w:lastRowLastColumn="0"/>
            <w:tcW w:w="6237" w:type="dxa"/>
            <w:hideMark/>
          </w:tcPr>
          <w:p w14:paraId="5BF1DBE1"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RR Former smokers / never smokers</w:t>
            </w:r>
          </w:p>
        </w:tc>
        <w:tc>
          <w:tcPr>
            <w:tcW w:w="2747" w:type="dxa"/>
            <w:noWrap/>
            <w:hideMark/>
          </w:tcPr>
          <w:p w14:paraId="688D3CF9"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RR.past</w:t>
            </w:r>
            <w:proofErr w:type="gramEnd"/>
            <w:r w:rsidRPr="00565126">
              <w:rPr>
                <w:rFonts w:ascii="Calibri" w:eastAsia="Times New Roman" w:hAnsi="Calibri" w:cs="Calibri"/>
                <w:color w:val="000000"/>
                <w:sz w:val="18"/>
                <w:szCs w:val="18"/>
              </w:rPr>
              <w:t>_smoke</w:t>
            </w:r>
            <w:proofErr w:type="spellEnd"/>
          </w:p>
        </w:tc>
        <w:tc>
          <w:tcPr>
            <w:tcW w:w="1524" w:type="dxa"/>
            <w:noWrap/>
            <w:hideMark/>
          </w:tcPr>
          <w:p w14:paraId="0D690E6D"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2.174497</w:t>
            </w:r>
          </w:p>
        </w:tc>
        <w:tc>
          <w:tcPr>
            <w:tcW w:w="1272" w:type="dxa"/>
            <w:noWrap/>
            <w:hideMark/>
          </w:tcPr>
          <w:p w14:paraId="125B29A4"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lognormal</w:t>
            </w:r>
          </w:p>
        </w:tc>
        <w:tc>
          <w:tcPr>
            <w:tcW w:w="1391" w:type="dxa"/>
            <w:noWrap/>
            <w:hideMark/>
          </w:tcPr>
          <w:p w14:paraId="50464C60"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0.776797373</w:t>
            </w:r>
          </w:p>
        </w:tc>
        <w:tc>
          <w:tcPr>
            <w:tcW w:w="1387" w:type="dxa"/>
            <w:noWrap/>
            <w:hideMark/>
          </w:tcPr>
          <w:p w14:paraId="33ECDB90"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0.383849406</w:t>
            </w:r>
          </w:p>
        </w:tc>
      </w:tr>
      <w:tr w:rsidR="00565126" w:rsidRPr="00565126" w14:paraId="2CD3F92E" w14:textId="77777777" w:rsidTr="004529D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6237" w:type="dxa"/>
            <w:hideMark/>
          </w:tcPr>
          <w:p w14:paraId="134556E2"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 xml:space="preserve">RR current smokers </w:t>
            </w:r>
            <w:proofErr w:type="gramStart"/>
            <w:r w:rsidRPr="00565126">
              <w:rPr>
                <w:rFonts w:ascii="Calibri" w:eastAsia="Times New Roman" w:hAnsi="Calibri" w:cs="Calibri"/>
                <w:b w:val="0"/>
                <w:bCs w:val="0"/>
                <w:color w:val="000000"/>
                <w:sz w:val="18"/>
                <w:szCs w:val="18"/>
              </w:rPr>
              <w:t>/  never</w:t>
            </w:r>
            <w:proofErr w:type="gramEnd"/>
            <w:r w:rsidRPr="00565126">
              <w:rPr>
                <w:rFonts w:ascii="Calibri" w:eastAsia="Times New Roman" w:hAnsi="Calibri" w:cs="Calibri"/>
                <w:b w:val="0"/>
                <w:bCs w:val="0"/>
                <w:color w:val="000000"/>
                <w:sz w:val="18"/>
                <w:szCs w:val="18"/>
              </w:rPr>
              <w:t xml:space="preserve"> smokers</w:t>
            </w:r>
          </w:p>
        </w:tc>
        <w:tc>
          <w:tcPr>
            <w:tcW w:w="2747" w:type="dxa"/>
            <w:noWrap/>
            <w:hideMark/>
          </w:tcPr>
          <w:p w14:paraId="6622D51F"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RR.current</w:t>
            </w:r>
            <w:proofErr w:type="gramEnd"/>
            <w:r w:rsidRPr="00565126">
              <w:rPr>
                <w:rFonts w:ascii="Calibri" w:eastAsia="Times New Roman" w:hAnsi="Calibri" w:cs="Calibri"/>
                <w:color w:val="000000"/>
                <w:sz w:val="18"/>
                <w:szCs w:val="18"/>
              </w:rPr>
              <w:t>_smoke</w:t>
            </w:r>
            <w:proofErr w:type="spellEnd"/>
          </w:p>
        </w:tc>
        <w:tc>
          <w:tcPr>
            <w:tcW w:w="1524" w:type="dxa"/>
            <w:noWrap/>
            <w:hideMark/>
          </w:tcPr>
          <w:p w14:paraId="6156E8DE"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5.997746</w:t>
            </w:r>
          </w:p>
        </w:tc>
        <w:tc>
          <w:tcPr>
            <w:tcW w:w="1272" w:type="dxa"/>
            <w:noWrap/>
            <w:hideMark/>
          </w:tcPr>
          <w:p w14:paraId="5E3067FC"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lognormal</w:t>
            </w:r>
          </w:p>
        </w:tc>
        <w:tc>
          <w:tcPr>
            <w:tcW w:w="1391" w:type="dxa"/>
            <w:noWrap/>
            <w:hideMark/>
          </w:tcPr>
          <w:p w14:paraId="0B4293D6"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1.791383732</w:t>
            </w:r>
          </w:p>
        </w:tc>
        <w:tc>
          <w:tcPr>
            <w:tcW w:w="1387" w:type="dxa"/>
            <w:noWrap/>
            <w:hideMark/>
          </w:tcPr>
          <w:p w14:paraId="142E281A"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0.119905917</w:t>
            </w:r>
          </w:p>
        </w:tc>
      </w:tr>
      <w:tr w:rsidR="00565126" w:rsidRPr="00565126" w14:paraId="55FBFF6A" w14:textId="77777777" w:rsidTr="004529D6">
        <w:trPr>
          <w:trHeight w:val="277"/>
        </w:trPr>
        <w:tc>
          <w:tcPr>
            <w:cnfStyle w:val="001000000000" w:firstRow="0" w:lastRow="0" w:firstColumn="1" w:lastColumn="0" w:oddVBand="0" w:evenVBand="0" w:oddHBand="0" w:evenHBand="0" w:firstRowFirstColumn="0" w:firstRowLastColumn="0" w:lastRowFirstColumn="0" w:lastRowLastColumn="0"/>
            <w:tcW w:w="6237" w:type="dxa"/>
            <w:hideMark/>
          </w:tcPr>
          <w:p w14:paraId="5B0B28AF"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 xml:space="preserve">RR </w:t>
            </w:r>
            <w:proofErr w:type="spellStart"/>
            <w:r w:rsidRPr="00565126">
              <w:rPr>
                <w:rFonts w:ascii="Calibri" w:eastAsia="Times New Roman" w:hAnsi="Calibri" w:cs="Calibri"/>
                <w:b w:val="0"/>
                <w:bCs w:val="0"/>
                <w:color w:val="000000"/>
                <w:sz w:val="18"/>
                <w:szCs w:val="18"/>
              </w:rPr>
              <w:t>all cause</w:t>
            </w:r>
            <w:proofErr w:type="spellEnd"/>
            <w:r w:rsidRPr="00565126">
              <w:rPr>
                <w:rFonts w:ascii="Calibri" w:eastAsia="Times New Roman" w:hAnsi="Calibri" w:cs="Calibri"/>
                <w:b w:val="0"/>
                <w:bCs w:val="0"/>
                <w:color w:val="000000"/>
                <w:sz w:val="18"/>
                <w:szCs w:val="18"/>
              </w:rPr>
              <w:t xml:space="preserve"> mortality former smokers </w:t>
            </w:r>
            <w:proofErr w:type="gramStart"/>
            <w:r w:rsidRPr="00565126">
              <w:rPr>
                <w:rFonts w:ascii="Calibri" w:eastAsia="Times New Roman" w:hAnsi="Calibri" w:cs="Calibri"/>
                <w:b w:val="0"/>
                <w:bCs w:val="0"/>
                <w:color w:val="000000"/>
                <w:sz w:val="18"/>
                <w:szCs w:val="18"/>
              </w:rPr>
              <w:t>/  never</w:t>
            </w:r>
            <w:proofErr w:type="gramEnd"/>
            <w:r w:rsidRPr="00565126">
              <w:rPr>
                <w:rFonts w:ascii="Calibri" w:eastAsia="Times New Roman" w:hAnsi="Calibri" w:cs="Calibri"/>
                <w:b w:val="0"/>
                <w:bCs w:val="0"/>
                <w:color w:val="000000"/>
                <w:sz w:val="18"/>
                <w:szCs w:val="18"/>
              </w:rPr>
              <w:t xml:space="preserve"> smokers</w:t>
            </w:r>
          </w:p>
        </w:tc>
        <w:tc>
          <w:tcPr>
            <w:tcW w:w="2747" w:type="dxa"/>
            <w:noWrap/>
            <w:hideMark/>
          </w:tcPr>
          <w:p w14:paraId="5624ACA5"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RR.All.Death</w:t>
            </w:r>
            <w:proofErr w:type="gramEnd"/>
            <w:r w:rsidRPr="00565126">
              <w:rPr>
                <w:rFonts w:ascii="Calibri" w:eastAsia="Times New Roman" w:hAnsi="Calibri" w:cs="Calibri"/>
                <w:color w:val="000000"/>
                <w:sz w:val="18"/>
                <w:szCs w:val="18"/>
              </w:rPr>
              <w:t>.past_smoke</w:t>
            </w:r>
            <w:proofErr w:type="spellEnd"/>
          </w:p>
        </w:tc>
        <w:tc>
          <w:tcPr>
            <w:tcW w:w="1524" w:type="dxa"/>
            <w:noWrap/>
            <w:hideMark/>
          </w:tcPr>
          <w:p w14:paraId="5800256F"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1.2</w:t>
            </w:r>
          </w:p>
        </w:tc>
        <w:tc>
          <w:tcPr>
            <w:tcW w:w="1272" w:type="dxa"/>
            <w:noWrap/>
            <w:hideMark/>
          </w:tcPr>
          <w:p w14:paraId="18A8F7F5"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lognormal</w:t>
            </w:r>
          </w:p>
        </w:tc>
        <w:tc>
          <w:tcPr>
            <w:tcW w:w="1391" w:type="dxa"/>
            <w:noWrap/>
            <w:hideMark/>
          </w:tcPr>
          <w:p w14:paraId="3580551B"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0.182321557</w:t>
            </w:r>
          </w:p>
        </w:tc>
        <w:tc>
          <w:tcPr>
            <w:tcW w:w="1387" w:type="dxa"/>
            <w:noWrap/>
            <w:hideMark/>
          </w:tcPr>
          <w:p w14:paraId="174DCA9F"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0.025531964</w:t>
            </w:r>
          </w:p>
        </w:tc>
      </w:tr>
      <w:tr w:rsidR="00565126" w:rsidRPr="00565126" w14:paraId="44579128" w14:textId="77777777" w:rsidTr="004529D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6237" w:type="dxa"/>
            <w:hideMark/>
          </w:tcPr>
          <w:p w14:paraId="3F826797"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 xml:space="preserve">RR </w:t>
            </w:r>
            <w:proofErr w:type="spellStart"/>
            <w:r w:rsidRPr="00565126">
              <w:rPr>
                <w:rFonts w:ascii="Calibri" w:eastAsia="Times New Roman" w:hAnsi="Calibri" w:cs="Calibri"/>
                <w:b w:val="0"/>
                <w:bCs w:val="0"/>
                <w:color w:val="000000"/>
                <w:sz w:val="18"/>
                <w:szCs w:val="18"/>
              </w:rPr>
              <w:t>all cause</w:t>
            </w:r>
            <w:proofErr w:type="spellEnd"/>
            <w:r w:rsidRPr="00565126">
              <w:rPr>
                <w:rFonts w:ascii="Calibri" w:eastAsia="Times New Roman" w:hAnsi="Calibri" w:cs="Calibri"/>
                <w:b w:val="0"/>
                <w:bCs w:val="0"/>
                <w:color w:val="000000"/>
                <w:sz w:val="18"/>
                <w:szCs w:val="18"/>
              </w:rPr>
              <w:t xml:space="preserve"> mortality current smokers </w:t>
            </w:r>
            <w:proofErr w:type="gramStart"/>
            <w:r w:rsidRPr="00565126">
              <w:rPr>
                <w:rFonts w:ascii="Calibri" w:eastAsia="Times New Roman" w:hAnsi="Calibri" w:cs="Calibri"/>
                <w:b w:val="0"/>
                <w:bCs w:val="0"/>
                <w:color w:val="000000"/>
                <w:sz w:val="18"/>
                <w:szCs w:val="18"/>
              </w:rPr>
              <w:t>/  never</w:t>
            </w:r>
            <w:proofErr w:type="gramEnd"/>
            <w:r w:rsidRPr="00565126">
              <w:rPr>
                <w:rFonts w:ascii="Calibri" w:eastAsia="Times New Roman" w:hAnsi="Calibri" w:cs="Calibri"/>
                <w:b w:val="0"/>
                <w:bCs w:val="0"/>
                <w:color w:val="000000"/>
                <w:sz w:val="18"/>
                <w:szCs w:val="18"/>
              </w:rPr>
              <w:t xml:space="preserve"> smokers</w:t>
            </w:r>
          </w:p>
        </w:tc>
        <w:tc>
          <w:tcPr>
            <w:tcW w:w="2747" w:type="dxa"/>
            <w:noWrap/>
            <w:hideMark/>
          </w:tcPr>
          <w:p w14:paraId="08CCDCC8"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RR.All.Death</w:t>
            </w:r>
            <w:proofErr w:type="gramEnd"/>
            <w:r w:rsidRPr="00565126">
              <w:rPr>
                <w:rFonts w:ascii="Calibri" w:eastAsia="Times New Roman" w:hAnsi="Calibri" w:cs="Calibri"/>
                <w:color w:val="000000"/>
                <w:sz w:val="18"/>
                <w:szCs w:val="18"/>
              </w:rPr>
              <w:t>.current_smoke</w:t>
            </w:r>
            <w:proofErr w:type="spellEnd"/>
          </w:p>
        </w:tc>
        <w:tc>
          <w:tcPr>
            <w:tcW w:w="1524" w:type="dxa"/>
            <w:noWrap/>
            <w:hideMark/>
          </w:tcPr>
          <w:p w14:paraId="363E9EBA"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2.76</w:t>
            </w:r>
          </w:p>
        </w:tc>
        <w:tc>
          <w:tcPr>
            <w:tcW w:w="1272" w:type="dxa"/>
            <w:noWrap/>
            <w:hideMark/>
          </w:tcPr>
          <w:p w14:paraId="1B5C16A5"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lognormal</w:t>
            </w:r>
          </w:p>
        </w:tc>
        <w:tc>
          <w:tcPr>
            <w:tcW w:w="1391" w:type="dxa"/>
            <w:noWrap/>
            <w:hideMark/>
          </w:tcPr>
          <w:p w14:paraId="6A82561B"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1.01523068</w:t>
            </w:r>
          </w:p>
        </w:tc>
        <w:tc>
          <w:tcPr>
            <w:tcW w:w="1387" w:type="dxa"/>
            <w:noWrap/>
            <w:hideMark/>
          </w:tcPr>
          <w:p w14:paraId="252E38EE"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0.009244009</w:t>
            </w:r>
          </w:p>
        </w:tc>
      </w:tr>
      <w:tr w:rsidR="00565126" w:rsidRPr="00565126" w14:paraId="7527083E" w14:textId="77777777" w:rsidTr="004529D6">
        <w:trPr>
          <w:trHeight w:val="271"/>
        </w:trPr>
        <w:tc>
          <w:tcPr>
            <w:cnfStyle w:val="001000000000" w:firstRow="0" w:lastRow="0" w:firstColumn="1" w:lastColumn="0" w:oddVBand="0" w:evenVBand="0" w:oddHBand="0" w:evenHBand="0" w:firstRowFirstColumn="0" w:firstRowLastColumn="0" w:lastRowFirstColumn="0" w:lastRowLastColumn="0"/>
            <w:tcW w:w="6237" w:type="dxa"/>
            <w:hideMark/>
          </w:tcPr>
          <w:p w14:paraId="6E689780"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 xml:space="preserve">Probability to quit smoking per year </w:t>
            </w:r>
          </w:p>
        </w:tc>
        <w:tc>
          <w:tcPr>
            <w:tcW w:w="2747" w:type="dxa"/>
            <w:noWrap/>
            <w:hideMark/>
          </w:tcPr>
          <w:p w14:paraId="3D88FFE3"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P.quit</w:t>
            </w:r>
            <w:proofErr w:type="gramEnd"/>
            <w:r w:rsidRPr="00565126">
              <w:rPr>
                <w:rFonts w:ascii="Calibri" w:eastAsia="Times New Roman" w:hAnsi="Calibri" w:cs="Calibri"/>
                <w:color w:val="000000"/>
                <w:sz w:val="18"/>
                <w:szCs w:val="18"/>
              </w:rPr>
              <w:t>.smoke</w:t>
            </w:r>
            <w:proofErr w:type="spellEnd"/>
          </w:p>
        </w:tc>
        <w:tc>
          <w:tcPr>
            <w:tcW w:w="1524" w:type="dxa"/>
            <w:noWrap/>
            <w:hideMark/>
          </w:tcPr>
          <w:p w14:paraId="4BCD8101"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0.0167</w:t>
            </w:r>
          </w:p>
        </w:tc>
        <w:tc>
          <w:tcPr>
            <w:tcW w:w="1272" w:type="dxa"/>
            <w:noWrap/>
            <w:hideMark/>
          </w:tcPr>
          <w:p w14:paraId="25DADF87" w14:textId="51D8C7F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trunc</w:t>
            </w:r>
            <w:proofErr w:type="spellEnd"/>
            <w:r w:rsidRPr="00565126">
              <w:rPr>
                <w:rFonts w:ascii="Calibri" w:eastAsia="Times New Roman" w:hAnsi="Calibri" w:cs="Calibri"/>
                <w:color w:val="000000"/>
                <w:sz w:val="18"/>
                <w:szCs w:val="18"/>
              </w:rPr>
              <w:t>.</w:t>
            </w:r>
            <w:r w:rsidRPr="00565126">
              <w:rPr>
                <w:rFonts w:ascii="Calibri" w:eastAsia="Times New Roman" w:hAnsi="Calibri" w:cs="Calibri"/>
                <w:color w:val="000000"/>
                <w:sz w:val="18"/>
                <w:szCs w:val="18"/>
              </w:rPr>
              <w:t xml:space="preserve"> </w:t>
            </w:r>
            <w:r w:rsidRPr="00565126">
              <w:rPr>
                <w:rFonts w:ascii="Calibri" w:eastAsia="Times New Roman" w:hAnsi="Calibri" w:cs="Calibri"/>
                <w:color w:val="000000"/>
                <w:sz w:val="18"/>
                <w:szCs w:val="18"/>
              </w:rPr>
              <w:t>norm</w:t>
            </w:r>
          </w:p>
        </w:tc>
        <w:tc>
          <w:tcPr>
            <w:tcW w:w="1391" w:type="dxa"/>
            <w:noWrap/>
            <w:hideMark/>
          </w:tcPr>
          <w:p w14:paraId="0C4E7151"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0.0167</w:t>
            </w:r>
          </w:p>
        </w:tc>
        <w:tc>
          <w:tcPr>
            <w:tcW w:w="1387" w:type="dxa"/>
            <w:noWrap/>
            <w:hideMark/>
          </w:tcPr>
          <w:p w14:paraId="385DE3E7"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0.000405237</w:t>
            </w:r>
          </w:p>
        </w:tc>
      </w:tr>
      <w:tr w:rsidR="00565126" w:rsidRPr="00565126" w14:paraId="3DB78918" w14:textId="77777777" w:rsidTr="004529D6">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6237" w:type="dxa"/>
            <w:hideMark/>
          </w:tcPr>
          <w:p w14:paraId="7574271C"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 xml:space="preserve">Coefficient B in the equation on probability of BC onset by age and sex (assuming a risk of cancer onset is zero at age 30, </w:t>
            </w:r>
            <w:proofErr w:type="gramStart"/>
            <w:r w:rsidRPr="00565126">
              <w:rPr>
                <w:rFonts w:ascii="Calibri" w:eastAsia="Times New Roman" w:hAnsi="Calibri" w:cs="Calibri"/>
                <w:b w:val="0"/>
                <w:bCs w:val="0"/>
                <w:color w:val="000000"/>
                <w:sz w:val="18"/>
                <w:szCs w:val="18"/>
              </w:rPr>
              <w:t>i.e.</w:t>
            </w:r>
            <w:proofErr w:type="gramEnd"/>
            <w:r w:rsidRPr="00565126">
              <w:rPr>
                <w:rFonts w:ascii="Calibri" w:eastAsia="Times New Roman" w:hAnsi="Calibri" w:cs="Calibri"/>
                <w:b w:val="0"/>
                <w:bCs w:val="0"/>
                <w:color w:val="000000"/>
                <w:sz w:val="18"/>
                <w:szCs w:val="18"/>
              </w:rPr>
              <w:t xml:space="preserve"> a risk at age X = age_30 *B^ (age X-30)</w:t>
            </w:r>
          </w:p>
        </w:tc>
        <w:tc>
          <w:tcPr>
            <w:tcW w:w="2747" w:type="dxa"/>
            <w:noWrap/>
            <w:hideMark/>
          </w:tcPr>
          <w:p w14:paraId="040D4F4B"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P.onset</w:t>
            </w:r>
            <w:proofErr w:type="gramEnd"/>
            <w:r w:rsidRPr="00565126">
              <w:rPr>
                <w:rFonts w:ascii="Calibri" w:eastAsia="Times New Roman" w:hAnsi="Calibri" w:cs="Calibri"/>
                <w:color w:val="000000"/>
                <w:sz w:val="18"/>
                <w:szCs w:val="18"/>
              </w:rPr>
              <w:t>_age</w:t>
            </w:r>
            <w:proofErr w:type="spellEnd"/>
          </w:p>
        </w:tc>
        <w:tc>
          <w:tcPr>
            <w:tcW w:w="1524" w:type="dxa"/>
            <w:noWrap/>
            <w:hideMark/>
          </w:tcPr>
          <w:p w14:paraId="0DA795F0"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1.11E+00</w:t>
            </w:r>
          </w:p>
        </w:tc>
        <w:tc>
          <w:tcPr>
            <w:tcW w:w="1272" w:type="dxa"/>
            <w:noWrap/>
            <w:hideMark/>
          </w:tcPr>
          <w:p w14:paraId="712FD9AC"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50FD50FB"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1.11E+00</w:t>
            </w:r>
          </w:p>
        </w:tc>
        <w:tc>
          <w:tcPr>
            <w:tcW w:w="1387" w:type="dxa"/>
            <w:noWrap/>
            <w:hideMark/>
          </w:tcPr>
          <w:p w14:paraId="21187BB6"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7.15E-03</w:t>
            </w:r>
          </w:p>
        </w:tc>
      </w:tr>
      <w:tr w:rsidR="00565126" w:rsidRPr="00565126" w14:paraId="1116B250" w14:textId="77777777" w:rsidTr="004529D6">
        <w:trPr>
          <w:trHeight w:val="395"/>
        </w:trPr>
        <w:tc>
          <w:tcPr>
            <w:cnfStyle w:val="001000000000" w:firstRow="0" w:lastRow="0" w:firstColumn="1" w:lastColumn="0" w:oddVBand="0" w:evenVBand="0" w:oddHBand="0" w:evenHBand="0" w:firstRowFirstColumn="0" w:firstRowLastColumn="0" w:lastRowFirstColumn="0" w:lastRowLastColumn="0"/>
            <w:tcW w:w="6237" w:type="dxa"/>
            <w:hideMark/>
          </w:tcPr>
          <w:p w14:paraId="4513401A"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 xml:space="preserve">Sex (male) coefficient in the equation on probability of BC onset by age and sex </w:t>
            </w:r>
          </w:p>
        </w:tc>
        <w:tc>
          <w:tcPr>
            <w:tcW w:w="2747" w:type="dxa"/>
            <w:noWrap/>
            <w:hideMark/>
          </w:tcPr>
          <w:p w14:paraId="0E8EEBE2"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RR.onset</w:t>
            </w:r>
            <w:proofErr w:type="gramEnd"/>
            <w:r w:rsidRPr="00565126">
              <w:rPr>
                <w:rFonts w:ascii="Calibri" w:eastAsia="Times New Roman" w:hAnsi="Calibri" w:cs="Calibri"/>
                <w:color w:val="000000"/>
                <w:sz w:val="18"/>
                <w:szCs w:val="18"/>
              </w:rPr>
              <w:t>_sex</w:t>
            </w:r>
            <w:proofErr w:type="spellEnd"/>
          </w:p>
        </w:tc>
        <w:tc>
          <w:tcPr>
            <w:tcW w:w="1524" w:type="dxa"/>
            <w:noWrap/>
            <w:hideMark/>
          </w:tcPr>
          <w:p w14:paraId="1BFBE6B0"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3.75E+00</w:t>
            </w:r>
          </w:p>
        </w:tc>
        <w:tc>
          <w:tcPr>
            <w:tcW w:w="1272" w:type="dxa"/>
            <w:noWrap/>
            <w:hideMark/>
          </w:tcPr>
          <w:p w14:paraId="29CDC083"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3CAF33BA"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3.75E+00</w:t>
            </w:r>
          </w:p>
        </w:tc>
        <w:tc>
          <w:tcPr>
            <w:tcW w:w="1387" w:type="dxa"/>
            <w:noWrap/>
            <w:hideMark/>
          </w:tcPr>
          <w:p w14:paraId="286036D2"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8.66E-01</w:t>
            </w:r>
          </w:p>
        </w:tc>
      </w:tr>
      <w:tr w:rsidR="00565126" w:rsidRPr="00565126" w14:paraId="266474A9" w14:textId="77777777" w:rsidTr="004529D6">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6237" w:type="dxa"/>
            <w:hideMark/>
          </w:tcPr>
          <w:p w14:paraId="2EC36BB3"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Probability of symptomatic diagnosis for LG BC per year, age 30-80 years</w:t>
            </w:r>
          </w:p>
        </w:tc>
        <w:tc>
          <w:tcPr>
            <w:tcW w:w="2747" w:type="dxa"/>
            <w:noWrap/>
            <w:hideMark/>
          </w:tcPr>
          <w:p w14:paraId="1A077431"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P.sympt</w:t>
            </w:r>
            <w:proofErr w:type="gramEnd"/>
            <w:r w:rsidRPr="00565126">
              <w:rPr>
                <w:rFonts w:ascii="Calibri" w:eastAsia="Times New Roman" w:hAnsi="Calibri" w:cs="Calibri"/>
                <w:color w:val="000000"/>
                <w:sz w:val="18"/>
                <w:szCs w:val="18"/>
              </w:rPr>
              <w:t>.diag_LGBC</w:t>
            </w:r>
            <w:proofErr w:type="spellEnd"/>
          </w:p>
        </w:tc>
        <w:tc>
          <w:tcPr>
            <w:tcW w:w="1524" w:type="dxa"/>
            <w:noWrap/>
            <w:hideMark/>
          </w:tcPr>
          <w:p w14:paraId="2B013E30"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2.34E-01</w:t>
            </w:r>
          </w:p>
        </w:tc>
        <w:tc>
          <w:tcPr>
            <w:tcW w:w="1272" w:type="dxa"/>
            <w:noWrap/>
            <w:hideMark/>
          </w:tcPr>
          <w:p w14:paraId="69BB8EBA"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trunc.norm</w:t>
            </w:r>
            <w:proofErr w:type="spellEnd"/>
            <w:proofErr w:type="gramEnd"/>
          </w:p>
        </w:tc>
        <w:tc>
          <w:tcPr>
            <w:tcW w:w="1391" w:type="dxa"/>
            <w:noWrap/>
            <w:hideMark/>
          </w:tcPr>
          <w:p w14:paraId="75F9F856"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2.34E-01</w:t>
            </w:r>
          </w:p>
        </w:tc>
        <w:tc>
          <w:tcPr>
            <w:tcW w:w="1387" w:type="dxa"/>
            <w:noWrap/>
            <w:hideMark/>
          </w:tcPr>
          <w:p w14:paraId="11B8E319"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6.63E-02</w:t>
            </w:r>
          </w:p>
        </w:tc>
      </w:tr>
      <w:tr w:rsidR="00565126" w:rsidRPr="00565126" w14:paraId="3701F0B1" w14:textId="77777777" w:rsidTr="004529D6">
        <w:trPr>
          <w:trHeight w:val="404"/>
        </w:trPr>
        <w:tc>
          <w:tcPr>
            <w:cnfStyle w:val="001000000000" w:firstRow="0" w:lastRow="0" w:firstColumn="1" w:lastColumn="0" w:oddVBand="0" w:evenVBand="0" w:oddHBand="0" w:evenHBand="0" w:firstRowFirstColumn="0" w:firstRowLastColumn="0" w:lastRowFirstColumn="0" w:lastRowLastColumn="0"/>
            <w:tcW w:w="6237" w:type="dxa"/>
            <w:hideMark/>
          </w:tcPr>
          <w:p w14:paraId="76DC36DB"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A coefficient in the Probability to become a symptomatic patient by time since cancer onset with high grade BC, linear relationship</w:t>
            </w:r>
          </w:p>
        </w:tc>
        <w:tc>
          <w:tcPr>
            <w:tcW w:w="2747" w:type="dxa"/>
            <w:noWrap/>
            <w:hideMark/>
          </w:tcPr>
          <w:p w14:paraId="793169FD"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P.sympt</w:t>
            </w:r>
            <w:proofErr w:type="gramEnd"/>
            <w:r w:rsidRPr="00565126">
              <w:rPr>
                <w:rFonts w:ascii="Calibri" w:eastAsia="Times New Roman" w:hAnsi="Calibri" w:cs="Calibri"/>
                <w:color w:val="000000"/>
                <w:sz w:val="18"/>
                <w:szCs w:val="18"/>
              </w:rPr>
              <w:t>.diag_t_HGBC</w:t>
            </w:r>
            <w:proofErr w:type="spellEnd"/>
          </w:p>
        </w:tc>
        <w:tc>
          <w:tcPr>
            <w:tcW w:w="1524" w:type="dxa"/>
            <w:noWrap/>
            <w:hideMark/>
          </w:tcPr>
          <w:p w14:paraId="77BC079E"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1.21E-01</w:t>
            </w:r>
          </w:p>
        </w:tc>
        <w:tc>
          <w:tcPr>
            <w:tcW w:w="1272" w:type="dxa"/>
            <w:noWrap/>
            <w:hideMark/>
          </w:tcPr>
          <w:p w14:paraId="037D2A38"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trunc.norm</w:t>
            </w:r>
            <w:proofErr w:type="spellEnd"/>
            <w:proofErr w:type="gramEnd"/>
          </w:p>
        </w:tc>
        <w:tc>
          <w:tcPr>
            <w:tcW w:w="1391" w:type="dxa"/>
            <w:noWrap/>
            <w:hideMark/>
          </w:tcPr>
          <w:p w14:paraId="0E0924A8"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1.21E-01</w:t>
            </w:r>
          </w:p>
        </w:tc>
        <w:tc>
          <w:tcPr>
            <w:tcW w:w="1387" w:type="dxa"/>
            <w:noWrap/>
            <w:hideMark/>
          </w:tcPr>
          <w:p w14:paraId="0FCFE9B8"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7.53E-03</w:t>
            </w:r>
          </w:p>
        </w:tc>
      </w:tr>
      <w:tr w:rsidR="00565126" w:rsidRPr="00565126" w14:paraId="5AF57844" w14:textId="77777777" w:rsidTr="004529D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237" w:type="dxa"/>
            <w:hideMark/>
          </w:tcPr>
          <w:p w14:paraId="607B74F0"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A Probability to become a symptomatic patient at the same year as one has a cancer onset</w:t>
            </w:r>
          </w:p>
        </w:tc>
        <w:tc>
          <w:tcPr>
            <w:tcW w:w="2747" w:type="dxa"/>
            <w:noWrap/>
            <w:hideMark/>
          </w:tcPr>
          <w:p w14:paraId="7B4215B1"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P.sympt</w:t>
            </w:r>
            <w:proofErr w:type="gramEnd"/>
            <w:r w:rsidRPr="00565126">
              <w:rPr>
                <w:rFonts w:ascii="Calibri" w:eastAsia="Times New Roman" w:hAnsi="Calibri" w:cs="Calibri"/>
                <w:color w:val="000000"/>
                <w:sz w:val="18"/>
                <w:szCs w:val="18"/>
              </w:rPr>
              <w:t>.diag_HGBC</w:t>
            </w:r>
            <w:proofErr w:type="spellEnd"/>
          </w:p>
        </w:tc>
        <w:tc>
          <w:tcPr>
            <w:tcW w:w="1524" w:type="dxa"/>
            <w:noWrap/>
            <w:hideMark/>
          </w:tcPr>
          <w:p w14:paraId="314726D4"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2.27E-01</w:t>
            </w:r>
          </w:p>
        </w:tc>
        <w:tc>
          <w:tcPr>
            <w:tcW w:w="1272" w:type="dxa"/>
            <w:noWrap/>
            <w:hideMark/>
          </w:tcPr>
          <w:p w14:paraId="11A972DA"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trunc.norm</w:t>
            </w:r>
            <w:proofErr w:type="spellEnd"/>
            <w:proofErr w:type="gramEnd"/>
          </w:p>
        </w:tc>
        <w:tc>
          <w:tcPr>
            <w:tcW w:w="1391" w:type="dxa"/>
            <w:noWrap/>
            <w:hideMark/>
          </w:tcPr>
          <w:p w14:paraId="3D9ECB14"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2.27E-01</w:t>
            </w:r>
          </w:p>
        </w:tc>
        <w:tc>
          <w:tcPr>
            <w:tcW w:w="1387" w:type="dxa"/>
            <w:noWrap/>
            <w:hideMark/>
          </w:tcPr>
          <w:p w14:paraId="0FE1841A"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2.50E-03</w:t>
            </w:r>
          </w:p>
        </w:tc>
      </w:tr>
      <w:tr w:rsidR="00565126" w:rsidRPr="00565126" w14:paraId="26CF4AD2" w14:textId="77777777" w:rsidTr="004529D6">
        <w:trPr>
          <w:trHeight w:val="561"/>
        </w:trPr>
        <w:tc>
          <w:tcPr>
            <w:cnfStyle w:val="001000000000" w:firstRow="0" w:lastRow="0" w:firstColumn="1" w:lastColumn="0" w:oddVBand="0" w:evenVBand="0" w:oddHBand="0" w:evenHBand="0" w:firstRowFirstColumn="0" w:firstRowLastColumn="0" w:lastRowFirstColumn="0" w:lastRowLastColumn="0"/>
            <w:tcW w:w="6237" w:type="dxa"/>
            <w:hideMark/>
          </w:tcPr>
          <w:p w14:paraId="1613A5FE"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 xml:space="preserve">Age (for those who are older than 67 </w:t>
            </w:r>
            <w:proofErr w:type="spellStart"/>
            <w:r w:rsidRPr="00565126">
              <w:rPr>
                <w:rFonts w:ascii="Calibri" w:eastAsia="Times New Roman" w:hAnsi="Calibri" w:cs="Calibri"/>
                <w:b w:val="0"/>
                <w:bCs w:val="0"/>
                <w:color w:val="000000"/>
                <w:sz w:val="18"/>
                <w:szCs w:val="18"/>
              </w:rPr>
              <w:t>yo</w:t>
            </w:r>
            <w:proofErr w:type="spellEnd"/>
            <w:r w:rsidRPr="00565126">
              <w:rPr>
                <w:rFonts w:ascii="Calibri" w:eastAsia="Times New Roman" w:hAnsi="Calibri" w:cs="Calibri"/>
                <w:b w:val="0"/>
                <w:bCs w:val="0"/>
                <w:color w:val="000000"/>
                <w:sz w:val="18"/>
                <w:szCs w:val="18"/>
              </w:rPr>
              <w:t>) coefficient affecting a possibility of different symptomatic presentation rate among older people</w:t>
            </w:r>
          </w:p>
        </w:tc>
        <w:tc>
          <w:tcPr>
            <w:tcW w:w="2747" w:type="dxa"/>
            <w:noWrap/>
            <w:hideMark/>
          </w:tcPr>
          <w:p w14:paraId="0AD3BA39"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P.sympt</w:t>
            </w:r>
            <w:proofErr w:type="gramEnd"/>
            <w:r w:rsidRPr="00565126">
              <w:rPr>
                <w:rFonts w:ascii="Calibri" w:eastAsia="Times New Roman" w:hAnsi="Calibri" w:cs="Calibri"/>
                <w:color w:val="000000"/>
                <w:sz w:val="18"/>
                <w:szCs w:val="18"/>
              </w:rPr>
              <w:t>.diag_Age_HGBC</w:t>
            </w:r>
            <w:proofErr w:type="spellEnd"/>
          </w:p>
        </w:tc>
        <w:tc>
          <w:tcPr>
            <w:tcW w:w="1524" w:type="dxa"/>
            <w:noWrap/>
            <w:hideMark/>
          </w:tcPr>
          <w:p w14:paraId="779BD1FA"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8.76E-01</w:t>
            </w:r>
          </w:p>
        </w:tc>
        <w:tc>
          <w:tcPr>
            <w:tcW w:w="1272" w:type="dxa"/>
            <w:noWrap/>
            <w:hideMark/>
          </w:tcPr>
          <w:p w14:paraId="2FD369A5"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00C74921"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8.76E-01</w:t>
            </w:r>
          </w:p>
        </w:tc>
        <w:tc>
          <w:tcPr>
            <w:tcW w:w="1387" w:type="dxa"/>
            <w:noWrap/>
            <w:hideMark/>
          </w:tcPr>
          <w:p w14:paraId="784D32B4"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9.22E-02</w:t>
            </w:r>
          </w:p>
        </w:tc>
      </w:tr>
      <w:tr w:rsidR="00565126" w:rsidRPr="00565126" w14:paraId="2F618DF8" w14:textId="77777777" w:rsidTr="004529D6">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6237" w:type="dxa"/>
            <w:hideMark/>
          </w:tcPr>
          <w:p w14:paraId="79762A4F"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 xml:space="preserve">Coefficient for calculating probability to die undiagnosed if died from BC after age 80 annually by time since onset </w:t>
            </w:r>
            <w:proofErr w:type="spellStart"/>
            <w:r w:rsidRPr="00565126">
              <w:rPr>
                <w:rFonts w:ascii="Calibri" w:eastAsia="Times New Roman" w:hAnsi="Calibri" w:cs="Calibri"/>
                <w:b w:val="0"/>
                <w:bCs w:val="0"/>
                <w:color w:val="000000"/>
                <w:sz w:val="18"/>
                <w:szCs w:val="18"/>
              </w:rPr>
              <w:t>P_die_undiag</w:t>
            </w:r>
            <w:proofErr w:type="spellEnd"/>
            <w:r w:rsidRPr="00565126">
              <w:rPr>
                <w:rFonts w:ascii="Calibri" w:eastAsia="Times New Roman" w:hAnsi="Calibri" w:cs="Calibri"/>
                <w:b w:val="0"/>
                <w:bCs w:val="0"/>
                <w:color w:val="000000"/>
                <w:sz w:val="18"/>
                <w:szCs w:val="18"/>
              </w:rPr>
              <w:t xml:space="preserve"> (</w:t>
            </w:r>
            <w:proofErr w:type="gramStart"/>
            <w:r w:rsidRPr="00565126">
              <w:rPr>
                <w:rFonts w:ascii="Calibri" w:eastAsia="Times New Roman" w:hAnsi="Calibri" w:cs="Calibri"/>
                <w:b w:val="0"/>
                <w:bCs w:val="0"/>
                <w:color w:val="000000"/>
                <w:sz w:val="18"/>
                <w:szCs w:val="18"/>
              </w:rPr>
              <w:t>80)=</w:t>
            </w:r>
            <w:proofErr w:type="gramEnd"/>
            <w:r w:rsidRPr="00565126">
              <w:rPr>
                <w:rFonts w:ascii="Calibri" w:eastAsia="Times New Roman" w:hAnsi="Calibri" w:cs="Calibri"/>
                <w:b w:val="0"/>
                <w:bCs w:val="0"/>
                <w:color w:val="000000"/>
                <w:sz w:val="18"/>
                <w:szCs w:val="18"/>
              </w:rPr>
              <w:t>t(onset)*EXP(C.age.80.undiag.mort)*(Age_mort-80)</w:t>
            </w:r>
          </w:p>
        </w:tc>
        <w:tc>
          <w:tcPr>
            <w:tcW w:w="2747" w:type="dxa"/>
            <w:noWrap/>
            <w:hideMark/>
          </w:tcPr>
          <w:p w14:paraId="4542189A"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C.age.</w:t>
            </w:r>
            <w:proofErr w:type="gramStart"/>
            <w:r w:rsidRPr="00565126">
              <w:rPr>
                <w:rFonts w:ascii="Calibri" w:eastAsia="Times New Roman" w:hAnsi="Calibri" w:cs="Calibri"/>
                <w:color w:val="000000"/>
                <w:sz w:val="18"/>
                <w:szCs w:val="18"/>
              </w:rPr>
              <w:t>80.undiag</w:t>
            </w:r>
            <w:proofErr w:type="gramEnd"/>
            <w:r w:rsidRPr="00565126">
              <w:rPr>
                <w:rFonts w:ascii="Calibri" w:eastAsia="Times New Roman" w:hAnsi="Calibri" w:cs="Calibri"/>
                <w:color w:val="000000"/>
                <w:sz w:val="18"/>
                <w:szCs w:val="18"/>
              </w:rPr>
              <w:t>.mort</w:t>
            </w:r>
          </w:p>
        </w:tc>
        <w:tc>
          <w:tcPr>
            <w:tcW w:w="1524" w:type="dxa"/>
            <w:noWrap/>
            <w:hideMark/>
          </w:tcPr>
          <w:p w14:paraId="13B6A82F"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0.055</w:t>
            </w:r>
          </w:p>
        </w:tc>
        <w:tc>
          <w:tcPr>
            <w:tcW w:w="1272" w:type="dxa"/>
            <w:noWrap/>
            <w:hideMark/>
          </w:tcPr>
          <w:p w14:paraId="615EDD8D"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uniform</w:t>
            </w:r>
          </w:p>
        </w:tc>
        <w:tc>
          <w:tcPr>
            <w:tcW w:w="1391" w:type="dxa"/>
            <w:noWrap/>
            <w:hideMark/>
          </w:tcPr>
          <w:p w14:paraId="64788703"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0.01</w:t>
            </w:r>
          </w:p>
        </w:tc>
        <w:tc>
          <w:tcPr>
            <w:tcW w:w="1387" w:type="dxa"/>
            <w:noWrap/>
            <w:hideMark/>
          </w:tcPr>
          <w:p w14:paraId="7EE0729A"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0.1</w:t>
            </w:r>
          </w:p>
        </w:tc>
      </w:tr>
      <w:tr w:rsidR="00565126" w:rsidRPr="00565126" w14:paraId="60E1D804"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hideMark/>
          </w:tcPr>
          <w:p w14:paraId="4C902B2D"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Mean time of BC development from Stage I to Stage II</w:t>
            </w:r>
          </w:p>
        </w:tc>
        <w:tc>
          <w:tcPr>
            <w:tcW w:w="2747" w:type="dxa"/>
            <w:noWrap/>
            <w:hideMark/>
          </w:tcPr>
          <w:p w14:paraId="51D52D25"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Mean.t.StI.StII</w:t>
            </w:r>
            <w:proofErr w:type="spellEnd"/>
            <w:proofErr w:type="gramEnd"/>
          </w:p>
        </w:tc>
        <w:tc>
          <w:tcPr>
            <w:tcW w:w="1524" w:type="dxa"/>
            <w:noWrap/>
            <w:hideMark/>
          </w:tcPr>
          <w:p w14:paraId="7A31CF70"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3</w:t>
            </w:r>
          </w:p>
        </w:tc>
        <w:tc>
          <w:tcPr>
            <w:tcW w:w="1272" w:type="dxa"/>
            <w:noWrap/>
            <w:hideMark/>
          </w:tcPr>
          <w:p w14:paraId="63EFE436"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constant</w:t>
            </w:r>
          </w:p>
        </w:tc>
        <w:tc>
          <w:tcPr>
            <w:tcW w:w="1391" w:type="dxa"/>
            <w:noWrap/>
            <w:hideMark/>
          </w:tcPr>
          <w:p w14:paraId="3E6CD150"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3</w:t>
            </w:r>
          </w:p>
        </w:tc>
        <w:tc>
          <w:tcPr>
            <w:tcW w:w="1387" w:type="dxa"/>
            <w:noWrap/>
            <w:hideMark/>
          </w:tcPr>
          <w:p w14:paraId="6FA6B0DE"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3</w:t>
            </w:r>
          </w:p>
        </w:tc>
      </w:tr>
      <w:tr w:rsidR="00565126" w:rsidRPr="00565126" w14:paraId="21EF140B"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hideMark/>
          </w:tcPr>
          <w:p w14:paraId="5328F39C"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Mean time of BC development from Stage II to Stage III</w:t>
            </w:r>
          </w:p>
        </w:tc>
        <w:tc>
          <w:tcPr>
            <w:tcW w:w="2747" w:type="dxa"/>
            <w:noWrap/>
            <w:hideMark/>
          </w:tcPr>
          <w:p w14:paraId="65167F90"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Mean.t.StII.StIII</w:t>
            </w:r>
            <w:proofErr w:type="spellEnd"/>
            <w:proofErr w:type="gramEnd"/>
          </w:p>
        </w:tc>
        <w:tc>
          <w:tcPr>
            <w:tcW w:w="1524" w:type="dxa"/>
            <w:noWrap/>
            <w:hideMark/>
          </w:tcPr>
          <w:p w14:paraId="2B2893A0"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w:t>
            </w:r>
          </w:p>
        </w:tc>
        <w:tc>
          <w:tcPr>
            <w:tcW w:w="1272" w:type="dxa"/>
            <w:noWrap/>
            <w:hideMark/>
          </w:tcPr>
          <w:p w14:paraId="4EB43292"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constant</w:t>
            </w:r>
          </w:p>
        </w:tc>
        <w:tc>
          <w:tcPr>
            <w:tcW w:w="1391" w:type="dxa"/>
            <w:noWrap/>
            <w:hideMark/>
          </w:tcPr>
          <w:p w14:paraId="4359E00E"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w:t>
            </w:r>
          </w:p>
        </w:tc>
        <w:tc>
          <w:tcPr>
            <w:tcW w:w="1387" w:type="dxa"/>
            <w:noWrap/>
            <w:hideMark/>
          </w:tcPr>
          <w:p w14:paraId="69F543CA"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w:t>
            </w:r>
          </w:p>
        </w:tc>
      </w:tr>
      <w:tr w:rsidR="00565126" w:rsidRPr="00565126" w14:paraId="7A633C71" w14:textId="77777777" w:rsidTr="00565126">
        <w:trPr>
          <w:trHeight w:val="315"/>
        </w:trPr>
        <w:tc>
          <w:tcPr>
            <w:cnfStyle w:val="001000000000" w:firstRow="0" w:lastRow="0" w:firstColumn="1" w:lastColumn="0" w:oddVBand="0" w:evenVBand="0" w:oddHBand="0" w:evenHBand="0" w:firstRowFirstColumn="0" w:firstRowLastColumn="0" w:lastRowFirstColumn="0" w:lastRowLastColumn="0"/>
            <w:tcW w:w="6237" w:type="dxa"/>
            <w:hideMark/>
          </w:tcPr>
          <w:p w14:paraId="6BE0B945"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Mean time of BC development from Stage III to Stage IV</w:t>
            </w:r>
          </w:p>
        </w:tc>
        <w:tc>
          <w:tcPr>
            <w:tcW w:w="2747" w:type="dxa"/>
            <w:noWrap/>
            <w:hideMark/>
          </w:tcPr>
          <w:p w14:paraId="27307827"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Mean.t.StIII.StIV</w:t>
            </w:r>
            <w:proofErr w:type="spellEnd"/>
            <w:proofErr w:type="gramEnd"/>
          </w:p>
        </w:tc>
        <w:tc>
          <w:tcPr>
            <w:tcW w:w="1524" w:type="dxa"/>
            <w:noWrap/>
            <w:hideMark/>
          </w:tcPr>
          <w:p w14:paraId="097E3794"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w:t>
            </w:r>
          </w:p>
        </w:tc>
        <w:tc>
          <w:tcPr>
            <w:tcW w:w="1272" w:type="dxa"/>
            <w:noWrap/>
            <w:hideMark/>
          </w:tcPr>
          <w:p w14:paraId="4A26E036"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constant</w:t>
            </w:r>
          </w:p>
        </w:tc>
        <w:tc>
          <w:tcPr>
            <w:tcW w:w="1391" w:type="dxa"/>
            <w:noWrap/>
            <w:hideMark/>
          </w:tcPr>
          <w:p w14:paraId="1BC72BC3"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w:t>
            </w:r>
          </w:p>
        </w:tc>
        <w:tc>
          <w:tcPr>
            <w:tcW w:w="1387" w:type="dxa"/>
            <w:noWrap/>
            <w:hideMark/>
          </w:tcPr>
          <w:p w14:paraId="42E6938F"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w:t>
            </w:r>
          </w:p>
        </w:tc>
      </w:tr>
      <w:tr w:rsidR="00565126" w:rsidRPr="00565126" w14:paraId="06B58B2D" w14:textId="77777777" w:rsidTr="0056512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37" w:type="dxa"/>
            <w:hideMark/>
          </w:tcPr>
          <w:p w14:paraId="4C12B27C"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lastRenderedPageBreak/>
              <w:t xml:space="preserve">RR of </w:t>
            </w:r>
            <w:proofErr w:type="spellStart"/>
            <w:r w:rsidRPr="00565126">
              <w:rPr>
                <w:rFonts w:ascii="Calibri" w:eastAsia="Times New Roman" w:hAnsi="Calibri" w:cs="Calibri"/>
                <w:b w:val="0"/>
                <w:bCs w:val="0"/>
                <w:color w:val="000000"/>
                <w:sz w:val="18"/>
                <w:szCs w:val="18"/>
              </w:rPr>
              <w:t>all cause</w:t>
            </w:r>
            <w:proofErr w:type="spellEnd"/>
            <w:r w:rsidRPr="00565126">
              <w:rPr>
                <w:rFonts w:ascii="Calibri" w:eastAsia="Times New Roman" w:hAnsi="Calibri" w:cs="Calibri"/>
                <w:b w:val="0"/>
                <w:bCs w:val="0"/>
                <w:color w:val="000000"/>
                <w:sz w:val="18"/>
                <w:szCs w:val="18"/>
              </w:rPr>
              <w:t xml:space="preserve"> mortality for non-smokers compared to the whole population </w:t>
            </w:r>
          </w:p>
        </w:tc>
        <w:tc>
          <w:tcPr>
            <w:tcW w:w="2747" w:type="dxa"/>
            <w:noWrap/>
            <w:hideMark/>
          </w:tcPr>
          <w:p w14:paraId="04562D92"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RR.All.Death.no_smoke</w:t>
            </w:r>
            <w:proofErr w:type="spellEnd"/>
          </w:p>
        </w:tc>
        <w:tc>
          <w:tcPr>
            <w:tcW w:w="1524" w:type="dxa"/>
            <w:noWrap/>
            <w:hideMark/>
          </w:tcPr>
          <w:p w14:paraId="791EEA71"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0.754722</w:t>
            </w:r>
          </w:p>
        </w:tc>
        <w:tc>
          <w:tcPr>
            <w:tcW w:w="1272" w:type="dxa"/>
            <w:noWrap/>
            <w:hideMark/>
          </w:tcPr>
          <w:p w14:paraId="3214D7EE"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49ED06BC"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0.7547219</w:t>
            </w:r>
          </w:p>
        </w:tc>
        <w:tc>
          <w:tcPr>
            <w:tcW w:w="1387" w:type="dxa"/>
            <w:noWrap/>
            <w:hideMark/>
          </w:tcPr>
          <w:p w14:paraId="25283F3A"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0.001360601</w:t>
            </w:r>
          </w:p>
        </w:tc>
      </w:tr>
      <w:tr w:rsidR="00565126" w:rsidRPr="00565126" w14:paraId="41AB3742"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hideMark/>
          </w:tcPr>
          <w:p w14:paraId="7DA8F64A"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shape time of BC development from Stage I to Stage II</w:t>
            </w:r>
          </w:p>
        </w:tc>
        <w:tc>
          <w:tcPr>
            <w:tcW w:w="2747" w:type="dxa"/>
            <w:noWrap/>
            <w:hideMark/>
          </w:tcPr>
          <w:p w14:paraId="55FD76E2"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shape.</w:t>
            </w:r>
            <w:proofErr w:type="gramStart"/>
            <w:r w:rsidRPr="00565126">
              <w:rPr>
                <w:rFonts w:ascii="Calibri" w:eastAsia="Times New Roman" w:hAnsi="Calibri" w:cs="Calibri"/>
                <w:color w:val="000000"/>
                <w:sz w:val="18"/>
                <w:szCs w:val="18"/>
              </w:rPr>
              <w:t>t.StI.StII</w:t>
            </w:r>
            <w:proofErr w:type="spellEnd"/>
            <w:proofErr w:type="gramEnd"/>
          </w:p>
        </w:tc>
        <w:tc>
          <w:tcPr>
            <w:tcW w:w="1524" w:type="dxa"/>
            <w:noWrap/>
            <w:hideMark/>
          </w:tcPr>
          <w:p w14:paraId="77C69BA2"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6.62E-01</w:t>
            </w:r>
          </w:p>
        </w:tc>
        <w:tc>
          <w:tcPr>
            <w:tcW w:w="1272" w:type="dxa"/>
            <w:noWrap/>
            <w:hideMark/>
          </w:tcPr>
          <w:p w14:paraId="194D8666"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trunc.norm</w:t>
            </w:r>
            <w:proofErr w:type="spellEnd"/>
            <w:proofErr w:type="gramEnd"/>
          </w:p>
        </w:tc>
        <w:tc>
          <w:tcPr>
            <w:tcW w:w="1391" w:type="dxa"/>
            <w:noWrap/>
            <w:hideMark/>
          </w:tcPr>
          <w:p w14:paraId="2E830076"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6.62E-01</w:t>
            </w:r>
          </w:p>
        </w:tc>
        <w:tc>
          <w:tcPr>
            <w:tcW w:w="1387" w:type="dxa"/>
            <w:noWrap/>
            <w:hideMark/>
          </w:tcPr>
          <w:p w14:paraId="72B57346"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5.58E-02</w:t>
            </w:r>
          </w:p>
        </w:tc>
      </w:tr>
      <w:tr w:rsidR="00565126" w:rsidRPr="00565126" w14:paraId="20A35BC6"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hideMark/>
          </w:tcPr>
          <w:p w14:paraId="6073B524"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shape time of BC development from Stage II to Stage III</w:t>
            </w:r>
          </w:p>
        </w:tc>
        <w:tc>
          <w:tcPr>
            <w:tcW w:w="2747" w:type="dxa"/>
            <w:noWrap/>
            <w:hideMark/>
          </w:tcPr>
          <w:p w14:paraId="51F921EF"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shape.</w:t>
            </w:r>
            <w:proofErr w:type="gramStart"/>
            <w:r w:rsidRPr="00565126">
              <w:rPr>
                <w:rFonts w:ascii="Calibri" w:eastAsia="Times New Roman" w:hAnsi="Calibri" w:cs="Calibri"/>
                <w:color w:val="000000"/>
                <w:sz w:val="18"/>
                <w:szCs w:val="18"/>
              </w:rPr>
              <w:t>t.StII.StIII</w:t>
            </w:r>
            <w:proofErr w:type="spellEnd"/>
            <w:proofErr w:type="gramEnd"/>
          </w:p>
        </w:tc>
        <w:tc>
          <w:tcPr>
            <w:tcW w:w="1524" w:type="dxa"/>
            <w:noWrap/>
            <w:hideMark/>
          </w:tcPr>
          <w:p w14:paraId="5D97B154"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7.66E-01</w:t>
            </w:r>
          </w:p>
        </w:tc>
        <w:tc>
          <w:tcPr>
            <w:tcW w:w="1272" w:type="dxa"/>
            <w:noWrap/>
            <w:hideMark/>
          </w:tcPr>
          <w:p w14:paraId="1F7AC5C0"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trunc.norm</w:t>
            </w:r>
            <w:proofErr w:type="spellEnd"/>
            <w:proofErr w:type="gramEnd"/>
          </w:p>
        </w:tc>
        <w:tc>
          <w:tcPr>
            <w:tcW w:w="1391" w:type="dxa"/>
            <w:noWrap/>
            <w:hideMark/>
          </w:tcPr>
          <w:p w14:paraId="77B2BC13"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7.66E-01</w:t>
            </w:r>
          </w:p>
        </w:tc>
        <w:tc>
          <w:tcPr>
            <w:tcW w:w="1387" w:type="dxa"/>
            <w:noWrap/>
            <w:hideMark/>
          </w:tcPr>
          <w:p w14:paraId="1EE61D17"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1.22E-01</w:t>
            </w:r>
          </w:p>
        </w:tc>
      </w:tr>
      <w:tr w:rsidR="00565126" w:rsidRPr="00565126" w14:paraId="749E63AE"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hideMark/>
          </w:tcPr>
          <w:p w14:paraId="36048795"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shape time of BC development from Stage III to Stage IV</w:t>
            </w:r>
          </w:p>
        </w:tc>
        <w:tc>
          <w:tcPr>
            <w:tcW w:w="2747" w:type="dxa"/>
            <w:noWrap/>
            <w:hideMark/>
          </w:tcPr>
          <w:p w14:paraId="66D231FF"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shape.</w:t>
            </w:r>
            <w:proofErr w:type="gramStart"/>
            <w:r w:rsidRPr="00565126">
              <w:rPr>
                <w:rFonts w:ascii="Calibri" w:eastAsia="Times New Roman" w:hAnsi="Calibri" w:cs="Calibri"/>
                <w:color w:val="000000"/>
                <w:sz w:val="18"/>
                <w:szCs w:val="18"/>
              </w:rPr>
              <w:t>t.StIII.StIV</w:t>
            </w:r>
            <w:proofErr w:type="spellEnd"/>
            <w:proofErr w:type="gramEnd"/>
          </w:p>
        </w:tc>
        <w:tc>
          <w:tcPr>
            <w:tcW w:w="1524" w:type="dxa"/>
            <w:noWrap/>
            <w:hideMark/>
          </w:tcPr>
          <w:p w14:paraId="28D4FFCB"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4.23E-01</w:t>
            </w:r>
          </w:p>
        </w:tc>
        <w:tc>
          <w:tcPr>
            <w:tcW w:w="1272" w:type="dxa"/>
            <w:noWrap/>
            <w:hideMark/>
          </w:tcPr>
          <w:p w14:paraId="0E65E7C4"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trunc.norm</w:t>
            </w:r>
            <w:proofErr w:type="spellEnd"/>
            <w:proofErr w:type="gramEnd"/>
          </w:p>
        </w:tc>
        <w:tc>
          <w:tcPr>
            <w:tcW w:w="1391" w:type="dxa"/>
            <w:noWrap/>
            <w:hideMark/>
          </w:tcPr>
          <w:p w14:paraId="19725BDA"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4.23E-01</w:t>
            </w:r>
          </w:p>
        </w:tc>
        <w:tc>
          <w:tcPr>
            <w:tcW w:w="1387" w:type="dxa"/>
            <w:noWrap/>
            <w:hideMark/>
          </w:tcPr>
          <w:p w14:paraId="533A8473"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8.84E-02</w:t>
            </w:r>
          </w:p>
        </w:tc>
      </w:tr>
      <w:tr w:rsidR="00565126" w:rsidRPr="00565126" w14:paraId="3688EFCE" w14:textId="77777777" w:rsidTr="004529D6">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237" w:type="dxa"/>
            <w:hideMark/>
          </w:tcPr>
          <w:p w14:paraId="7B62FD99"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Probability of patients progressing from low-grade BC to HGBC</w:t>
            </w:r>
          </w:p>
        </w:tc>
        <w:tc>
          <w:tcPr>
            <w:tcW w:w="2747" w:type="dxa"/>
            <w:noWrap/>
            <w:hideMark/>
          </w:tcPr>
          <w:p w14:paraId="1FA7CC4C"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P.LGtoHGBC</w:t>
            </w:r>
            <w:proofErr w:type="spellEnd"/>
            <w:proofErr w:type="gramEnd"/>
          </w:p>
        </w:tc>
        <w:tc>
          <w:tcPr>
            <w:tcW w:w="1524" w:type="dxa"/>
            <w:noWrap/>
            <w:hideMark/>
          </w:tcPr>
          <w:p w14:paraId="035540E0"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4.40E-03</w:t>
            </w:r>
          </w:p>
        </w:tc>
        <w:tc>
          <w:tcPr>
            <w:tcW w:w="1272" w:type="dxa"/>
            <w:noWrap/>
            <w:hideMark/>
          </w:tcPr>
          <w:p w14:paraId="78A68CDD"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trunc.norm</w:t>
            </w:r>
            <w:proofErr w:type="spellEnd"/>
            <w:proofErr w:type="gramEnd"/>
          </w:p>
        </w:tc>
        <w:tc>
          <w:tcPr>
            <w:tcW w:w="1391" w:type="dxa"/>
            <w:noWrap/>
            <w:hideMark/>
          </w:tcPr>
          <w:p w14:paraId="78BC2757"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4.40E-03</w:t>
            </w:r>
          </w:p>
        </w:tc>
        <w:tc>
          <w:tcPr>
            <w:tcW w:w="1387" w:type="dxa"/>
            <w:noWrap/>
            <w:hideMark/>
          </w:tcPr>
          <w:p w14:paraId="653E21D9"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7.33E-04</w:t>
            </w:r>
          </w:p>
        </w:tc>
      </w:tr>
      <w:tr w:rsidR="00565126" w:rsidRPr="00565126" w14:paraId="1572F704" w14:textId="77777777" w:rsidTr="004529D6">
        <w:trPr>
          <w:trHeight w:val="414"/>
        </w:trPr>
        <w:tc>
          <w:tcPr>
            <w:cnfStyle w:val="001000000000" w:firstRow="0" w:lastRow="0" w:firstColumn="1" w:lastColumn="0" w:oddVBand="0" w:evenVBand="0" w:oddHBand="0" w:evenHBand="0" w:firstRowFirstColumn="0" w:firstRowLastColumn="0" w:lastRowFirstColumn="0" w:lastRowLastColumn="0"/>
            <w:tcW w:w="6237" w:type="dxa"/>
            <w:hideMark/>
          </w:tcPr>
          <w:p w14:paraId="3E648C20"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 xml:space="preserve">Recurrence for LR non-MIBC </w:t>
            </w:r>
            <w:proofErr w:type="gramStart"/>
            <w:r w:rsidRPr="00565126">
              <w:rPr>
                <w:rFonts w:ascii="Calibri" w:eastAsia="Times New Roman" w:hAnsi="Calibri" w:cs="Calibri"/>
                <w:b w:val="0"/>
                <w:bCs w:val="0"/>
                <w:color w:val="000000"/>
                <w:sz w:val="18"/>
                <w:szCs w:val="18"/>
              </w:rPr>
              <w:t>during</w:t>
            </w:r>
            <w:proofErr w:type="gramEnd"/>
            <w:r w:rsidRPr="00565126">
              <w:rPr>
                <w:rFonts w:ascii="Calibri" w:eastAsia="Times New Roman" w:hAnsi="Calibri" w:cs="Calibri"/>
                <w:b w:val="0"/>
                <w:bCs w:val="0"/>
                <w:color w:val="000000"/>
                <w:sz w:val="18"/>
                <w:szCs w:val="18"/>
              </w:rPr>
              <w:t xml:space="preserve"> one year</w:t>
            </w:r>
          </w:p>
        </w:tc>
        <w:tc>
          <w:tcPr>
            <w:tcW w:w="2747" w:type="dxa"/>
            <w:noWrap/>
            <w:hideMark/>
          </w:tcPr>
          <w:p w14:paraId="32607CBF"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P.Recurrence.LR</w:t>
            </w:r>
            <w:proofErr w:type="gramEnd"/>
          </w:p>
        </w:tc>
        <w:tc>
          <w:tcPr>
            <w:tcW w:w="1524" w:type="dxa"/>
            <w:noWrap/>
            <w:hideMark/>
          </w:tcPr>
          <w:p w14:paraId="3A9E6C0D"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0.285</w:t>
            </w:r>
          </w:p>
        </w:tc>
        <w:tc>
          <w:tcPr>
            <w:tcW w:w="1272" w:type="dxa"/>
            <w:noWrap/>
            <w:hideMark/>
          </w:tcPr>
          <w:p w14:paraId="6AA3FF32"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05FFE19B"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0.285</w:t>
            </w:r>
          </w:p>
        </w:tc>
        <w:tc>
          <w:tcPr>
            <w:tcW w:w="1387" w:type="dxa"/>
            <w:noWrap/>
            <w:hideMark/>
          </w:tcPr>
          <w:p w14:paraId="447EBD11"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0.016837044</w:t>
            </w:r>
          </w:p>
        </w:tc>
      </w:tr>
      <w:tr w:rsidR="00565126" w:rsidRPr="00565126" w14:paraId="465D1DE9" w14:textId="77777777" w:rsidTr="004529D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6237" w:type="dxa"/>
            <w:hideMark/>
          </w:tcPr>
          <w:p w14:paraId="767B0AFF" w14:textId="29EFBCC6"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 xml:space="preserve">Age (for those who are older than </w:t>
            </w:r>
            <w:r w:rsidR="004529D6" w:rsidRPr="004529D6">
              <w:rPr>
                <w:rFonts w:ascii="Calibri" w:eastAsia="Times New Roman" w:hAnsi="Calibri" w:cs="Calibri"/>
                <w:b w:val="0"/>
                <w:bCs w:val="0"/>
                <w:color w:val="000000"/>
                <w:sz w:val="18"/>
                <w:szCs w:val="18"/>
              </w:rPr>
              <w:t xml:space="preserve">67 </w:t>
            </w:r>
            <w:proofErr w:type="spellStart"/>
            <w:r w:rsidR="004529D6" w:rsidRPr="004529D6">
              <w:rPr>
                <w:rFonts w:ascii="Calibri" w:eastAsia="Times New Roman" w:hAnsi="Calibri" w:cs="Calibri"/>
                <w:b w:val="0"/>
                <w:bCs w:val="0"/>
                <w:color w:val="000000"/>
                <w:sz w:val="18"/>
                <w:szCs w:val="18"/>
              </w:rPr>
              <w:t>yo</w:t>
            </w:r>
            <w:proofErr w:type="spellEnd"/>
            <w:r w:rsidRPr="00565126">
              <w:rPr>
                <w:rFonts w:ascii="Calibri" w:eastAsia="Times New Roman" w:hAnsi="Calibri" w:cs="Calibri"/>
                <w:b w:val="0"/>
                <w:bCs w:val="0"/>
                <w:color w:val="000000"/>
                <w:sz w:val="18"/>
                <w:szCs w:val="18"/>
              </w:rPr>
              <w:t>) coefficient affecting a possibility of different symptomatic presentation rate among older people with LGBC</w:t>
            </w:r>
          </w:p>
        </w:tc>
        <w:tc>
          <w:tcPr>
            <w:tcW w:w="2747" w:type="dxa"/>
            <w:noWrap/>
            <w:hideMark/>
          </w:tcPr>
          <w:p w14:paraId="6961E1D4"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P.sympt</w:t>
            </w:r>
            <w:proofErr w:type="gramEnd"/>
            <w:r w:rsidRPr="00565126">
              <w:rPr>
                <w:rFonts w:ascii="Calibri" w:eastAsia="Times New Roman" w:hAnsi="Calibri" w:cs="Calibri"/>
                <w:color w:val="000000"/>
                <w:sz w:val="18"/>
                <w:szCs w:val="18"/>
              </w:rPr>
              <w:t>.diag_Age_LGBC</w:t>
            </w:r>
            <w:proofErr w:type="spellEnd"/>
          </w:p>
        </w:tc>
        <w:tc>
          <w:tcPr>
            <w:tcW w:w="1524" w:type="dxa"/>
            <w:noWrap/>
            <w:hideMark/>
          </w:tcPr>
          <w:p w14:paraId="6B217255"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9.12E-01</w:t>
            </w:r>
          </w:p>
        </w:tc>
        <w:tc>
          <w:tcPr>
            <w:tcW w:w="1272" w:type="dxa"/>
            <w:noWrap/>
            <w:hideMark/>
          </w:tcPr>
          <w:p w14:paraId="7D2C0B6E"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548BDB86"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9.12E-01</w:t>
            </w:r>
          </w:p>
        </w:tc>
        <w:tc>
          <w:tcPr>
            <w:tcW w:w="1387" w:type="dxa"/>
            <w:noWrap/>
            <w:hideMark/>
          </w:tcPr>
          <w:p w14:paraId="14717FD8"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7.21E-02</w:t>
            </w:r>
          </w:p>
        </w:tc>
      </w:tr>
      <w:tr w:rsidR="00565126" w:rsidRPr="00565126" w14:paraId="52609EBC"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7D514D7B" w14:textId="77777777" w:rsidR="00565126" w:rsidRPr="00565126" w:rsidRDefault="00565126" w:rsidP="00565126">
            <w:pPr>
              <w:spacing w:line="240" w:lineRule="auto"/>
              <w:rPr>
                <w:rFonts w:ascii="Calibri" w:eastAsia="Times New Roman" w:hAnsi="Calibri" w:cs="Calibri"/>
                <w:b w:val="0"/>
                <w:bCs w:val="0"/>
                <w:color w:val="000000"/>
                <w:sz w:val="18"/>
                <w:szCs w:val="18"/>
              </w:rPr>
            </w:pPr>
            <w:proofErr w:type="spellStart"/>
            <w:r w:rsidRPr="00565126">
              <w:rPr>
                <w:rFonts w:ascii="Calibri" w:eastAsia="Times New Roman" w:hAnsi="Calibri" w:cs="Calibri"/>
                <w:b w:val="0"/>
                <w:bCs w:val="0"/>
                <w:color w:val="000000"/>
                <w:sz w:val="18"/>
                <w:szCs w:val="18"/>
              </w:rPr>
              <w:t>Distick</w:t>
            </w:r>
            <w:proofErr w:type="spellEnd"/>
            <w:r w:rsidRPr="00565126">
              <w:rPr>
                <w:rFonts w:ascii="Calibri" w:eastAsia="Times New Roman" w:hAnsi="Calibri" w:cs="Calibri"/>
                <w:b w:val="0"/>
                <w:bCs w:val="0"/>
                <w:color w:val="000000"/>
                <w:sz w:val="18"/>
                <w:szCs w:val="18"/>
              </w:rPr>
              <w:t xml:space="preserve"> Uptake Regression </w:t>
            </w:r>
            <w:proofErr w:type="spellStart"/>
            <w:r w:rsidRPr="00565126">
              <w:rPr>
                <w:rFonts w:ascii="Calibri" w:eastAsia="Times New Roman" w:hAnsi="Calibri" w:cs="Calibri"/>
                <w:b w:val="0"/>
                <w:bCs w:val="0"/>
                <w:color w:val="000000"/>
                <w:sz w:val="18"/>
                <w:szCs w:val="18"/>
              </w:rPr>
              <w:t>Coefs</w:t>
            </w:r>
            <w:proofErr w:type="spellEnd"/>
            <w:r w:rsidRPr="00565126">
              <w:rPr>
                <w:rFonts w:ascii="Calibri" w:eastAsia="Times New Roman" w:hAnsi="Calibri" w:cs="Calibri"/>
                <w:b w:val="0"/>
                <w:bCs w:val="0"/>
                <w:color w:val="000000"/>
                <w:sz w:val="18"/>
                <w:szCs w:val="18"/>
              </w:rPr>
              <w:t>: Intercept</w:t>
            </w:r>
          </w:p>
        </w:tc>
        <w:tc>
          <w:tcPr>
            <w:tcW w:w="2747" w:type="dxa"/>
            <w:noWrap/>
            <w:hideMark/>
          </w:tcPr>
          <w:p w14:paraId="33165FB8"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DT.UPTK.CONS</w:t>
            </w:r>
            <w:proofErr w:type="gramEnd"/>
          </w:p>
        </w:tc>
        <w:tc>
          <w:tcPr>
            <w:tcW w:w="1524" w:type="dxa"/>
            <w:noWrap/>
            <w:hideMark/>
          </w:tcPr>
          <w:p w14:paraId="7C62EF61"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0.709576</w:t>
            </w:r>
          </w:p>
        </w:tc>
        <w:tc>
          <w:tcPr>
            <w:tcW w:w="1272" w:type="dxa"/>
            <w:noWrap/>
            <w:hideMark/>
          </w:tcPr>
          <w:p w14:paraId="7A865EC3"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436E2106"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0.709575854</w:t>
            </w:r>
          </w:p>
        </w:tc>
        <w:tc>
          <w:tcPr>
            <w:tcW w:w="1387" w:type="dxa"/>
            <w:noWrap/>
            <w:hideMark/>
          </w:tcPr>
          <w:p w14:paraId="72F5BBBE"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0.044760529</w:t>
            </w:r>
          </w:p>
        </w:tc>
      </w:tr>
      <w:tr w:rsidR="00565126" w:rsidRPr="00565126" w14:paraId="73A1DFF7"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5FB6611F" w14:textId="77777777" w:rsidR="00565126" w:rsidRPr="00565126" w:rsidRDefault="00565126" w:rsidP="00565126">
            <w:pPr>
              <w:spacing w:line="240" w:lineRule="auto"/>
              <w:rPr>
                <w:rFonts w:ascii="Calibri" w:eastAsia="Times New Roman" w:hAnsi="Calibri" w:cs="Calibri"/>
                <w:b w:val="0"/>
                <w:bCs w:val="0"/>
                <w:color w:val="000000"/>
                <w:sz w:val="18"/>
                <w:szCs w:val="18"/>
              </w:rPr>
            </w:pPr>
            <w:proofErr w:type="spellStart"/>
            <w:r w:rsidRPr="00565126">
              <w:rPr>
                <w:rFonts w:ascii="Calibri" w:eastAsia="Times New Roman" w:hAnsi="Calibri" w:cs="Calibri"/>
                <w:b w:val="0"/>
                <w:bCs w:val="0"/>
                <w:color w:val="000000"/>
                <w:sz w:val="18"/>
                <w:szCs w:val="18"/>
              </w:rPr>
              <w:t>Distick</w:t>
            </w:r>
            <w:proofErr w:type="spellEnd"/>
            <w:r w:rsidRPr="00565126">
              <w:rPr>
                <w:rFonts w:ascii="Calibri" w:eastAsia="Times New Roman" w:hAnsi="Calibri" w:cs="Calibri"/>
                <w:b w:val="0"/>
                <w:bCs w:val="0"/>
                <w:color w:val="000000"/>
                <w:sz w:val="18"/>
                <w:szCs w:val="18"/>
              </w:rPr>
              <w:t xml:space="preserve"> Uptake Regression </w:t>
            </w:r>
            <w:proofErr w:type="spellStart"/>
            <w:r w:rsidRPr="00565126">
              <w:rPr>
                <w:rFonts w:ascii="Calibri" w:eastAsia="Times New Roman" w:hAnsi="Calibri" w:cs="Calibri"/>
                <w:b w:val="0"/>
                <w:bCs w:val="0"/>
                <w:color w:val="000000"/>
                <w:sz w:val="18"/>
                <w:szCs w:val="18"/>
              </w:rPr>
              <w:t>Coefs</w:t>
            </w:r>
            <w:proofErr w:type="spellEnd"/>
            <w:r w:rsidRPr="00565126">
              <w:rPr>
                <w:rFonts w:ascii="Calibri" w:eastAsia="Times New Roman" w:hAnsi="Calibri" w:cs="Calibri"/>
                <w:b w:val="0"/>
                <w:bCs w:val="0"/>
                <w:color w:val="000000"/>
                <w:sz w:val="18"/>
                <w:szCs w:val="18"/>
              </w:rPr>
              <w:t>: Age 50-54</w:t>
            </w:r>
          </w:p>
        </w:tc>
        <w:tc>
          <w:tcPr>
            <w:tcW w:w="2747" w:type="dxa"/>
            <w:noWrap/>
            <w:hideMark/>
          </w:tcPr>
          <w:p w14:paraId="72B8BF65"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DT.UPTK</w:t>
            </w:r>
            <w:proofErr w:type="gramEnd"/>
            <w:r w:rsidRPr="00565126">
              <w:rPr>
                <w:rFonts w:ascii="Calibri" w:eastAsia="Times New Roman" w:hAnsi="Calibri" w:cs="Calibri"/>
                <w:color w:val="000000"/>
                <w:sz w:val="18"/>
                <w:szCs w:val="18"/>
              </w:rPr>
              <w:t>.50</w:t>
            </w:r>
          </w:p>
        </w:tc>
        <w:tc>
          <w:tcPr>
            <w:tcW w:w="1524" w:type="dxa"/>
            <w:noWrap/>
            <w:hideMark/>
          </w:tcPr>
          <w:p w14:paraId="34937D6E"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-0.36469</w:t>
            </w:r>
          </w:p>
        </w:tc>
        <w:tc>
          <w:tcPr>
            <w:tcW w:w="1272" w:type="dxa"/>
            <w:noWrap/>
            <w:hideMark/>
          </w:tcPr>
          <w:p w14:paraId="193FA2A1"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1D462DF2"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-0.364687526</w:t>
            </w:r>
          </w:p>
        </w:tc>
        <w:tc>
          <w:tcPr>
            <w:tcW w:w="1387" w:type="dxa"/>
            <w:noWrap/>
            <w:hideMark/>
          </w:tcPr>
          <w:p w14:paraId="285D515E"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0.00060958</w:t>
            </w:r>
          </w:p>
        </w:tc>
      </w:tr>
      <w:tr w:rsidR="00565126" w:rsidRPr="00565126" w14:paraId="0FEE5701"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241A0031" w14:textId="77777777" w:rsidR="00565126" w:rsidRPr="00565126" w:rsidRDefault="00565126" w:rsidP="00565126">
            <w:pPr>
              <w:spacing w:line="240" w:lineRule="auto"/>
              <w:rPr>
                <w:rFonts w:ascii="Calibri" w:eastAsia="Times New Roman" w:hAnsi="Calibri" w:cs="Calibri"/>
                <w:b w:val="0"/>
                <w:bCs w:val="0"/>
                <w:color w:val="000000"/>
                <w:sz w:val="18"/>
                <w:szCs w:val="18"/>
              </w:rPr>
            </w:pPr>
            <w:proofErr w:type="spellStart"/>
            <w:r w:rsidRPr="00565126">
              <w:rPr>
                <w:rFonts w:ascii="Calibri" w:eastAsia="Times New Roman" w:hAnsi="Calibri" w:cs="Calibri"/>
                <w:b w:val="0"/>
                <w:bCs w:val="0"/>
                <w:color w:val="000000"/>
                <w:sz w:val="18"/>
                <w:szCs w:val="18"/>
              </w:rPr>
              <w:t>Distick</w:t>
            </w:r>
            <w:proofErr w:type="spellEnd"/>
            <w:r w:rsidRPr="00565126">
              <w:rPr>
                <w:rFonts w:ascii="Calibri" w:eastAsia="Times New Roman" w:hAnsi="Calibri" w:cs="Calibri"/>
                <w:b w:val="0"/>
                <w:bCs w:val="0"/>
                <w:color w:val="000000"/>
                <w:sz w:val="18"/>
                <w:szCs w:val="18"/>
              </w:rPr>
              <w:t xml:space="preserve"> Uptake Regression </w:t>
            </w:r>
            <w:proofErr w:type="spellStart"/>
            <w:r w:rsidRPr="00565126">
              <w:rPr>
                <w:rFonts w:ascii="Calibri" w:eastAsia="Times New Roman" w:hAnsi="Calibri" w:cs="Calibri"/>
                <w:b w:val="0"/>
                <w:bCs w:val="0"/>
                <w:color w:val="000000"/>
                <w:sz w:val="18"/>
                <w:szCs w:val="18"/>
              </w:rPr>
              <w:t>Coefs</w:t>
            </w:r>
            <w:proofErr w:type="spellEnd"/>
            <w:r w:rsidRPr="00565126">
              <w:rPr>
                <w:rFonts w:ascii="Calibri" w:eastAsia="Times New Roman" w:hAnsi="Calibri" w:cs="Calibri"/>
                <w:b w:val="0"/>
                <w:bCs w:val="0"/>
                <w:color w:val="000000"/>
                <w:sz w:val="18"/>
                <w:szCs w:val="18"/>
              </w:rPr>
              <w:t>: Age 55-59</w:t>
            </w:r>
          </w:p>
        </w:tc>
        <w:tc>
          <w:tcPr>
            <w:tcW w:w="2747" w:type="dxa"/>
            <w:noWrap/>
            <w:hideMark/>
          </w:tcPr>
          <w:p w14:paraId="14861C37"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DT.UPTK</w:t>
            </w:r>
            <w:proofErr w:type="gramEnd"/>
            <w:r w:rsidRPr="00565126">
              <w:rPr>
                <w:rFonts w:ascii="Calibri" w:eastAsia="Times New Roman" w:hAnsi="Calibri" w:cs="Calibri"/>
                <w:color w:val="000000"/>
                <w:sz w:val="18"/>
                <w:szCs w:val="18"/>
              </w:rPr>
              <w:t>.55</w:t>
            </w:r>
          </w:p>
        </w:tc>
        <w:tc>
          <w:tcPr>
            <w:tcW w:w="1524" w:type="dxa"/>
            <w:noWrap/>
            <w:hideMark/>
          </w:tcPr>
          <w:p w14:paraId="77F5173C"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-0.25156</w:t>
            </w:r>
          </w:p>
        </w:tc>
        <w:tc>
          <w:tcPr>
            <w:tcW w:w="1272" w:type="dxa"/>
            <w:noWrap/>
            <w:hideMark/>
          </w:tcPr>
          <w:p w14:paraId="10894DEA"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5EAE15ED"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-0.251564113</w:t>
            </w:r>
          </w:p>
        </w:tc>
        <w:tc>
          <w:tcPr>
            <w:tcW w:w="1387" w:type="dxa"/>
            <w:noWrap/>
            <w:hideMark/>
          </w:tcPr>
          <w:p w14:paraId="578C04A1"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0.000183035</w:t>
            </w:r>
          </w:p>
        </w:tc>
      </w:tr>
      <w:tr w:rsidR="00565126" w:rsidRPr="00565126" w14:paraId="45FB7785"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458C85B3" w14:textId="77777777" w:rsidR="00565126" w:rsidRPr="00565126" w:rsidRDefault="00565126" w:rsidP="00565126">
            <w:pPr>
              <w:spacing w:line="240" w:lineRule="auto"/>
              <w:rPr>
                <w:rFonts w:ascii="Calibri" w:eastAsia="Times New Roman" w:hAnsi="Calibri" w:cs="Calibri"/>
                <w:b w:val="0"/>
                <w:bCs w:val="0"/>
                <w:color w:val="000000"/>
                <w:sz w:val="18"/>
                <w:szCs w:val="18"/>
              </w:rPr>
            </w:pPr>
            <w:proofErr w:type="spellStart"/>
            <w:r w:rsidRPr="00565126">
              <w:rPr>
                <w:rFonts w:ascii="Calibri" w:eastAsia="Times New Roman" w:hAnsi="Calibri" w:cs="Calibri"/>
                <w:b w:val="0"/>
                <w:bCs w:val="0"/>
                <w:color w:val="000000"/>
                <w:sz w:val="18"/>
                <w:szCs w:val="18"/>
              </w:rPr>
              <w:t>Distick</w:t>
            </w:r>
            <w:proofErr w:type="spellEnd"/>
            <w:r w:rsidRPr="00565126">
              <w:rPr>
                <w:rFonts w:ascii="Calibri" w:eastAsia="Times New Roman" w:hAnsi="Calibri" w:cs="Calibri"/>
                <w:b w:val="0"/>
                <w:bCs w:val="0"/>
                <w:color w:val="000000"/>
                <w:sz w:val="18"/>
                <w:szCs w:val="18"/>
              </w:rPr>
              <w:t xml:space="preserve"> Uptake Regression </w:t>
            </w:r>
            <w:proofErr w:type="spellStart"/>
            <w:r w:rsidRPr="00565126">
              <w:rPr>
                <w:rFonts w:ascii="Calibri" w:eastAsia="Times New Roman" w:hAnsi="Calibri" w:cs="Calibri"/>
                <w:b w:val="0"/>
                <w:bCs w:val="0"/>
                <w:color w:val="000000"/>
                <w:sz w:val="18"/>
                <w:szCs w:val="18"/>
              </w:rPr>
              <w:t>Coefs</w:t>
            </w:r>
            <w:proofErr w:type="spellEnd"/>
            <w:r w:rsidRPr="00565126">
              <w:rPr>
                <w:rFonts w:ascii="Calibri" w:eastAsia="Times New Roman" w:hAnsi="Calibri" w:cs="Calibri"/>
                <w:b w:val="0"/>
                <w:bCs w:val="0"/>
                <w:color w:val="000000"/>
                <w:sz w:val="18"/>
                <w:szCs w:val="18"/>
              </w:rPr>
              <w:t>: Age 65-69</w:t>
            </w:r>
          </w:p>
        </w:tc>
        <w:tc>
          <w:tcPr>
            <w:tcW w:w="2747" w:type="dxa"/>
            <w:noWrap/>
            <w:hideMark/>
          </w:tcPr>
          <w:p w14:paraId="3AF1F0AE"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DT.UPTK</w:t>
            </w:r>
            <w:proofErr w:type="gramEnd"/>
            <w:r w:rsidRPr="00565126">
              <w:rPr>
                <w:rFonts w:ascii="Calibri" w:eastAsia="Times New Roman" w:hAnsi="Calibri" w:cs="Calibri"/>
                <w:color w:val="000000"/>
                <w:sz w:val="18"/>
                <w:szCs w:val="18"/>
              </w:rPr>
              <w:t>.65</w:t>
            </w:r>
          </w:p>
        </w:tc>
        <w:tc>
          <w:tcPr>
            <w:tcW w:w="1524" w:type="dxa"/>
            <w:noWrap/>
            <w:hideMark/>
          </w:tcPr>
          <w:p w14:paraId="6EAB1614"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-0.11653</w:t>
            </w:r>
          </w:p>
        </w:tc>
        <w:tc>
          <w:tcPr>
            <w:tcW w:w="1272" w:type="dxa"/>
            <w:noWrap/>
            <w:hideMark/>
          </w:tcPr>
          <w:p w14:paraId="347AF96C"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0937B1DF"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-0.116533816</w:t>
            </w:r>
          </w:p>
        </w:tc>
        <w:tc>
          <w:tcPr>
            <w:tcW w:w="1387" w:type="dxa"/>
            <w:noWrap/>
            <w:hideMark/>
          </w:tcPr>
          <w:p w14:paraId="38AF6DE3"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0.005732977</w:t>
            </w:r>
          </w:p>
        </w:tc>
      </w:tr>
      <w:tr w:rsidR="00565126" w:rsidRPr="00565126" w14:paraId="65B3FD91"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5B250387" w14:textId="77777777" w:rsidR="00565126" w:rsidRPr="00565126" w:rsidRDefault="00565126" w:rsidP="00565126">
            <w:pPr>
              <w:spacing w:line="240" w:lineRule="auto"/>
              <w:rPr>
                <w:rFonts w:ascii="Calibri" w:eastAsia="Times New Roman" w:hAnsi="Calibri" w:cs="Calibri"/>
                <w:b w:val="0"/>
                <w:bCs w:val="0"/>
                <w:color w:val="000000"/>
                <w:sz w:val="18"/>
                <w:szCs w:val="18"/>
              </w:rPr>
            </w:pPr>
            <w:proofErr w:type="spellStart"/>
            <w:r w:rsidRPr="00565126">
              <w:rPr>
                <w:rFonts w:ascii="Calibri" w:eastAsia="Times New Roman" w:hAnsi="Calibri" w:cs="Calibri"/>
                <w:b w:val="0"/>
                <w:bCs w:val="0"/>
                <w:color w:val="000000"/>
                <w:sz w:val="18"/>
                <w:szCs w:val="18"/>
              </w:rPr>
              <w:t>Distick</w:t>
            </w:r>
            <w:proofErr w:type="spellEnd"/>
            <w:r w:rsidRPr="00565126">
              <w:rPr>
                <w:rFonts w:ascii="Calibri" w:eastAsia="Times New Roman" w:hAnsi="Calibri" w:cs="Calibri"/>
                <w:b w:val="0"/>
                <w:bCs w:val="0"/>
                <w:color w:val="000000"/>
                <w:sz w:val="18"/>
                <w:szCs w:val="18"/>
              </w:rPr>
              <w:t xml:space="preserve"> Uptake Regression </w:t>
            </w:r>
            <w:proofErr w:type="spellStart"/>
            <w:r w:rsidRPr="00565126">
              <w:rPr>
                <w:rFonts w:ascii="Calibri" w:eastAsia="Times New Roman" w:hAnsi="Calibri" w:cs="Calibri"/>
                <w:b w:val="0"/>
                <w:bCs w:val="0"/>
                <w:color w:val="000000"/>
                <w:sz w:val="18"/>
                <w:szCs w:val="18"/>
              </w:rPr>
              <w:t>Coefs</w:t>
            </w:r>
            <w:proofErr w:type="spellEnd"/>
            <w:r w:rsidRPr="00565126">
              <w:rPr>
                <w:rFonts w:ascii="Calibri" w:eastAsia="Times New Roman" w:hAnsi="Calibri" w:cs="Calibri"/>
                <w:b w:val="0"/>
                <w:bCs w:val="0"/>
                <w:color w:val="000000"/>
                <w:sz w:val="18"/>
                <w:szCs w:val="18"/>
              </w:rPr>
              <w:t>: Age 70+</w:t>
            </w:r>
          </w:p>
        </w:tc>
        <w:tc>
          <w:tcPr>
            <w:tcW w:w="2747" w:type="dxa"/>
            <w:noWrap/>
            <w:hideMark/>
          </w:tcPr>
          <w:p w14:paraId="3605468F"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DT.UPTK</w:t>
            </w:r>
            <w:proofErr w:type="gramEnd"/>
            <w:r w:rsidRPr="00565126">
              <w:rPr>
                <w:rFonts w:ascii="Calibri" w:eastAsia="Times New Roman" w:hAnsi="Calibri" w:cs="Calibri"/>
                <w:color w:val="000000"/>
                <w:sz w:val="18"/>
                <w:szCs w:val="18"/>
              </w:rPr>
              <w:t>.70</w:t>
            </w:r>
          </w:p>
        </w:tc>
        <w:tc>
          <w:tcPr>
            <w:tcW w:w="1524" w:type="dxa"/>
            <w:noWrap/>
            <w:hideMark/>
          </w:tcPr>
          <w:p w14:paraId="0370A0BD"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-0.23572</w:t>
            </w:r>
          </w:p>
        </w:tc>
        <w:tc>
          <w:tcPr>
            <w:tcW w:w="1272" w:type="dxa"/>
            <w:noWrap/>
            <w:hideMark/>
          </w:tcPr>
          <w:p w14:paraId="12D31C66"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24208F92"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-0.235722334</w:t>
            </w:r>
          </w:p>
        </w:tc>
        <w:tc>
          <w:tcPr>
            <w:tcW w:w="1387" w:type="dxa"/>
            <w:noWrap/>
            <w:hideMark/>
          </w:tcPr>
          <w:p w14:paraId="103097ED"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0.006458743</w:t>
            </w:r>
          </w:p>
        </w:tc>
      </w:tr>
      <w:tr w:rsidR="00565126" w:rsidRPr="00565126" w14:paraId="2B6B25DC"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45139D96" w14:textId="77777777" w:rsidR="00565126" w:rsidRPr="00565126" w:rsidRDefault="00565126" w:rsidP="00565126">
            <w:pPr>
              <w:spacing w:line="240" w:lineRule="auto"/>
              <w:rPr>
                <w:rFonts w:ascii="Calibri" w:eastAsia="Times New Roman" w:hAnsi="Calibri" w:cs="Calibri"/>
                <w:b w:val="0"/>
                <w:bCs w:val="0"/>
                <w:color w:val="000000"/>
                <w:sz w:val="18"/>
                <w:szCs w:val="18"/>
              </w:rPr>
            </w:pPr>
            <w:proofErr w:type="spellStart"/>
            <w:r w:rsidRPr="00565126">
              <w:rPr>
                <w:rFonts w:ascii="Calibri" w:eastAsia="Times New Roman" w:hAnsi="Calibri" w:cs="Calibri"/>
                <w:b w:val="0"/>
                <w:bCs w:val="0"/>
                <w:color w:val="000000"/>
                <w:sz w:val="18"/>
                <w:szCs w:val="18"/>
              </w:rPr>
              <w:t>Distick</w:t>
            </w:r>
            <w:proofErr w:type="spellEnd"/>
            <w:r w:rsidRPr="00565126">
              <w:rPr>
                <w:rFonts w:ascii="Calibri" w:eastAsia="Times New Roman" w:hAnsi="Calibri" w:cs="Calibri"/>
                <w:b w:val="0"/>
                <w:bCs w:val="0"/>
                <w:color w:val="000000"/>
                <w:sz w:val="18"/>
                <w:szCs w:val="18"/>
              </w:rPr>
              <w:t xml:space="preserve"> Uptake Regression </w:t>
            </w:r>
            <w:proofErr w:type="spellStart"/>
            <w:r w:rsidRPr="00565126">
              <w:rPr>
                <w:rFonts w:ascii="Calibri" w:eastAsia="Times New Roman" w:hAnsi="Calibri" w:cs="Calibri"/>
                <w:b w:val="0"/>
                <w:bCs w:val="0"/>
                <w:color w:val="000000"/>
                <w:sz w:val="18"/>
                <w:szCs w:val="18"/>
              </w:rPr>
              <w:t>Coefs</w:t>
            </w:r>
            <w:proofErr w:type="spellEnd"/>
            <w:r w:rsidRPr="00565126">
              <w:rPr>
                <w:rFonts w:ascii="Calibri" w:eastAsia="Times New Roman" w:hAnsi="Calibri" w:cs="Calibri"/>
                <w:b w:val="0"/>
                <w:bCs w:val="0"/>
                <w:color w:val="000000"/>
                <w:sz w:val="18"/>
                <w:szCs w:val="18"/>
              </w:rPr>
              <w:t>: Sex Female</w:t>
            </w:r>
          </w:p>
        </w:tc>
        <w:tc>
          <w:tcPr>
            <w:tcW w:w="2747" w:type="dxa"/>
            <w:noWrap/>
            <w:hideMark/>
          </w:tcPr>
          <w:p w14:paraId="1C914B47"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DT.UPTK.F</w:t>
            </w:r>
            <w:proofErr w:type="gramEnd"/>
          </w:p>
        </w:tc>
        <w:tc>
          <w:tcPr>
            <w:tcW w:w="1524" w:type="dxa"/>
            <w:noWrap/>
            <w:hideMark/>
          </w:tcPr>
          <w:p w14:paraId="0D0196B9"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0.139762</w:t>
            </w:r>
          </w:p>
        </w:tc>
        <w:tc>
          <w:tcPr>
            <w:tcW w:w="1272" w:type="dxa"/>
            <w:noWrap/>
            <w:hideMark/>
          </w:tcPr>
          <w:p w14:paraId="10FFE5F7"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7F43F429"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0.139761942</w:t>
            </w:r>
          </w:p>
        </w:tc>
        <w:tc>
          <w:tcPr>
            <w:tcW w:w="1387" w:type="dxa"/>
            <w:noWrap/>
            <w:hideMark/>
          </w:tcPr>
          <w:p w14:paraId="6CFACC3E"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0.004436751</w:t>
            </w:r>
          </w:p>
        </w:tc>
      </w:tr>
      <w:tr w:rsidR="00565126" w:rsidRPr="00565126" w14:paraId="1C8961C6"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48982371" w14:textId="77777777" w:rsidR="00565126" w:rsidRPr="00565126" w:rsidRDefault="00565126" w:rsidP="00565126">
            <w:pPr>
              <w:spacing w:line="240" w:lineRule="auto"/>
              <w:rPr>
                <w:rFonts w:ascii="Calibri" w:eastAsia="Times New Roman" w:hAnsi="Calibri" w:cs="Calibri"/>
                <w:b w:val="0"/>
                <w:bCs w:val="0"/>
                <w:color w:val="000000"/>
                <w:sz w:val="18"/>
                <w:szCs w:val="18"/>
              </w:rPr>
            </w:pPr>
            <w:proofErr w:type="spellStart"/>
            <w:r w:rsidRPr="00565126">
              <w:rPr>
                <w:rFonts w:ascii="Calibri" w:eastAsia="Times New Roman" w:hAnsi="Calibri" w:cs="Calibri"/>
                <w:b w:val="0"/>
                <w:bCs w:val="0"/>
                <w:color w:val="000000"/>
                <w:sz w:val="18"/>
                <w:szCs w:val="18"/>
              </w:rPr>
              <w:t>Distick</w:t>
            </w:r>
            <w:proofErr w:type="spellEnd"/>
            <w:r w:rsidRPr="00565126">
              <w:rPr>
                <w:rFonts w:ascii="Calibri" w:eastAsia="Times New Roman" w:hAnsi="Calibri" w:cs="Calibri"/>
                <w:b w:val="0"/>
                <w:bCs w:val="0"/>
                <w:color w:val="000000"/>
                <w:sz w:val="18"/>
                <w:szCs w:val="18"/>
              </w:rPr>
              <w:t xml:space="preserve"> Uptake Regression </w:t>
            </w:r>
            <w:proofErr w:type="spellStart"/>
            <w:r w:rsidRPr="00565126">
              <w:rPr>
                <w:rFonts w:ascii="Calibri" w:eastAsia="Times New Roman" w:hAnsi="Calibri" w:cs="Calibri"/>
                <w:b w:val="0"/>
                <w:bCs w:val="0"/>
                <w:color w:val="000000"/>
                <w:sz w:val="18"/>
                <w:szCs w:val="18"/>
              </w:rPr>
              <w:t>Coefs</w:t>
            </w:r>
            <w:proofErr w:type="spellEnd"/>
            <w:r w:rsidRPr="00565126">
              <w:rPr>
                <w:rFonts w:ascii="Calibri" w:eastAsia="Times New Roman" w:hAnsi="Calibri" w:cs="Calibri"/>
                <w:b w:val="0"/>
                <w:bCs w:val="0"/>
                <w:color w:val="000000"/>
                <w:sz w:val="18"/>
                <w:szCs w:val="18"/>
              </w:rPr>
              <w:t>: Previous non responder</w:t>
            </w:r>
          </w:p>
        </w:tc>
        <w:tc>
          <w:tcPr>
            <w:tcW w:w="2747" w:type="dxa"/>
            <w:noWrap/>
            <w:hideMark/>
          </w:tcPr>
          <w:p w14:paraId="0F947A93"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DT.UPTK.NRESP</w:t>
            </w:r>
            <w:proofErr w:type="gramEnd"/>
          </w:p>
        </w:tc>
        <w:tc>
          <w:tcPr>
            <w:tcW w:w="1524" w:type="dxa"/>
            <w:noWrap/>
            <w:hideMark/>
          </w:tcPr>
          <w:p w14:paraId="4E2F08AE"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-1.83258</w:t>
            </w:r>
          </w:p>
        </w:tc>
        <w:tc>
          <w:tcPr>
            <w:tcW w:w="1272" w:type="dxa"/>
            <w:noWrap/>
            <w:hideMark/>
          </w:tcPr>
          <w:p w14:paraId="7D6CECA6"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0FE9B8B8"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-1.832581464</w:t>
            </w:r>
          </w:p>
        </w:tc>
        <w:tc>
          <w:tcPr>
            <w:tcW w:w="1387" w:type="dxa"/>
            <w:noWrap/>
            <w:hideMark/>
          </w:tcPr>
          <w:p w14:paraId="14601C99"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0.008048198</w:t>
            </w:r>
          </w:p>
        </w:tc>
      </w:tr>
      <w:tr w:rsidR="00565126" w:rsidRPr="00565126" w14:paraId="433C5FD0"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5D78AE89" w14:textId="77777777" w:rsidR="00565126" w:rsidRPr="00565126" w:rsidRDefault="00565126" w:rsidP="00565126">
            <w:pPr>
              <w:spacing w:line="240" w:lineRule="auto"/>
              <w:rPr>
                <w:rFonts w:ascii="Calibri" w:eastAsia="Times New Roman" w:hAnsi="Calibri" w:cs="Calibri"/>
                <w:b w:val="0"/>
                <w:bCs w:val="0"/>
                <w:color w:val="000000"/>
                <w:sz w:val="18"/>
                <w:szCs w:val="18"/>
              </w:rPr>
            </w:pPr>
            <w:proofErr w:type="spellStart"/>
            <w:r w:rsidRPr="00565126">
              <w:rPr>
                <w:rFonts w:ascii="Calibri" w:eastAsia="Times New Roman" w:hAnsi="Calibri" w:cs="Calibri"/>
                <w:b w:val="0"/>
                <w:bCs w:val="0"/>
                <w:color w:val="000000"/>
                <w:sz w:val="18"/>
                <w:szCs w:val="18"/>
              </w:rPr>
              <w:t>Distick</w:t>
            </w:r>
            <w:proofErr w:type="spellEnd"/>
            <w:r w:rsidRPr="00565126">
              <w:rPr>
                <w:rFonts w:ascii="Calibri" w:eastAsia="Times New Roman" w:hAnsi="Calibri" w:cs="Calibri"/>
                <w:b w:val="0"/>
                <w:bCs w:val="0"/>
                <w:color w:val="000000"/>
                <w:sz w:val="18"/>
                <w:szCs w:val="18"/>
              </w:rPr>
              <w:t xml:space="preserve"> Uptake Regression </w:t>
            </w:r>
            <w:proofErr w:type="spellStart"/>
            <w:r w:rsidRPr="00565126">
              <w:rPr>
                <w:rFonts w:ascii="Calibri" w:eastAsia="Times New Roman" w:hAnsi="Calibri" w:cs="Calibri"/>
                <w:b w:val="0"/>
                <w:bCs w:val="0"/>
                <w:color w:val="000000"/>
                <w:sz w:val="18"/>
                <w:szCs w:val="18"/>
              </w:rPr>
              <w:t>Coefs</w:t>
            </w:r>
            <w:proofErr w:type="spellEnd"/>
            <w:r w:rsidRPr="00565126">
              <w:rPr>
                <w:rFonts w:ascii="Calibri" w:eastAsia="Times New Roman" w:hAnsi="Calibri" w:cs="Calibri"/>
                <w:b w:val="0"/>
                <w:bCs w:val="0"/>
                <w:color w:val="000000"/>
                <w:sz w:val="18"/>
                <w:szCs w:val="18"/>
              </w:rPr>
              <w:t>: Incident</w:t>
            </w:r>
          </w:p>
        </w:tc>
        <w:tc>
          <w:tcPr>
            <w:tcW w:w="2747" w:type="dxa"/>
            <w:noWrap/>
            <w:hideMark/>
          </w:tcPr>
          <w:p w14:paraId="79CCB427"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DT.UPTK.INC</w:t>
            </w:r>
          </w:p>
        </w:tc>
        <w:tc>
          <w:tcPr>
            <w:tcW w:w="1524" w:type="dxa"/>
            <w:noWrap/>
            <w:hideMark/>
          </w:tcPr>
          <w:p w14:paraId="3D283C12"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1.879465</w:t>
            </w:r>
          </w:p>
        </w:tc>
        <w:tc>
          <w:tcPr>
            <w:tcW w:w="1272" w:type="dxa"/>
            <w:noWrap/>
            <w:hideMark/>
          </w:tcPr>
          <w:p w14:paraId="4B955AC7"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0E82CA8A"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1.87946505</w:t>
            </w:r>
          </w:p>
        </w:tc>
        <w:tc>
          <w:tcPr>
            <w:tcW w:w="1387" w:type="dxa"/>
            <w:noWrap/>
            <w:hideMark/>
          </w:tcPr>
          <w:p w14:paraId="4AA0C3FC"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0.003535023</w:t>
            </w:r>
          </w:p>
        </w:tc>
      </w:tr>
      <w:tr w:rsidR="00565126" w:rsidRPr="00565126" w14:paraId="365BC280"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7E347EA8" w14:textId="77777777" w:rsidR="00565126" w:rsidRPr="00565126" w:rsidRDefault="00565126" w:rsidP="00565126">
            <w:pPr>
              <w:spacing w:line="240" w:lineRule="auto"/>
              <w:rPr>
                <w:rFonts w:ascii="Calibri" w:eastAsia="Times New Roman" w:hAnsi="Calibri" w:cs="Calibri"/>
                <w:b w:val="0"/>
                <w:bCs w:val="0"/>
                <w:color w:val="000000"/>
                <w:sz w:val="18"/>
                <w:szCs w:val="18"/>
              </w:rPr>
            </w:pPr>
            <w:proofErr w:type="spellStart"/>
            <w:r w:rsidRPr="00565126">
              <w:rPr>
                <w:rFonts w:ascii="Calibri" w:eastAsia="Times New Roman" w:hAnsi="Calibri" w:cs="Calibri"/>
                <w:b w:val="0"/>
                <w:bCs w:val="0"/>
                <w:color w:val="000000"/>
                <w:sz w:val="18"/>
                <w:szCs w:val="18"/>
              </w:rPr>
              <w:t>Distick</w:t>
            </w:r>
            <w:proofErr w:type="spellEnd"/>
            <w:r w:rsidRPr="00565126">
              <w:rPr>
                <w:rFonts w:ascii="Calibri" w:eastAsia="Times New Roman" w:hAnsi="Calibri" w:cs="Calibri"/>
                <w:b w:val="0"/>
                <w:bCs w:val="0"/>
                <w:color w:val="000000"/>
                <w:sz w:val="18"/>
                <w:szCs w:val="18"/>
              </w:rPr>
              <w:t xml:space="preserve"> Uptake Regression </w:t>
            </w:r>
            <w:proofErr w:type="spellStart"/>
            <w:r w:rsidRPr="00565126">
              <w:rPr>
                <w:rFonts w:ascii="Calibri" w:eastAsia="Times New Roman" w:hAnsi="Calibri" w:cs="Calibri"/>
                <w:b w:val="0"/>
                <w:bCs w:val="0"/>
                <w:color w:val="000000"/>
                <w:sz w:val="18"/>
                <w:szCs w:val="18"/>
              </w:rPr>
              <w:t>Coefs</w:t>
            </w:r>
            <w:proofErr w:type="spellEnd"/>
            <w:r w:rsidRPr="00565126">
              <w:rPr>
                <w:rFonts w:ascii="Calibri" w:eastAsia="Times New Roman" w:hAnsi="Calibri" w:cs="Calibri"/>
                <w:b w:val="0"/>
                <w:bCs w:val="0"/>
                <w:color w:val="000000"/>
                <w:sz w:val="18"/>
                <w:szCs w:val="18"/>
              </w:rPr>
              <w:t>: IMD2</w:t>
            </w:r>
          </w:p>
        </w:tc>
        <w:tc>
          <w:tcPr>
            <w:tcW w:w="2747" w:type="dxa"/>
            <w:noWrap/>
            <w:hideMark/>
          </w:tcPr>
          <w:p w14:paraId="3EEBF9E7"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DT.UPTK.IMD</w:t>
            </w:r>
            <w:proofErr w:type="gramEnd"/>
            <w:r w:rsidRPr="00565126">
              <w:rPr>
                <w:rFonts w:ascii="Calibri" w:eastAsia="Times New Roman" w:hAnsi="Calibri" w:cs="Calibri"/>
                <w:color w:val="000000"/>
                <w:sz w:val="18"/>
                <w:szCs w:val="18"/>
              </w:rPr>
              <w:t>2</w:t>
            </w:r>
          </w:p>
        </w:tc>
        <w:tc>
          <w:tcPr>
            <w:tcW w:w="1524" w:type="dxa"/>
            <w:noWrap/>
            <w:hideMark/>
          </w:tcPr>
          <w:p w14:paraId="7DDEEAF5"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-0.07257</w:t>
            </w:r>
          </w:p>
        </w:tc>
        <w:tc>
          <w:tcPr>
            <w:tcW w:w="1272" w:type="dxa"/>
            <w:noWrap/>
            <w:hideMark/>
          </w:tcPr>
          <w:p w14:paraId="6BE8A340"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6143A656"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-0.072570693</w:t>
            </w:r>
          </w:p>
        </w:tc>
        <w:tc>
          <w:tcPr>
            <w:tcW w:w="1387" w:type="dxa"/>
            <w:noWrap/>
            <w:hideMark/>
          </w:tcPr>
          <w:p w14:paraId="7B5129E0"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0.008274457</w:t>
            </w:r>
          </w:p>
        </w:tc>
      </w:tr>
      <w:tr w:rsidR="00565126" w:rsidRPr="00565126" w14:paraId="2BDDAC0F"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79417E4A" w14:textId="77777777" w:rsidR="00565126" w:rsidRPr="00565126" w:rsidRDefault="00565126" w:rsidP="00565126">
            <w:pPr>
              <w:spacing w:line="240" w:lineRule="auto"/>
              <w:rPr>
                <w:rFonts w:ascii="Calibri" w:eastAsia="Times New Roman" w:hAnsi="Calibri" w:cs="Calibri"/>
                <w:b w:val="0"/>
                <w:bCs w:val="0"/>
                <w:color w:val="000000"/>
                <w:sz w:val="18"/>
                <w:szCs w:val="18"/>
              </w:rPr>
            </w:pPr>
            <w:proofErr w:type="spellStart"/>
            <w:r w:rsidRPr="00565126">
              <w:rPr>
                <w:rFonts w:ascii="Calibri" w:eastAsia="Times New Roman" w:hAnsi="Calibri" w:cs="Calibri"/>
                <w:b w:val="0"/>
                <w:bCs w:val="0"/>
                <w:color w:val="000000"/>
                <w:sz w:val="18"/>
                <w:szCs w:val="18"/>
              </w:rPr>
              <w:t>Distick</w:t>
            </w:r>
            <w:proofErr w:type="spellEnd"/>
            <w:r w:rsidRPr="00565126">
              <w:rPr>
                <w:rFonts w:ascii="Calibri" w:eastAsia="Times New Roman" w:hAnsi="Calibri" w:cs="Calibri"/>
                <w:b w:val="0"/>
                <w:bCs w:val="0"/>
                <w:color w:val="000000"/>
                <w:sz w:val="18"/>
                <w:szCs w:val="18"/>
              </w:rPr>
              <w:t xml:space="preserve"> Uptake Regression </w:t>
            </w:r>
            <w:proofErr w:type="spellStart"/>
            <w:r w:rsidRPr="00565126">
              <w:rPr>
                <w:rFonts w:ascii="Calibri" w:eastAsia="Times New Roman" w:hAnsi="Calibri" w:cs="Calibri"/>
                <w:b w:val="0"/>
                <w:bCs w:val="0"/>
                <w:color w:val="000000"/>
                <w:sz w:val="18"/>
                <w:szCs w:val="18"/>
              </w:rPr>
              <w:t>Coefs</w:t>
            </w:r>
            <w:proofErr w:type="spellEnd"/>
            <w:r w:rsidRPr="00565126">
              <w:rPr>
                <w:rFonts w:ascii="Calibri" w:eastAsia="Times New Roman" w:hAnsi="Calibri" w:cs="Calibri"/>
                <w:b w:val="0"/>
                <w:bCs w:val="0"/>
                <w:color w:val="000000"/>
                <w:sz w:val="18"/>
                <w:szCs w:val="18"/>
              </w:rPr>
              <w:t>: IMD3</w:t>
            </w:r>
          </w:p>
        </w:tc>
        <w:tc>
          <w:tcPr>
            <w:tcW w:w="2747" w:type="dxa"/>
            <w:noWrap/>
            <w:hideMark/>
          </w:tcPr>
          <w:p w14:paraId="6096DC42"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DT.UPTK.IMD</w:t>
            </w:r>
            <w:proofErr w:type="gramEnd"/>
            <w:r w:rsidRPr="00565126">
              <w:rPr>
                <w:rFonts w:ascii="Calibri" w:eastAsia="Times New Roman" w:hAnsi="Calibri" w:cs="Calibri"/>
                <w:color w:val="000000"/>
                <w:sz w:val="18"/>
                <w:szCs w:val="18"/>
              </w:rPr>
              <w:t>3</w:t>
            </w:r>
          </w:p>
        </w:tc>
        <w:tc>
          <w:tcPr>
            <w:tcW w:w="1524" w:type="dxa"/>
            <w:noWrap/>
            <w:hideMark/>
          </w:tcPr>
          <w:p w14:paraId="168CC817"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-0.15082</w:t>
            </w:r>
          </w:p>
        </w:tc>
        <w:tc>
          <w:tcPr>
            <w:tcW w:w="1272" w:type="dxa"/>
            <w:noWrap/>
            <w:hideMark/>
          </w:tcPr>
          <w:p w14:paraId="31E4D45A"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2349669A"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-0.15082289</w:t>
            </w:r>
          </w:p>
        </w:tc>
        <w:tc>
          <w:tcPr>
            <w:tcW w:w="1387" w:type="dxa"/>
            <w:noWrap/>
            <w:hideMark/>
          </w:tcPr>
          <w:p w14:paraId="51F1EA66"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0.008848519</w:t>
            </w:r>
          </w:p>
        </w:tc>
      </w:tr>
      <w:tr w:rsidR="00565126" w:rsidRPr="00565126" w14:paraId="34B72F8F"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721E7F7B" w14:textId="77777777" w:rsidR="00565126" w:rsidRPr="00565126" w:rsidRDefault="00565126" w:rsidP="00565126">
            <w:pPr>
              <w:spacing w:line="240" w:lineRule="auto"/>
              <w:rPr>
                <w:rFonts w:ascii="Calibri" w:eastAsia="Times New Roman" w:hAnsi="Calibri" w:cs="Calibri"/>
                <w:b w:val="0"/>
                <w:bCs w:val="0"/>
                <w:color w:val="000000"/>
                <w:sz w:val="18"/>
                <w:szCs w:val="18"/>
              </w:rPr>
            </w:pPr>
            <w:proofErr w:type="spellStart"/>
            <w:r w:rsidRPr="00565126">
              <w:rPr>
                <w:rFonts w:ascii="Calibri" w:eastAsia="Times New Roman" w:hAnsi="Calibri" w:cs="Calibri"/>
                <w:b w:val="0"/>
                <w:bCs w:val="0"/>
                <w:color w:val="000000"/>
                <w:sz w:val="18"/>
                <w:szCs w:val="18"/>
              </w:rPr>
              <w:t>Distick</w:t>
            </w:r>
            <w:proofErr w:type="spellEnd"/>
            <w:r w:rsidRPr="00565126">
              <w:rPr>
                <w:rFonts w:ascii="Calibri" w:eastAsia="Times New Roman" w:hAnsi="Calibri" w:cs="Calibri"/>
                <w:b w:val="0"/>
                <w:bCs w:val="0"/>
                <w:color w:val="000000"/>
                <w:sz w:val="18"/>
                <w:szCs w:val="18"/>
              </w:rPr>
              <w:t xml:space="preserve"> Uptake Regression </w:t>
            </w:r>
            <w:proofErr w:type="spellStart"/>
            <w:r w:rsidRPr="00565126">
              <w:rPr>
                <w:rFonts w:ascii="Calibri" w:eastAsia="Times New Roman" w:hAnsi="Calibri" w:cs="Calibri"/>
                <w:b w:val="0"/>
                <w:bCs w:val="0"/>
                <w:color w:val="000000"/>
                <w:sz w:val="18"/>
                <w:szCs w:val="18"/>
              </w:rPr>
              <w:t>Coefs</w:t>
            </w:r>
            <w:proofErr w:type="spellEnd"/>
            <w:r w:rsidRPr="00565126">
              <w:rPr>
                <w:rFonts w:ascii="Calibri" w:eastAsia="Times New Roman" w:hAnsi="Calibri" w:cs="Calibri"/>
                <w:b w:val="0"/>
                <w:bCs w:val="0"/>
                <w:color w:val="000000"/>
                <w:sz w:val="18"/>
                <w:szCs w:val="18"/>
              </w:rPr>
              <w:t>: IMD4</w:t>
            </w:r>
          </w:p>
        </w:tc>
        <w:tc>
          <w:tcPr>
            <w:tcW w:w="2747" w:type="dxa"/>
            <w:noWrap/>
            <w:hideMark/>
          </w:tcPr>
          <w:p w14:paraId="170D8F31"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DT.UPTK.IMD</w:t>
            </w:r>
            <w:proofErr w:type="gramEnd"/>
            <w:r w:rsidRPr="00565126">
              <w:rPr>
                <w:rFonts w:ascii="Calibri" w:eastAsia="Times New Roman" w:hAnsi="Calibri" w:cs="Calibri"/>
                <w:color w:val="000000"/>
                <w:sz w:val="18"/>
                <w:szCs w:val="18"/>
              </w:rPr>
              <w:t>4</w:t>
            </w:r>
          </w:p>
        </w:tc>
        <w:tc>
          <w:tcPr>
            <w:tcW w:w="1524" w:type="dxa"/>
            <w:noWrap/>
            <w:hideMark/>
          </w:tcPr>
          <w:p w14:paraId="7E3B07DD"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-0.28768</w:t>
            </w:r>
          </w:p>
        </w:tc>
        <w:tc>
          <w:tcPr>
            <w:tcW w:w="1272" w:type="dxa"/>
            <w:noWrap/>
            <w:hideMark/>
          </w:tcPr>
          <w:p w14:paraId="39A9AAE9"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72AE84AE"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-0.287682072</w:t>
            </w:r>
          </w:p>
        </w:tc>
        <w:tc>
          <w:tcPr>
            <w:tcW w:w="1387" w:type="dxa"/>
            <w:noWrap/>
            <w:hideMark/>
          </w:tcPr>
          <w:p w14:paraId="2C24FAAD"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0.010274143</w:t>
            </w:r>
          </w:p>
        </w:tc>
      </w:tr>
      <w:tr w:rsidR="00565126" w:rsidRPr="00565126" w14:paraId="2925CD41"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72A85817" w14:textId="77777777" w:rsidR="00565126" w:rsidRPr="00565126" w:rsidRDefault="00565126" w:rsidP="00565126">
            <w:pPr>
              <w:spacing w:line="240" w:lineRule="auto"/>
              <w:rPr>
                <w:rFonts w:ascii="Calibri" w:eastAsia="Times New Roman" w:hAnsi="Calibri" w:cs="Calibri"/>
                <w:b w:val="0"/>
                <w:bCs w:val="0"/>
                <w:color w:val="000000"/>
                <w:sz w:val="18"/>
                <w:szCs w:val="18"/>
              </w:rPr>
            </w:pPr>
            <w:proofErr w:type="spellStart"/>
            <w:r w:rsidRPr="00565126">
              <w:rPr>
                <w:rFonts w:ascii="Calibri" w:eastAsia="Times New Roman" w:hAnsi="Calibri" w:cs="Calibri"/>
                <w:b w:val="0"/>
                <w:bCs w:val="0"/>
                <w:color w:val="000000"/>
                <w:sz w:val="18"/>
                <w:szCs w:val="18"/>
              </w:rPr>
              <w:t>Distick</w:t>
            </w:r>
            <w:proofErr w:type="spellEnd"/>
            <w:r w:rsidRPr="00565126">
              <w:rPr>
                <w:rFonts w:ascii="Calibri" w:eastAsia="Times New Roman" w:hAnsi="Calibri" w:cs="Calibri"/>
                <w:b w:val="0"/>
                <w:bCs w:val="0"/>
                <w:color w:val="000000"/>
                <w:sz w:val="18"/>
                <w:szCs w:val="18"/>
              </w:rPr>
              <w:t xml:space="preserve"> Uptake Regression </w:t>
            </w:r>
            <w:proofErr w:type="spellStart"/>
            <w:r w:rsidRPr="00565126">
              <w:rPr>
                <w:rFonts w:ascii="Calibri" w:eastAsia="Times New Roman" w:hAnsi="Calibri" w:cs="Calibri"/>
                <w:b w:val="0"/>
                <w:bCs w:val="0"/>
                <w:color w:val="000000"/>
                <w:sz w:val="18"/>
                <w:szCs w:val="18"/>
              </w:rPr>
              <w:t>Coefs</w:t>
            </w:r>
            <w:proofErr w:type="spellEnd"/>
            <w:r w:rsidRPr="00565126">
              <w:rPr>
                <w:rFonts w:ascii="Calibri" w:eastAsia="Times New Roman" w:hAnsi="Calibri" w:cs="Calibri"/>
                <w:b w:val="0"/>
                <w:bCs w:val="0"/>
                <w:color w:val="000000"/>
                <w:sz w:val="18"/>
                <w:szCs w:val="18"/>
              </w:rPr>
              <w:t>: IMD5 most deprived</w:t>
            </w:r>
          </w:p>
        </w:tc>
        <w:tc>
          <w:tcPr>
            <w:tcW w:w="2747" w:type="dxa"/>
            <w:noWrap/>
            <w:hideMark/>
          </w:tcPr>
          <w:p w14:paraId="3F484DB6"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DT.UPTK.IMD</w:t>
            </w:r>
            <w:proofErr w:type="gramEnd"/>
            <w:r w:rsidRPr="00565126">
              <w:rPr>
                <w:rFonts w:ascii="Calibri" w:eastAsia="Times New Roman" w:hAnsi="Calibri" w:cs="Calibri"/>
                <w:color w:val="000000"/>
                <w:sz w:val="18"/>
                <w:szCs w:val="18"/>
              </w:rPr>
              <w:t>5</w:t>
            </w:r>
          </w:p>
        </w:tc>
        <w:tc>
          <w:tcPr>
            <w:tcW w:w="1524" w:type="dxa"/>
            <w:noWrap/>
            <w:hideMark/>
          </w:tcPr>
          <w:p w14:paraId="53DA138F"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-0.59784</w:t>
            </w:r>
          </w:p>
        </w:tc>
        <w:tc>
          <w:tcPr>
            <w:tcW w:w="1272" w:type="dxa"/>
            <w:noWrap/>
            <w:hideMark/>
          </w:tcPr>
          <w:p w14:paraId="702D49FC"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7D6791DC"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-0.597837001</w:t>
            </w:r>
          </w:p>
        </w:tc>
        <w:tc>
          <w:tcPr>
            <w:tcW w:w="1387" w:type="dxa"/>
            <w:noWrap/>
            <w:hideMark/>
          </w:tcPr>
          <w:p w14:paraId="09538F06"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0.004680989</w:t>
            </w:r>
          </w:p>
        </w:tc>
      </w:tr>
      <w:tr w:rsidR="00565126" w:rsidRPr="00565126" w14:paraId="2F6D96B3"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2A400969" w14:textId="77777777" w:rsidR="00565126" w:rsidRPr="00565126" w:rsidRDefault="00565126" w:rsidP="00565126">
            <w:pPr>
              <w:spacing w:line="240" w:lineRule="auto"/>
              <w:rPr>
                <w:rFonts w:ascii="Calibri" w:eastAsia="Times New Roman" w:hAnsi="Calibri" w:cs="Calibri"/>
                <w:b w:val="0"/>
                <w:bCs w:val="0"/>
                <w:color w:val="000000"/>
                <w:sz w:val="18"/>
                <w:szCs w:val="18"/>
              </w:rPr>
            </w:pPr>
            <w:proofErr w:type="spellStart"/>
            <w:r w:rsidRPr="00565126">
              <w:rPr>
                <w:rFonts w:ascii="Calibri" w:eastAsia="Times New Roman" w:hAnsi="Calibri" w:cs="Calibri"/>
                <w:b w:val="0"/>
                <w:bCs w:val="0"/>
                <w:color w:val="000000"/>
                <w:sz w:val="18"/>
                <w:szCs w:val="18"/>
              </w:rPr>
              <w:t>Distick</w:t>
            </w:r>
            <w:proofErr w:type="spellEnd"/>
            <w:r w:rsidRPr="00565126">
              <w:rPr>
                <w:rFonts w:ascii="Calibri" w:eastAsia="Times New Roman" w:hAnsi="Calibri" w:cs="Calibri"/>
                <w:b w:val="0"/>
                <w:bCs w:val="0"/>
                <w:color w:val="000000"/>
                <w:sz w:val="18"/>
                <w:szCs w:val="18"/>
              </w:rPr>
              <w:t xml:space="preserve"> Uptake Regression </w:t>
            </w:r>
            <w:proofErr w:type="spellStart"/>
            <w:r w:rsidRPr="00565126">
              <w:rPr>
                <w:rFonts w:ascii="Calibri" w:eastAsia="Times New Roman" w:hAnsi="Calibri" w:cs="Calibri"/>
                <w:b w:val="0"/>
                <w:bCs w:val="0"/>
                <w:color w:val="000000"/>
                <w:sz w:val="18"/>
                <w:szCs w:val="18"/>
              </w:rPr>
              <w:t>Coefs</w:t>
            </w:r>
            <w:proofErr w:type="spellEnd"/>
            <w:r w:rsidRPr="00565126">
              <w:rPr>
                <w:rFonts w:ascii="Calibri" w:eastAsia="Times New Roman" w:hAnsi="Calibri" w:cs="Calibri"/>
                <w:b w:val="0"/>
                <w:bCs w:val="0"/>
                <w:color w:val="000000"/>
                <w:sz w:val="18"/>
                <w:szCs w:val="18"/>
              </w:rPr>
              <w:t>: Asian</w:t>
            </w:r>
          </w:p>
        </w:tc>
        <w:tc>
          <w:tcPr>
            <w:tcW w:w="2747" w:type="dxa"/>
            <w:noWrap/>
            <w:hideMark/>
          </w:tcPr>
          <w:p w14:paraId="75B5CFF7"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DT.UPTK.ASIAN</w:t>
            </w:r>
            <w:proofErr w:type="gramEnd"/>
          </w:p>
        </w:tc>
        <w:tc>
          <w:tcPr>
            <w:tcW w:w="1524" w:type="dxa"/>
            <w:noWrap/>
            <w:hideMark/>
          </w:tcPr>
          <w:p w14:paraId="5AF83A3A"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-0.94057</w:t>
            </w:r>
          </w:p>
        </w:tc>
        <w:tc>
          <w:tcPr>
            <w:tcW w:w="1272" w:type="dxa"/>
            <w:noWrap/>
            <w:hideMark/>
          </w:tcPr>
          <w:p w14:paraId="7FDEBAE1"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0252393C"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-0.940572304</w:t>
            </w:r>
          </w:p>
        </w:tc>
        <w:tc>
          <w:tcPr>
            <w:tcW w:w="1387" w:type="dxa"/>
            <w:noWrap/>
            <w:hideMark/>
          </w:tcPr>
          <w:p w14:paraId="276A6500"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0.052558949</w:t>
            </w:r>
          </w:p>
        </w:tc>
      </w:tr>
      <w:tr w:rsidR="00565126" w:rsidRPr="00565126" w14:paraId="4E3AEB66"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1A3B0FD2"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Uptake with all the diagnostic to follow up screen positive result</w:t>
            </w:r>
          </w:p>
        </w:tc>
        <w:tc>
          <w:tcPr>
            <w:tcW w:w="2747" w:type="dxa"/>
            <w:noWrap/>
            <w:hideMark/>
          </w:tcPr>
          <w:p w14:paraId="66DAA701"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Diag.UPTK</w:t>
            </w:r>
            <w:proofErr w:type="spellEnd"/>
          </w:p>
        </w:tc>
        <w:tc>
          <w:tcPr>
            <w:tcW w:w="1524" w:type="dxa"/>
            <w:noWrap/>
            <w:hideMark/>
          </w:tcPr>
          <w:p w14:paraId="6D45C8A6"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w:t>
            </w:r>
          </w:p>
        </w:tc>
        <w:tc>
          <w:tcPr>
            <w:tcW w:w="1272" w:type="dxa"/>
            <w:noWrap/>
            <w:hideMark/>
          </w:tcPr>
          <w:p w14:paraId="292F68BD"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Constant</w:t>
            </w:r>
          </w:p>
        </w:tc>
        <w:tc>
          <w:tcPr>
            <w:tcW w:w="1391" w:type="dxa"/>
            <w:noWrap/>
            <w:hideMark/>
          </w:tcPr>
          <w:p w14:paraId="0250332D"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w:t>
            </w:r>
          </w:p>
        </w:tc>
        <w:tc>
          <w:tcPr>
            <w:tcW w:w="1387" w:type="dxa"/>
            <w:noWrap/>
            <w:hideMark/>
          </w:tcPr>
          <w:p w14:paraId="59C80A0E"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
        </w:tc>
      </w:tr>
      <w:tr w:rsidR="00565126" w:rsidRPr="00565126" w14:paraId="55A907C5"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hideMark/>
          </w:tcPr>
          <w:p w14:paraId="456576A8"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Sensitivity haematuria dipstick (home) for LG cancers</w:t>
            </w:r>
          </w:p>
        </w:tc>
        <w:tc>
          <w:tcPr>
            <w:tcW w:w="2747" w:type="dxa"/>
            <w:noWrap/>
            <w:hideMark/>
          </w:tcPr>
          <w:p w14:paraId="6085D343"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Sens.dipstick.LG</w:t>
            </w:r>
            <w:proofErr w:type="spellEnd"/>
            <w:proofErr w:type="gramEnd"/>
          </w:p>
        </w:tc>
        <w:tc>
          <w:tcPr>
            <w:tcW w:w="1524" w:type="dxa"/>
            <w:noWrap/>
            <w:hideMark/>
          </w:tcPr>
          <w:p w14:paraId="09068F14"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0.23</w:t>
            </w:r>
          </w:p>
        </w:tc>
        <w:tc>
          <w:tcPr>
            <w:tcW w:w="1272" w:type="dxa"/>
            <w:noWrap/>
            <w:hideMark/>
          </w:tcPr>
          <w:p w14:paraId="5BABAEA8"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Beta</w:t>
            </w:r>
          </w:p>
        </w:tc>
        <w:tc>
          <w:tcPr>
            <w:tcW w:w="1391" w:type="dxa"/>
            <w:noWrap/>
            <w:hideMark/>
          </w:tcPr>
          <w:p w14:paraId="2A742E0B"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13</w:t>
            </w:r>
          </w:p>
        </w:tc>
        <w:tc>
          <w:tcPr>
            <w:tcW w:w="1387" w:type="dxa"/>
            <w:noWrap/>
            <w:hideMark/>
          </w:tcPr>
          <w:p w14:paraId="46173071"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43.52173913</w:t>
            </w:r>
          </w:p>
        </w:tc>
      </w:tr>
      <w:tr w:rsidR="00565126" w:rsidRPr="00565126" w14:paraId="66D3E719"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hideMark/>
          </w:tcPr>
          <w:p w14:paraId="509BEA2F"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Sensitivity haematuria dipstick (home) to HG Stage 1 BC</w:t>
            </w:r>
          </w:p>
        </w:tc>
        <w:tc>
          <w:tcPr>
            <w:tcW w:w="2747" w:type="dxa"/>
            <w:noWrap/>
            <w:hideMark/>
          </w:tcPr>
          <w:p w14:paraId="0873E0D9"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Sens.dipstick.St</w:t>
            </w:r>
            <w:proofErr w:type="gramEnd"/>
            <w:r w:rsidRPr="00565126">
              <w:rPr>
                <w:rFonts w:ascii="Calibri" w:eastAsia="Times New Roman" w:hAnsi="Calibri" w:cs="Calibri"/>
                <w:color w:val="000000"/>
                <w:sz w:val="18"/>
                <w:szCs w:val="18"/>
              </w:rPr>
              <w:t>1</w:t>
            </w:r>
          </w:p>
        </w:tc>
        <w:tc>
          <w:tcPr>
            <w:tcW w:w="1524" w:type="dxa"/>
            <w:noWrap/>
            <w:hideMark/>
          </w:tcPr>
          <w:p w14:paraId="60859B27"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0.5</w:t>
            </w:r>
          </w:p>
        </w:tc>
        <w:tc>
          <w:tcPr>
            <w:tcW w:w="1272" w:type="dxa"/>
            <w:noWrap/>
            <w:hideMark/>
          </w:tcPr>
          <w:p w14:paraId="009E1B76"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Beta</w:t>
            </w:r>
          </w:p>
        </w:tc>
        <w:tc>
          <w:tcPr>
            <w:tcW w:w="1391" w:type="dxa"/>
            <w:noWrap/>
            <w:hideMark/>
          </w:tcPr>
          <w:p w14:paraId="5237D4D9"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22</w:t>
            </w:r>
          </w:p>
        </w:tc>
        <w:tc>
          <w:tcPr>
            <w:tcW w:w="1387" w:type="dxa"/>
            <w:noWrap/>
            <w:hideMark/>
          </w:tcPr>
          <w:p w14:paraId="42ED73AE"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22</w:t>
            </w:r>
          </w:p>
        </w:tc>
      </w:tr>
      <w:tr w:rsidR="00565126" w:rsidRPr="00565126" w14:paraId="386DF7E1"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hideMark/>
          </w:tcPr>
          <w:p w14:paraId="6A55A6FC"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Sensitivity haematuria dipstick (home) to HG Stage 2-4 BC</w:t>
            </w:r>
          </w:p>
        </w:tc>
        <w:tc>
          <w:tcPr>
            <w:tcW w:w="2747" w:type="dxa"/>
            <w:noWrap/>
            <w:hideMark/>
          </w:tcPr>
          <w:p w14:paraId="72F409E1"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Sens.dipstick.St</w:t>
            </w:r>
            <w:proofErr w:type="gramEnd"/>
            <w:r w:rsidRPr="00565126">
              <w:rPr>
                <w:rFonts w:ascii="Calibri" w:eastAsia="Times New Roman" w:hAnsi="Calibri" w:cs="Calibri"/>
                <w:color w:val="000000"/>
                <w:sz w:val="18"/>
                <w:szCs w:val="18"/>
              </w:rPr>
              <w:t>2.4</w:t>
            </w:r>
          </w:p>
        </w:tc>
        <w:tc>
          <w:tcPr>
            <w:tcW w:w="1524" w:type="dxa"/>
            <w:noWrap/>
            <w:hideMark/>
          </w:tcPr>
          <w:p w14:paraId="172BF201"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0.88</w:t>
            </w:r>
          </w:p>
        </w:tc>
        <w:tc>
          <w:tcPr>
            <w:tcW w:w="1272" w:type="dxa"/>
            <w:noWrap/>
            <w:hideMark/>
          </w:tcPr>
          <w:p w14:paraId="0BEFCE2F"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Beta</w:t>
            </w:r>
          </w:p>
        </w:tc>
        <w:tc>
          <w:tcPr>
            <w:tcW w:w="1391" w:type="dxa"/>
            <w:noWrap/>
            <w:hideMark/>
          </w:tcPr>
          <w:p w14:paraId="7B092097"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8</w:t>
            </w:r>
          </w:p>
        </w:tc>
        <w:tc>
          <w:tcPr>
            <w:tcW w:w="1387" w:type="dxa"/>
            <w:noWrap/>
            <w:hideMark/>
          </w:tcPr>
          <w:p w14:paraId="283442C8"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1.090909091</w:t>
            </w:r>
          </w:p>
        </w:tc>
      </w:tr>
      <w:tr w:rsidR="00565126" w:rsidRPr="00565126" w14:paraId="72B7C3EF"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hideMark/>
          </w:tcPr>
          <w:p w14:paraId="6DCB417C"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Specificity haematuria dipstick (home)</w:t>
            </w:r>
          </w:p>
        </w:tc>
        <w:tc>
          <w:tcPr>
            <w:tcW w:w="2747" w:type="dxa"/>
            <w:noWrap/>
            <w:hideMark/>
          </w:tcPr>
          <w:p w14:paraId="299C2E94"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Spec.dipstick</w:t>
            </w:r>
            <w:proofErr w:type="spellEnd"/>
          </w:p>
        </w:tc>
        <w:tc>
          <w:tcPr>
            <w:tcW w:w="1524" w:type="dxa"/>
            <w:noWrap/>
            <w:hideMark/>
          </w:tcPr>
          <w:p w14:paraId="67B3B968"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0.82</w:t>
            </w:r>
          </w:p>
        </w:tc>
        <w:tc>
          <w:tcPr>
            <w:tcW w:w="1272" w:type="dxa"/>
            <w:noWrap/>
            <w:hideMark/>
          </w:tcPr>
          <w:p w14:paraId="74DCBC38"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Beta</w:t>
            </w:r>
          </w:p>
        </w:tc>
        <w:tc>
          <w:tcPr>
            <w:tcW w:w="1391" w:type="dxa"/>
            <w:noWrap/>
            <w:hideMark/>
          </w:tcPr>
          <w:p w14:paraId="1AE07C5A"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264.04</w:t>
            </w:r>
          </w:p>
        </w:tc>
        <w:tc>
          <w:tcPr>
            <w:tcW w:w="1387" w:type="dxa"/>
            <w:noWrap/>
            <w:hideMark/>
          </w:tcPr>
          <w:p w14:paraId="310F3A73"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57.96</w:t>
            </w:r>
          </w:p>
        </w:tc>
      </w:tr>
      <w:tr w:rsidR="00565126" w:rsidRPr="00565126" w14:paraId="0469123B"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0EE493CD"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Sensitivity of flexible cystoscopy (all stages HG)</w:t>
            </w:r>
          </w:p>
        </w:tc>
        <w:tc>
          <w:tcPr>
            <w:tcW w:w="2747" w:type="dxa"/>
            <w:noWrap/>
            <w:hideMark/>
          </w:tcPr>
          <w:p w14:paraId="7206C934"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Sens.cystoscopy.HG</w:t>
            </w:r>
            <w:proofErr w:type="spellEnd"/>
            <w:proofErr w:type="gramEnd"/>
          </w:p>
        </w:tc>
        <w:tc>
          <w:tcPr>
            <w:tcW w:w="1524" w:type="dxa"/>
            <w:noWrap/>
            <w:hideMark/>
          </w:tcPr>
          <w:p w14:paraId="0961D6C4"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0.943</w:t>
            </w:r>
          </w:p>
        </w:tc>
        <w:tc>
          <w:tcPr>
            <w:tcW w:w="1272" w:type="dxa"/>
            <w:noWrap/>
            <w:hideMark/>
          </w:tcPr>
          <w:p w14:paraId="0978CEE2"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Beta</w:t>
            </w:r>
          </w:p>
        </w:tc>
        <w:tc>
          <w:tcPr>
            <w:tcW w:w="1391" w:type="dxa"/>
            <w:noWrap/>
            <w:hideMark/>
          </w:tcPr>
          <w:p w14:paraId="38F8EE1E"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716</w:t>
            </w:r>
          </w:p>
        </w:tc>
        <w:tc>
          <w:tcPr>
            <w:tcW w:w="1387" w:type="dxa"/>
            <w:noWrap/>
            <w:hideMark/>
          </w:tcPr>
          <w:p w14:paraId="40D3BA35"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43</w:t>
            </w:r>
          </w:p>
        </w:tc>
      </w:tr>
      <w:tr w:rsidR="00565126" w:rsidRPr="00565126" w14:paraId="08693A1C"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4DED15BC"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lastRenderedPageBreak/>
              <w:t xml:space="preserve">Specificity </w:t>
            </w:r>
            <w:proofErr w:type="gramStart"/>
            <w:r w:rsidRPr="00565126">
              <w:rPr>
                <w:rFonts w:ascii="Calibri" w:eastAsia="Times New Roman" w:hAnsi="Calibri" w:cs="Calibri"/>
                <w:b w:val="0"/>
                <w:bCs w:val="0"/>
                <w:color w:val="000000"/>
                <w:sz w:val="18"/>
                <w:szCs w:val="18"/>
              </w:rPr>
              <w:t>of  flexible</w:t>
            </w:r>
            <w:proofErr w:type="gramEnd"/>
            <w:r w:rsidRPr="00565126">
              <w:rPr>
                <w:rFonts w:ascii="Calibri" w:eastAsia="Times New Roman" w:hAnsi="Calibri" w:cs="Calibri"/>
                <w:b w:val="0"/>
                <w:bCs w:val="0"/>
                <w:color w:val="000000"/>
                <w:sz w:val="18"/>
                <w:szCs w:val="18"/>
              </w:rPr>
              <w:t xml:space="preserve"> cystoscopy</w:t>
            </w:r>
          </w:p>
        </w:tc>
        <w:tc>
          <w:tcPr>
            <w:tcW w:w="2747" w:type="dxa"/>
            <w:noWrap/>
            <w:hideMark/>
          </w:tcPr>
          <w:p w14:paraId="1B679EE5"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Spec.cystoscopy</w:t>
            </w:r>
            <w:proofErr w:type="spellEnd"/>
          </w:p>
        </w:tc>
        <w:tc>
          <w:tcPr>
            <w:tcW w:w="1524" w:type="dxa"/>
            <w:noWrap/>
            <w:hideMark/>
          </w:tcPr>
          <w:p w14:paraId="7147899C"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0.847</w:t>
            </w:r>
          </w:p>
        </w:tc>
        <w:tc>
          <w:tcPr>
            <w:tcW w:w="1272" w:type="dxa"/>
            <w:noWrap/>
            <w:hideMark/>
          </w:tcPr>
          <w:p w14:paraId="60771E61"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Beta</w:t>
            </w:r>
          </w:p>
        </w:tc>
        <w:tc>
          <w:tcPr>
            <w:tcW w:w="1391" w:type="dxa"/>
            <w:noWrap/>
            <w:hideMark/>
          </w:tcPr>
          <w:p w14:paraId="18F92C8E"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716</w:t>
            </w:r>
          </w:p>
        </w:tc>
        <w:tc>
          <w:tcPr>
            <w:tcW w:w="1387" w:type="dxa"/>
            <w:noWrap/>
            <w:hideMark/>
          </w:tcPr>
          <w:p w14:paraId="2A2F0E97"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110</w:t>
            </w:r>
          </w:p>
        </w:tc>
      </w:tr>
      <w:tr w:rsidR="00565126" w:rsidRPr="00565126" w14:paraId="54E8B843"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47E6EE95"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Sensitivity of flexible cystoscopy (LG)</w:t>
            </w:r>
          </w:p>
        </w:tc>
        <w:tc>
          <w:tcPr>
            <w:tcW w:w="2747" w:type="dxa"/>
            <w:noWrap/>
            <w:hideMark/>
          </w:tcPr>
          <w:p w14:paraId="015B9CA1"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Sens.cystoscopy.LG</w:t>
            </w:r>
            <w:proofErr w:type="spellEnd"/>
            <w:proofErr w:type="gramEnd"/>
          </w:p>
        </w:tc>
        <w:tc>
          <w:tcPr>
            <w:tcW w:w="1524" w:type="dxa"/>
            <w:noWrap/>
            <w:hideMark/>
          </w:tcPr>
          <w:p w14:paraId="32947F71"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0.927</w:t>
            </w:r>
          </w:p>
        </w:tc>
        <w:tc>
          <w:tcPr>
            <w:tcW w:w="1272" w:type="dxa"/>
            <w:noWrap/>
            <w:hideMark/>
          </w:tcPr>
          <w:p w14:paraId="05E9D950"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Beta</w:t>
            </w:r>
          </w:p>
        </w:tc>
        <w:tc>
          <w:tcPr>
            <w:tcW w:w="1391" w:type="dxa"/>
            <w:noWrap/>
            <w:hideMark/>
          </w:tcPr>
          <w:p w14:paraId="4E44BE27"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719</w:t>
            </w:r>
          </w:p>
        </w:tc>
        <w:tc>
          <w:tcPr>
            <w:tcW w:w="1387" w:type="dxa"/>
            <w:noWrap/>
            <w:hideMark/>
          </w:tcPr>
          <w:p w14:paraId="3E3FC319"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52</w:t>
            </w:r>
          </w:p>
        </w:tc>
      </w:tr>
      <w:tr w:rsidR="00565126" w:rsidRPr="00565126" w14:paraId="266934C0"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7EF1C1A5"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Mortality rate of TURBT</w:t>
            </w:r>
          </w:p>
        </w:tc>
        <w:tc>
          <w:tcPr>
            <w:tcW w:w="2747" w:type="dxa"/>
            <w:noWrap/>
            <w:hideMark/>
          </w:tcPr>
          <w:p w14:paraId="1B9ED8F2"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Mort.TURBT</w:t>
            </w:r>
            <w:proofErr w:type="spellEnd"/>
          </w:p>
        </w:tc>
        <w:tc>
          <w:tcPr>
            <w:tcW w:w="1524" w:type="dxa"/>
            <w:noWrap/>
            <w:hideMark/>
          </w:tcPr>
          <w:p w14:paraId="37F57516"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0.008</w:t>
            </w:r>
          </w:p>
        </w:tc>
        <w:tc>
          <w:tcPr>
            <w:tcW w:w="1272" w:type="dxa"/>
            <w:noWrap/>
            <w:hideMark/>
          </w:tcPr>
          <w:p w14:paraId="5E99972B"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271257F7"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0.008</w:t>
            </w:r>
          </w:p>
        </w:tc>
        <w:tc>
          <w:tcPr>
            <w:tcW w:w="1387" w:type="dxa"/>
            <w:noWrap/>
            <w:hideMark/>
          </w:tcPr>
          <w:p w14:paraId="05C56B63"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 xml:space="preserve">              0.003 </w:t>
            </w:r>
          </w:p>
        </w:tc>
      </w:tr>
      <w:tr w:rsidR="00565126" w:rsidRPr="00565126" w14:paraId="526E4DE0"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2D1982C5"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Utility decrement age</w:t>
            </w:r>
          </w:p>
        </w:tc>
        <w:tc>
          <w:tcPr>
            <w:tcW w:w="2747" w:type="dxa"/>
            <w:noWrap/>
            <w:hideMark/>
          </w:tcPr>
          <w:p w14:paraId="46BA81F4"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Utility.age</w:t>
            </w:r>
            <w:proofErr w:type="spellEnd"/>
          </w:p>
        </w:tc>
        <w:tc>
          <w:tcPr>
            <w:tcW w:w="1524" w:type="dxa"/>
            <w:noWrap/>
            <w:hideMark/>
          </w:tcPr>
          <w:p w14:paraId="7C1844EE"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0.00432</w:t>
            </w:r>
          </w:p>
        </w:tc>
        <w:tc>
          <w:tcPr>
            <w:tcW w:w="1272" w:type="dxa"/>
            <w:noWrap/>
            <w:hideMark/>
          </w:tcPr>
          <w:p w14:paraId="4A194FC1"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78BD121B"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0.00432</w:t>
            </w:r>
          </w:p>
        </w:tc>
        <w:tc>
          <w:tcPr>
            <w:tcW w:w="1387" w:type="dxa"/>
            <w:noWrap/>
            <w:hideMark/>
          </w:tcPr>
          <w:p w14:paraId="086C8C93"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0.00014286</w:t>
            </w:r>
          </w:p>
        </w:tc>
      </w:tr>
      <w:tr w:rsidR="00565126" w:rsidRPr="00565126" w14:paraId="1C008AEC"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6CAE7200"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Disutility for HG stages 1-3, compared to LG BC or no cancer</w:t>
            </w:r>
          </w:p>
        </w:tc>
        <w:tc>
          <w:tcPr>
            <w:tcW w:w="2747" w:type="dxa"/>
            <w:noWrap/>
            <w:hideMark/>
          </w:tcPr>
          <w:p w14:paraId="7B584BDA"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Disutility.HG.St</w:t>
            </w:r>
            <w:proofErr w:type="gramEnd"/>
            <w:r w:rsidRPr="00565126">
              <w:rPr>
                <w:rFonts w:ascii="Calibri" w:eastAsia="Times New Roman" w:hAnsi="Calibri" w:cs="Calibri"/>
                <w:color w:val="000000"/>
                <w:sz w:val="18"/>
                <w:szCs w:val="18"/>
              </w:rPr>
              <w:t>1.3</w:t>
            </w:r>
          </w:p>
        </w:tc>
        <w:tc>
          <w:tcPr>
            <w:tcW w:w="1524" w:type="dxa"/>
            <w:noWrap/>
            <w:hideMark/>
          </w:tcPr>
          <w:p w14:paraId="0562F318"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-0.08</w:t>
            </w:r>
          </w:p>
        </w:tc>
        <w:tc>
          <w:tcPr>
            <w:tcW w:w="1272" w:type="dxa"/>
            <w:noWrap/>
            <w:hideMark/>
          </w:tcPr>
          <w:p w14:paraId="40148DCD"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1F284102"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-0.08</w:t>
            </w:r>
          </w:p>
        </w:tc>
        <w:tc>
          <w:tcPr>
            <w:tcW w:w="1387" w:type="dxa"/>
            <w:noWrap/>
            <w:hideMark/>
          </w:tcPr>
          <w:p w14:paraId="66529D0D"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0.043368144</w:t>
            </w:r>
          </w:p>
        </w:tc>
      </w:tr>
      <w:tr w:rsidR="00565126" w:rsidRPr="00565126" w14:paraId="1448A5A4"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5BDE4D35"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Disutility for HG stage 4, compared to no cancer</w:t>
            </w:r>
          </w:p>
        </w:tc>
        <w:tc>
          <w:tcPr>
            <w:tcW w:w="2747" w:type="dxa"/>
            <w:noWrap/>
            <w:hideMark/>
          </w:tcPr>
          <w:p w14:paraId="7A44E369"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Disutility.HG.St</w:t>
            </w:r>
            <w:proofErr w:type="gramEnd"/>
            <w:r w:rsidRPr="00565126">
              <w:rPr>
                <w:rFonts w:ascii="Calibri" w:eastAsia="Times New Roman" w:hAnsi="Calibri" w:cs="Calibri"/>
                <w:color w:val="000000"/>
                <w:sz w:val="18"/>
                <w:szCs w:val="18"/>
              </w:rPr>
              <w:t>4</w:t>
            </w:r>
          </w:p>
        </w:tc>
        <w:tc>
          <w:tcPr>
            <w:tcW w:w="1524" w:type="dxa"/>
            <w:noWrap/>
            <w:hideMark/>
          </w:tcPr>
          <w:p w14:paraId="3FD52855"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-0.18</w:t>
            </w:r>
          </w:p>
        </w:tc>
        <w:tc>
          <w:tcPr>
            <w:tcW w:w="1272" w:type="dxa"/>
            <w:noWrap/>
            <w:hideMark/>
          </w:tcPr>
          <w:p w14:paraId="6F792203"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3EFDB6AF"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-0.18</w:t>
            </w:r>
          </w:p>
        </w:tc>
        <w:tc>
          <w:tcPr>
            <w:tcW w:w="1387" w:type="dxa"/>
            <w:noWrap/>
            <w:hideMark/>
          </w:tcPr>
          <w:p w14:paraId="26561DDC"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0.061225615</w:t>
            </w:r>
          </w:p>
        </w:tc>
      </w:tr>
      <w:tr w:rsidR="00565126" w:rsidRPr="00565126" w14:paraId="7655EDBB"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42073DC0"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Disutility for LG BC</w:t>
            </w:r>
          </w:p>
        </w:tc>
        <w:tc>
          <w:tcPr>
            <w:tcW w:w="2747" w:type="dxa"/>
            <w:noWrap/>
            <w:hideMark/>
          </w:tcPr>
          <w:p w14:paraId="2AD8B8EE"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Disutility.LG</w:t>
            </w:r>
            <w:proofErr w:type="spellEnd"/>
          </w:p>
        </w:tc>
        <w:tc>
          <w:tcPr>
            <w:tcW w:w="1524" w:type="dxa"/>
            <w:noWrap/>
            <w:hideMark/>
          </w:tcPr>
          <w:p w14:paraId="573B558E"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w:t>
            </w:r>
          </w:p>
        </w:tc>
        <w:tc>
          <w:tcPr>
            <w:tcW w:w="1272" w:type="dxa"/>
            <w:noWrap/>
            <w:hideMark/>
          </w:tcPr>
          <w:p w14:paraId="1A4E1349"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Constant</w:t>
            </w:r>
          </w:p>
        </w:tc>
        <w:tc>
          <w:tcPr>
            <w:tcW w:w="1391" w:type="dxa"/>
            <w:noWrap/>
            <w:hideMark/>
          </w:tcPr>
          <w:p w14:paraId="7114FEDA"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w:t>
            </w:r>
          </w:p>
        </w:tc>
        <w:tc>
          <w:tcPr>
            <w:tcW w:w="1387" w:type="dxa"/>
            <w:noWrap/>
            <w:hideMark/>
          </w:tcPr>
          <w:p w14:paraId="4D81ED5A"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w:t>
            </w:r>
          </w:p>
        </w:tc>
      </w:tr>
      <w:tr w:rsidR="00565126" w:rsidRPr="00565126" w14:paraId="1341141B"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598E2188"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 xml:space="preserve">Average diagnostic costs for symptomatic patients </w:t>
            </w:r>
          </w:p>
        </w:tc>
        <w:tc>
          <w:tcPr>
            <w:tcW w:w="2747" w:type="dxa"/>
            <w:noWrap/>
            <w:hideMark/>
          </w:tcPr>
          <w:p w14:paraId="3CA94F53"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Cost.diag.sympt</w:t>
            </w:r>
            <w:proofErr w:type="spellEnd"/>
            <w:proofErr w:type="gramEnd"/>
          </w:p>
        </w:tc>
        <w:tc>
          <w:tcPr>
            <w:tcW w:w="1524" w:type="dxa"/>
            <w:noWrap/>
            <w:hideMark/>
          </w:tcPr>
          <w:p w14:paraId="4654F2BA"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610.58</w:t>
            </w:r>
          </w:p>
        </w:tc>
        <w:tc>
          <w:tcPr>
            <w:tcW w:w="1272" w:type="dxa"/>
            <w:noWrap/>
            <w:hideMark/>
          </w:tcPr>
          <w:p w14:paraId="43F09FAA"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Gamma</w:t>
            </w:r>
          </w:p>
        </w:tc>
        <w:tc>
          <w:tcPr>
            <w:tcW w:w="1391" w:type="dxa"/>
            <w:noWrap/>
            <w:hideMark/>
          </w:tcPr>
          <w:p w14:paraId="44FFB0C8"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100</w:t>
            </w:r>
          </w:p>
        </w:tc>
        <w:tc>
          <w:tcPr>
            <w:tcW w:w="1387" w:type="dxa"/>
            <w:noWrap/>
            <w:hideMark/>
          </w:tcPr>
          <w:p w14:paraId="202DCA84"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6.1058</w:t>
            </w:r>
          </w:p>
        </w:tc>
      </w:tr>
      <w:tr w:rsidR="00565126" w:rsidRPr="00565126" w14:paraId="4DE6832A"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42AD0F0C"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Average diagnostic costs for screen-detected cases</w:t>
            </w:r>
          </w:p>
        </w:tc>
        <w:tc>
          <w:tcPr>
            <w:tcW w:w="2747" w:type="dxa"/>
            <w:noWrap/>
            <w:hideMark/>
          </w:tcPr>
          <w:p w14:paraId="042724E4"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Cost.diag.screen</w:t>
            </w:r>
            <w:proofErr w:type="spellEnd"/>
            <w:proofErr w:type="gramEnd"/>
          </w:p>
        </w:tc>
        <w:tc>
          <w:tcPr>
            <w:tcW w:w="1524" w:type="dxa"/>
            <w:noWrap/>
            <w:hideMark/>
          </w:tcPr>
          <w:p w14:paraId="6CBEF706"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584.89</w:t>
            </w:r>
          </w:p>
        </w:tc>
        <w:tc>
          <w:tcPr>
            <w:tcW w:w="1272" w:type="dxa"/>
            <w:noWrap/>
            <w:hideMark/>
          </w:tcPr>
          <w:p w14:paraId="751783DB"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Gamma</w:t>
            </w:r>
          </w:p>
        </w:tc>
        <w:tc>
          <w:tcPr>
            <w:tcW w:w="1391" w:type="dxa"/>
            <w:noWrap/>
            <w:hideMark/>
          </w:tcPr>
          <w:p w14:paraId="514983D8"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100</w:t>
            </w:r>
          </w:p>
        </w:tc>
        <w:tc>
          <w:tcPr>
            <w:tcW w:w="1387" w:type="dxa"/>
            <w:noWrap/>
            <w:hideMark/>
          </w:tcPr>
          <w:p w14:paraId="0C53CC64"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5.8489</w:t>
            </w:r>
          </w:p>
        </w:tc>
      </w:tr>
      <w:tr w:rsidR="00565126" w:rsidRPr="00565126" w14:paraId="3C32938C"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1F42C83D"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Costs for treatment and surveillance: intercept (Regression)</w:t>
            </w:r>
          </w:p>
        </w:tc>
        <w:tc>
          <w:tcPr>
            <w:tcW w:w="2747" w:type="dxa"/>
            <w:noWrap/>
            <w:hideMark/>
          </w:tcPr>
          <w:p w14:paraId="600887CD"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Cost.treat.intercept</w:t>
            </w:r>
            <w:proofErr w:type="spellEnd"/>
            <w:proofErr w:type="gramEnd"/>
          </w:p>
        </w:tc>
        <w:tc>
          <w:tcPr>
            <w:tcW w:w="1524" w:type="dxa"/>
            <w:noWrap/>
            <w:hideMark/>
          </w:tcPr>
          <w:p w14:paraId="424EB3CA"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2348.8</w:t>
            </w:r>
          </w:p>
        </w:tc>
        <w:tc>
          <w:tcPr>
            <w:tcW w:w="1272" w:type="dxa"/>
            <w:noWrap/>
            <w:hideMark/>
          </w:tcPr>
          <w:p w14:paraId="605430EF"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Gamma</w:t>
            </w:r>
          </w:p>
        </w:tc>
        <w:tc>
          <w:tcPr>
            <w:tcW w:w="1391" w:type="dxa"/>
            <w:noWrap/>
            <w:hideMark/>
          </w:tcPr>
          <w:p w14:paraId="52FACAFE"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100</w:t>
            </w:r>
          </w:p>
        </w:tc>
        <w:tc>
          <w:tcPr>
            <w:tcW w:w="1387" w:type="dxa"/>
            <w:noWrap/>
            <w:hideMark/>
          </w:tcPr>
          <w:p w14:paraId="7A4A4FB5"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23.488</w:t>
            </w:r>
          </w:p>
        </w:tc>
      </w:tr>
      <w:tr w:rsidR="00565126" w:rsidRPr="00565126" w14:paraId="319DC2E1"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7B5329A3"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Costs for treatment and surveillance: previous smoke (Regression)</w:t>
            </w:r>
          </w:p>
        </w:tc>
        <w:tc>
          <w:tcPr>
            <w:tcW w:w="2747" w:type="dxa"/>
            <w:noWrap/>
            <w:hideMark/>
          </w:tcPr>
          <w:p w14:paraId="407152DE"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Cost.treat.past</w:t>
            </w:r>
            <w:proofErr w:type="gramEnd"/>
            <w:r w:rsidRPr="00565126">
              <w:rPr>
                <w:rFonts w:ascii="Calibri" w:eastAsia="Times New Roman" w:hAnsi="Calibri" w:cs="Calibri"/>
                <w:color w:val="000000"/>
                <w:sz w:val="18"/>
                <w:szCs w:val="18"/>
              </w:rPr>
              <w:t>.smoke</w:t>
            </w:r>
            <w:proofErr w:type="spellEnd"/>
          </w:p>
        </w:tc>
        <w:tc>
          <w:tcPr>
            <w:tcW w:w="1524" w:type="dxa"/>
            <w:noWrap/>
            <w:hideMark/>
          </w:tcPr>
          <w:p w14:paraId="5684E3D7"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-57.2</w:t>
            </w:r>
          </w:p>
        </w:tc>
        <w:tc>
          <w:tcPr>
            <w:tcW w:w="1272" w:type="dxa"/>
            <w:noWrap/>
            <w:hideMark/>
          </w:tcPr>
          <w:p w14:paraId="43259D1A"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0AF30179"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-57.2</w:t>
            </w:r>
          </w:p>
        </w:tc>
        <w:tc>
          <w:tcPr>
            <w:tcW w:w="1387" w:type="dxa"/>
            <w:noWrap/>
            <w:hideMark/>
          </w:tcPr>
          <w:p w14:paraId="278C3EDF"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5.72</w:t>
            </w:r>
          </w:p>
        </w:tc>
      </w:tr>
      <w:tr w:rsidR="00565126" w:rsidRPr="00565126" w14:paraId="5E2FA50F"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0C49F16E"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Costs for treatment and surveillance: current smoke (Regression)</w:t>
            </w:r>
          </w:p>
        </w:tc>
        <w:tc>
          <w:tcPr>
            <w:tcW w:w="2747" w:type="dxa"/>
            <w:noWrap/>
            <w:hideMark/>
          </w:tcPr>
          <w:p w14:paraId="0BBFCB93"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Cost.treat.current</w:t>
            </w:r>
            <w:proofErr w:type="gramEnd"/>
            <w:r w:rsidRPr="00565126">
              <w:rPr>
                <w:rFonts w:ascii="Calibri" w:eastAsia="Times New Roman" w:hAnsi="Calibri" w:cs="Calibri"/>
                <w:color w:val="000000"/>
                <w:sz w:val="18"/>
                <w:szCs w:val="18"/>
              </w:rPr>
              <w:t>.smoke</w:t>
            </w:r>
            <w:proofErr w:type="spellEnd"/>
          </w:p>
        </w:tc>
        <w:tc>
          <w:tcPr>
            <w:tcW w:w="1524" w:type="dxa"/>
            <w:noWrap/>
            <w:hideMark/>
          </w:tcPr>
          <w:p w14:paraId="57F18C3C"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-242</w:t>
            </w:r>
          </w:p>
        </w:tc>
        <w:tc>
          <w:tcPr>
            <w:tcW w:w="1272" w:type="dxa"/>
            <w:noWrap/>
            <w:hideMark/>
          </w:tcPr>
          <w:p w14:paraId="689DBEB9"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5D9826AC"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-242</w:t>
            </w:r>
          </w:p>
        </w:tc>
        <w:tc>
          <w:tcPr>
            <w:tcW w:w="1387" w:type="dxa"/>
            <w:noWrap/>
            <w:hideMark/>
          </w:tcPr>
          <w:p w14:paraId="311073CB"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24.2</w:t>
            </w:r>
          </w:p>
        </w:tc>
      </w:tr>
      <w:tr w:rsidR="00565126" w:rsidRPr="00565126" w14:paraId="5370716A"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64DC1A05"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Costs for treatment and surveillance: Y2 (Regression)</w:t>
            </w:r>
          </w:p>
        </w:tc>
        <w:tc>
          <w:tcPr>
            <w:tcW w:w="2747" w:type="dxa"/>
            <w:noWrap/>
            <w:hideMark/>
          </w:tcPr>
          <w:p w14:paraId="6ADF2F65"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Cost.treat.Y</w:t>
            </w:r>
            <w:proofErr w:type="gramEnd"/>
            <w:r w:rsidRPr="00565126">
              <w:rPr>
                <w:rFonts w:ascii="Calibri" w:eastAsia="Times New Roman" w:hAnsi="Calibri" w:cs="Calibri"/>
                <w:color w:val="000000"/>
                <w:sz w:val="18"/>
                <w:szCs w:val="18"/>
              </w:rPr>
              <w:t>2</w:t>
            </w:r>
          </w:p>
        </w:tc>
        <w:tc>
          <w:tcPr>
            <w:tcW w:w="1524" w:type="dxa"/>
            <w:noWrap/>
            <w:hideMark/>
          </w:tcPr>
          <w:p w14:paraId="0F2A2005"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-921.4</w:t>
            </w:r>
          </w:p>
        </w:tc>
        <w:tc>
          <w:tcPr>
            <w:tcW w:w="1272" w:type="dxa"/>
            <w:noWrap/>
            <w:hideMark/>
          </w:tcPr>
          <w:p w14:paraId="5E1B09B3"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6F151FC1"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-921.4</w:t>
            </w:r>
          </w:p>
        </w:tc>
        <w:tc>
          <w:tcPr>
            <w:tcW w:w="1387" w:type="dxa"/>
            <w:noWrap/>
            <w:hideMark/>
          </w:tcPr>
          <w:p w14:paraId="18701A1D"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92.14</w:t>
            </w:r>
          </w:p>
        </w:tc>
      </w:tr>
      <w:tr w:rsidR="00565126" w:rsidRPr="00565126" w14:paraId="5BA1F845"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1BBBC6CD"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Costs for treatment and surveillance: Y3 (Regression)</w:t>
            </w:r>
          </w:p>
        </w:tc>
        <w:tc>
          <w:tcPr>
            <w:tcW w:w="2747" w:type="dxa"/>
            <w:noWrap/>
            <w:hideMark/>
          </w:tcPr>
          <w:p w14:paraId="0DC67168"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Cost.treat.Y</w:t>
            </w:r>
            <w:proofErr w:type="gramEnd"/>
            <w:r w:rsidRPr="00565126">
              <w:rPr>
                <w:rFonts w:ascii="Calibri" w:eastAsia="Times New Roman" w:hAnsi="Calibri" w:cs="Calibri"/>
                <w:color w:val="000000"/>
                <w:sz w:val="18"/>
                <w:szCs w:val="18"/>
              </w:rPr>
              <w:t>3</w:t>
            </w:r>
          </w:p>
        </w:tc>
        <w:tc>
          <w:tcPr>
            <w:tcW w:w="1524" w:type="dxa"/>
            <w:noWrap/>
            <w:hideMark/>
          </w:tcPr>
          <w:p w14:paraId="10F94879"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-1514</w:t>
            </w:r>
          </w:p>
        </w:tc>
        <w:tc>
          <w:tcPr>
            <w:tcW w:w="1272" w:type="dxa"/>
            <w:noWrap/>
            <w:hideMark/>
          </w:tcPr>
          <w:p w14:paraId="465E0B72"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47FBD594"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-1514</w:t>
            </w:r>
          </w:p>
        </w:tc>
        <w:tc>
          <w:tcPr>
            <w:tcW w:w="1387" w:type="dxa"/>
            <w:noWrap/>
            <w:hideMark/>
          </w:tcPr>
          <w:p w14:paraId="233D7CB0"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151.4</w:t>
            </w:r>
          </w:p>
        </w:tc>
      </w:tr>
      <w:tr w:rsidR="00565126" w:rsidRPr="00565126" w14:paraId="48C9E6D7"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6FBE54F7"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Costs for treatment and surveillance: stage 1 (Regression)</w:t>
            </w:r>
          </w:p>
        </w:tc>
        <w:tc>
          <w:tcPr>
            <w:tcW w:w="2747" w:type="dxa"/>
            <w:noWrap/>
            <w:hideMark/>
          </w:tcPr>
          <w:p w14:paraId="73CE8921"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Cost.treat.stage</w:t>
            </w:r>
            <w:proofErr w:type="gramEnd"/>
            <w:r w:rsidRPr="00565126">
              <w:rPr>
                <w:rFonts w:ascii="Calibri" w:eastAsia="Times New Roman" w:hAnsi="Calibri" w:cs="Calibri"/>
                <w:color w:val="000000"/>
                <w:sz w:val="18"/>
                <w:szCs w:val="18"/>
              </w:rPr>
              <w:t>1</w:t>
            </w:r>
          </w:p>
        </w:tc>
        <w:tc>
          <w:tcPr>
            <w:tcW w:w="1524" w:type="dxa"/>
            <w:noWrap/>
            <w:hideMark/>
          </w:tcPr>
          <w:p w14:paraId="556FAB80"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1446.8</w:t>
            </w:r>
          </w:p>
        </w:tc>
        <w:tc>
          <w:tcPr>
            <w:tcW w:w="1272" w:type="dxa"/>
            <w:noWrap/>
            <w:hideMark/>
          </w:tcPr>
          <w:p w14:paraId="381338B9"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7DA2A1D0"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1446.8</w:t>
            </w:r>
          </w:p>
        </w:tc>
        <w:tc>
          <w:tcPr>
            <w:tcW w:w="1387" w:type="dxa"/>
            <w:noWrap/>
            <w:hideMark/>
          </w:tcPr>
          <w:p w14:paraId="6326A757"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 xml:space="preserve">          144.680 </w:t>
            </w:r>
          </w:p>
        </w:tc>
      </w:tr>
      <w:tr w:rsidR="00565126" w:rsidRPr="00565126" w14:paraId="22E65DB5"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04A9B394"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Costs for treatment and surveillance: stage 2 (Regression)</w:t>
            </w:r>
          </w:p>
        </w:tc>
        <w:tc>
          <w:tcPr>
            <w:tcW w:w="2747" w:type="dxa"/>
            <w:noWrap/>
            <w:hideMark/>
          </w:tcPr>
          <w:p w14:paraId="7D5AF6B3"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Cost.treat.stage</w:t>
            </w:r>
            <w:proofErr w:type="gramEnd"/>
            <w:r w:rsidRPr="00565126">
              <w:rPr>
                <w:rFonts w:ascii="Calibri" w:eastAsia="Times New Roman" w:hAnsi="Calibri" w:cs="Calibri"/>
                <w:color w:val="000000"/>
                <w:sz w:val="18"/>
                <w:szCs w:val="18"/>
              </w:rPr>
              <w:t>2</w:t>
            </w:r>
          </w:p>
        </w:tc>
        <w:tc>
          <w:tcPr>
            <w:tcW w:w="1524" w:type="dxa"/>
            <w:noWrap/>
            <w:hideMark/>
          </w:tcPr>
          <w:p w14:paraId="25B72B3D"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1676.1</w:t>
            </w:r>
          </w:p>
        </w:tc>
        <w:tc>
          <w:tcPr>
            <w:tcW w:w="1272" w:type="dxa"/>
            <w:noWrap/>
            <w:hideMark/>
          </w:tcPr>
          <w:p w14:paraId="7F028086"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6F45A392"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1676.1</w:t>
            </w:r>
          </w:p>
        </w:tc>
        <w:tc>
          <w:tcPr>
            <w:tcW w:w="1387" w:type="dxa"/>
            <w:noWrap/>
            <w:hideMark/>
          </w:tcPr>
          <w:p w14:paraId="5DA0FF4A"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 xml:space="preserve">          167.610 </w:t>
            </w:r>
          </w:p>
        </w:tc>
      </w:tr>
      <w:tr w:rsidR="00565126" w:rsidRPr="00565126" w14:paraId="099A686A"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7AA5A511"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Costs for treatment and surveillance: stage 3 (Regression)</w:t>
            </w:r>
          </w:p>
        </w:tc>
        <w:tc>
          <w:tcPr>
            <w:tcW w:w="2747" w:type="dxa"/>
            <w:noWrap/>
            <w:hideMark/>
          </w:tcPr>
          <w:p w14:paraId="3FBA85D8"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Cost.treat.stage</w:t>
            </w:r>
            <w:proofErr w:type="gramEnd"/>
            <w:r w:rsidRPr="00565126">
              <w:rPr>
                <w:rFonts w:ascii="Calibri" w:eastAsia="Times New Roman" w:hAnsi="Calibri" w:cs="Calibri"/>
                <w:color w:val="000000"/>
                <w:sz w:val="18"/>
                <w:szCs w:val="18"/>
              </w:rPr>
              <w:t>3</w:t>
            </w:r>
          </w:p>
        </w:tc>
        <w:tc>
          <w:tcPr>
            <w:tcW w:w="1524" w:type="dxa"/>
            <w:noWrap/>
            <w:hideMark/>
          </w:tcPr>
          <w:p w14:paraId="71AD954B"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3956.7</w:t>
            </w:r>
          </w:p>
        </w:tc>
        <w:tc>
          <w:tcPr>
            <w:tcW w:w="1272" w:type="dxa"/>
            <w:noWrap/>
            <w:hideMark/>
          </w:tcPr>
          <w:p w14:paraId="2B4558AE"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11AB8255"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3956.7</w:t>
            </w:r>
          </w:p>
        </w:tc>
        <w:tc>
          <w:tcPr>
            <w:tcW w:w="1387" w:type="dxa"/>
            <w:noWrap/>
            <w:hideMark/>
          </w:tcPr>
          <w:p w14:paraId="7BB3A003"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 xml:space="preserve">          395.670 </w:t>
            </w:r>
          </w:p>
        </w:tc>
      </w:tr>
      <w:tr w:rsidR="00565126" w:rsidRPr="00565126" w14:paraId="21472DB9"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03A46B66"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Costs for treatment and surveillance: stage 4 (Regression)</w:t>
            </w:r>
          </w:p>
        </w:tc>
        <w:tc>
          <w:tcPr>
            <w:tcW w:w="2747" w:type="dxa"/>
            <w:noWrap/>
            <w:hideMark/>
          </w:tcPr>
          <w:p w14:paraId="55B8E712"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Cost.treat.stage</w:t>
            </w:r>
            <w:proofErr w:type="gramEnd"/>
            <w:r w:rsidRPr="00565126">
              <w:rPr>
                <w:rFonts w:ascii="Calibri" w:eastAsia="Times New Roman" w:hAnsi="Calibri" w:cs="Calibri"/>
                <w:color w:val="000000"/>
                <w:sz w:val="18"/>
                <w:szCs w:val="18"/>
              </w:rPr>
              <w:t>4</w:t>
            </w:r>
          </w:p>
        </w:tc>
        <w:tc>
          <w:tcPr>
            <w:tcW w:w="1524" w:type="dxa"/>
            <w:noWrap/>
            <w:hideMark/>
          </w:tcPr>
          <w:p w14:paraId="31856E2A"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5406.9</w:t>
            </w:r>
          </w:p>
        </w:tc>
        <w:tc>
          <w:tcPr>
            <w:tcW w:w="1272" w:type="dxa"/>
            <w:noWrap/>
            <w:hideMark/>
          </w:tcPr>
          <w:p w14:paraId="66E005D1"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6E54CF8D"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5406.9</w:t>
            </w:r>
          </w:p>
        </w:tc>
        <w:tc>
          <w:tcPr>
            <w:tcW w:w="1387" w:type="dxa"/>
            <w:noWrap/>
            <w:hideMark/>
          </w:tcPr>
          <w:p w14:paraId="46AB5181"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 xml:space="preserve">          540.690 </w:t>
            </w:r>
          </w:p>
        </w:tc>
      </w:tr>
      <w:tr w:rsidR="00565126" w:rsidRPr="00565126" w14:paraId="34442ABB"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42B1D1D2"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Costs for treatment and surveillance: LG (Regression)</w:t>
            </w:r>
          </w:p>
        </w:tc>
        <w:tc>
          <w:tcPr>
            <w:tcW w:w="2747" w:type="dxa"/>
            <w:noWrap/>
            <w:hideMark/>
          </w:tcPr>
          <w:p w14:paraId="3ACB474C"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Cost.treat.LG</w:t>
            </w:r>
            <w:proofErr w:type="spellEnd"/>
            <w:proofErr w:type="gramEnd"/>
          </w:p>
        </w:tc>
        <w:tc>
          <w:tcPr>
            <w:tcW w:w="1524" w:type="dxa"/>
            <w:noWrap/>
            <w:hideMark/>
          </w:tcPr>
          <w:p w14:paraId="237AF891"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1217.4</w:t>
            </w:r>
          </w:p>
        </w:tc>
        <w:tc>
          <w:tcPr>
            <w:tcW w:w="1272" w:type="dxa"/>
            <w:noWrap/>
            <w:hideMark/>
          </w:tcPr>
          <w:p w14:paraId="3F9E90DE"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normal</w:t>
            </w:r>
          </w:p>
        </w:tc>
        <w:tc>
          <w:tcPr>
            <w:tcW w:w="1391" w:type="dxa"/>
            <w:noWrap/>
            <w:hideMark/>
          </w:tcPr>
          <w:p w14:paraId="45C4D2DC"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1217.4</w:t>
            </w:r>
          </w:p>
        </w:tc>
        <w:tc>
          <w:tcPr>
            <w:tcW w:w="1387" w:type="dxa"/>
            <w:noWrap/>
            <w:hideMark/>
          </w:tcPr>
          <w:p w14:paraId="2ADA1F5C"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 xml:space="preserve">          121.740 </w:t>
            </w:r>
          </w:p>
        </w:tc>
      </w:tr>
      <w:tr w:rsidR="00565126" w:rsidRPr="00565126" w14:paraId="28755EC4"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36282824"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Costs for surveillance (absolute for HG cancers only in Y4 and Y5)</w:t>
            </w:r>
          </w:p>
        </w:tc>
        <w:tc>
          <w:tcPr>
            <w:tcW w:w="2747" w:type="dxa"/>
            <w:noWrap/>
            <w:hideMark/>
          </w:tcPr>
          <w:p w14:paraId="3D98CF9C"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gramStart"/>
            <w:r w:rsidRPr="00565126">
              <w:rPr>
                <w:rFonts w:ascii="Calibri" w:eastAsia="Times New Roman" w:hAnsi="Calibri" w:cs="Calibri"/>
                <w:color w:val="000000"/>
                <w:sz w:val="18"/>
                <w:szCs w:val="18"/>
              </w:rPr>
              <w:t>Cost.surv.Y</w:t>
            </w:r>
            <w:proofErr w:type="gramEnd"/>
            <w:r w:rsidRPr="00565126">
              <w:rPr>
                <w:rFonts w:ascii="Calibri" w:eastAsia="Times New Roman" w:hAnsi="Calibri" w:cs="Calibri"/>
                <w:color w:val="000000"/>
                <w:sz w:val="18"/>
                <w:szCs w:val="18"/>
              </w:rPr>
              <w:t>4.5</w:t>
            </w:r>
          </w:p>
        </w:tc>
        <w:tc>
          <w:tcPr>
            <w:tcW w:w="1524" w:type="dxa"/>
            <w:noWrap/>
            <w:hideMark/>
          </w:tcPr>
          <w:p w14:paraId="2A61680B"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401</w:t>
            </w:r>
          </w:p>
        </w:tc>
        <w:tc>
          <w:tcPr>
            <w:tcW w:w="1272" w:type="dxa"/>
            <w:noWrap/>
            <w:hideMark/>
          </w:tcPr>
          <w:p w14:paraId="75E135B3"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Gamma</w:t>
            </w:r>
          </w:p>
        </w:tc>
        <w:tc>
          <w:tcPr>
            <w:tcW w:w="1391" w:type="dxa"/>
            <w:noWrap/>
            <w:hideMark/>
          </w:tcPr>
          <w:p w14:paraId="3DD8D85B"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100</w:t>
            </w:r>
          </w:p>
        </w:tc>
        <w:tc>
          <w:tcPr>
            <w:tcW w:w="1387" w:type="dxa"/>
            <w:noWrap/>
            <w:hideMark/>
          </w:tcPr>
          <w:p w14:paraId="42F101B6"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 xml:space="preserve">              4.010 </w:t>
            </w:r>
          </w:p>
        </w:tc>
      </w:tr>
      <w:tr w:rsidR="00565126" w:rsidRPr="00565126" w14:paraId="6BB4EADE"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39C146C4"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Cost of dipstick invite</w:t>
            </w:r>
          </w:p>
        </w:tc>
        <w:tc>
          <w:tcPr>
            <w:tcW w:w="2747" w:type="dxa"/>
            <w:noWrap/>
            <w:hideMark/>
          </w:tcPr>
          <w:p w14:paraId="46C4A492"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Cost.dipstick.invite</w:t>
            </w:r>
            <w:proofErr w:type="spellEnd"/>
            <w:proofErr w:type="gramEnd"/>
          </w:p>
        </w:tc>
        <w:tc>
          <w:tcPr>
            <w:tcW w:w="1524" w:type="dxa"/>
            <w:noWrap/>
            <w:hideMark/>
          </w:tcPr>
          <w:p w14:paraId="00EA46F1"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8.57</w:t>
            </w:r>
          </w:p>
        </w:tc>
        <w:tc>
          <w:tcPr>
            <w:tcW w:w="1272" w:type="dxa"/>
            <w:noWrap/>
            <w:hideMark/>
          </w:tcPr>
          <w:p w14:paraId="36B02D1F"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Gamma</w:t>
            </w:r>
          </w:p>
        </w:tc>
        <w:tc>
          <w:tcPr>
            <w:tcW w:w="1391" w:type="dxa"/>
            <w:noWrap/>
            <w:hideMark/>
          </w:tcPr>
          <w:p w14:paraId="1A3A63F8"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100</w:t>
            </w:r>
          </w:p>
        </w:tc>
        <w:tc>
          <w:tcPr>
            <w:tcW w:w="1387" w:type="dxa"/>
            <w:noWrap/>
            <w:hideMark/>
          </w:tcPr>
          <w:p w14:paraId="4D19DA7D"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0.0857</w:t>
            </w:r>
          </w:p>
        </w:tc>
      </w:tr>
      <w:tr w:rsidR="00565126" w:rsidRPr="00565126" w14:paraId="4CEE3154"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16A33279"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Additional cost of dipstick performed</w:t>
            </w:r>
          </w:p>
        </w:tc>
        <w:tc>
          <w:tcPr>
            <w:tcW w:w="2747" w:type="dxa"/>
            <w:noWrap/>
            <w:hideMark/>
          </w:tcPr>
          <w:p w14:paraId="0DD40E1F"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Cost.ad.dipstick</w:t>
            </w:r>
            <w:proofErr w:type="spellEnd"/>
          </w:p>
        </w:tc>
        <w:tc>
          <w:tcPr>
            <w:tcW w:w="1524" w:type="dxa"/>
            <w:noWrap/>
            <w:hideMark/>
          </w:tcPr>
          <w:p w14:paraId="1B2E7DA7"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1.3</w:t>
            </w:r>
          </w:p>
        </w:tc>
        <w:tc>
          <w:tcPr>
            <w:tcW w:w="1272" w:type="dxa"/>
            <w:noWrap/>
            <w:hideMark/>
          </w:tcPr>
          <w:p w14:paraId="61972098"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Gamma</w:t>
            </w:r>
          </w:p>
        </w:tc>
        <w:tc>
          <w:tcPr>
            <w:tcW w:w="1391" w:type="dxa"/>
            <w:noWrap/>
            <w:hideMark/>
          </w:tcPr>
          <w:p w14:paraId="56B265A4"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100</w:t>
            </w:r>
          </w:p>
        </w:tc>
        <w:tc>
          <w:tcPr>
            <w:tcW w:w="1387" w:type="dxa"/>
            <w:noWrap/>
            <w:hideMark/>
          </w:tcPr>
          <w:p w14:paraId="14F22C82"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0.013</w:t>
            </w:r>
          </w:p>
        </w:tc>
      </w:tr>
      <w:tr w:rsidR="00565126" w:rsidRPr="00565126" w14:paraId="57F13189" w14:textId="77777777" w:rsidTr="00565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68E751CF"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Additional cost of dipstick positive result</w:t>
            </w:r>
          </w:p>
        </w:tc>
        <w:tc>
          <w:tcPr>
            <w:tcW w:w="2747" w:type="dxa"/>
            <w:noWrap/>
            <w:hideMark/>
          </w:tcPr>
          <w:p w14:paraId="0D3A5A6E"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spellStart"/>
            <w:proofErr w:type="gramStart"/>
            <w:r w:rsidRPr="00565126">
              <w:rPr>
                <w:rFonts w:ascii="Calibri" w:eastAsia="Times New Roman" w:hAnsi="Calibri" w:cs="Calibri"/>
                <w:color w:val="000000"/>
                <w:sz w:val="18"/>
                <w:szCs w:val="18"/>
              </w:rPr>
              <w:t>Cost.dipstick.positive</w:t>
            </w:r>
            <w:proofErr w:type="spellEnd"/>
            <w:proofErr w:type="gramEnd"/>
          </w:p>
        </w:tc>
        <w:tc>
          <w:tcPr>
            <w:tcW w:w="1524" w:type="dxa"/>
            <w:noWrap/>
            <w:hideMark/>
          </w:tcPr>
          <w:p w14:paraId="12ABD47A"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11.8</w:t>
            </w:r>
          </w:p>
        </w:tc>
        <w:tc>
          <w:tcPr>
            <w:tcW w:w="1272" w:type="dxa"/>
            <w:noWrap/>
            <w:hideMark/>
          </w:tcPr>
          <w:p w14:paraId="65030DBB" w14:textId="77777777" w:rsidR="00565126" w:rsidRPr="00565126" w:rsidRDefault="00565126" w:rsidP="0056512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Gamma</w:t>
            </w:r>
          </w:p>
        </w:tc>
        <w:tc>
          <w:tcPr>
            <w:tcW w:w="1391" w:type="dxa"/>
            <w:noWrap/>
            <w:hideMark/>
          </w:tcPr>
          <w:p w14:paraId="5065EFB5"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100</w:t>
            </w:r>
          </w:p>
        </w:tc>
        <w:tc>
          <w:tcPr>
            <w:tcW w:w="1387" w:type="dxa"/>
            <w:noWrap/>
            <w:hideMark/>
          </w:tcPr>
          <w:p w14:paraId="71A9E04C" w14:textId="77777777" w:rsidR="00565126" w:rsidRPr="00565126" w:rsidRDefault="00565126" w:rsidP="0056512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0.118</w:t>
            </w:r>
          </w:p>
        </w:tc>
      </w:tr>
      <w:tr w:rsidR="00565126" w:rsidRPr="00565126" w14:paraId="4797443C" w14:textId="77777777" w:rsidTr="00565126">
        <w:trPr>
          <w:trHeight w:val="300"/>
        </w:trPr>
        <w:tc>
          <w:tcPr>
            <w:cnfStyle w:val="001000000000" w:firstRow="0" w:lastRow="0" w:firstColumn="1" w:lastColumn="0" w:oddVBand="0" w:evenVBand="0" w:oddHBand="0" w:evenHBand="0" w:firstRowFirstColumn="0" w:firstRowLastColumn="0" w:lastRowFirstColumn="0" w:lastRowLastColumn="0"/>
            <w:tcW w:w="6237" w:type="dxa"/>
            <w:noWrap/>
            <w:hideMark/>
          </w:tcPr>
          <w:p w14:paraId="5B063FC4" w14:textId="77777777" w:rsidR="00565126" w:rsidRPr="00565126" w:rsidRDefault="00565126" w:rsidP="00565126">
            <w:pPr>
              <w:spacing w:line="240" w:lineRule="auto"/>
              <w:rPr>
                <w:rFonts w:ascii="Calibri" w:eastAsia="Times New Roman" w:hAnsi="Calibri" w:cs="Calibri"/>
                <w:b w:val="0"/>
                <w:bCs w:val="0"/>
                <w:color w:val="000000"/>
                <w:sz w:val="18"/>
                <w:szCs w:val="18"/>
              </w:rPr>
            </w:pPr>
            <w:r w:rsidRPr="00565126">
              <w:rPr>
                <w:rFonts w:ascii="Calibri" w:eastAsia="Times New Roman" w:hAnsi="Calibri" w:cs="Calibri"/>
                <w:b w:val="0"/>
                <w:bCs w:val="0"/>
                <w:color w:val="000000"/>
                <w:sz w:val="18"/>
                <w:szCs w:val="18"/>
              </w:rPr>
              <w:t>Cost of dipstick test</w:t>
            </w:r>
          </w:p>
        </w:tc>
        <w:tc>
          <w:tcPr>
            <w:tcW w:w="2747" w:type="dxa"/>
            <w:noWrap/>
            <w:hideMark/>
          </w:tcPr>
          <w:p w14:paraId="19C92ABB"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roofErr w:type="spellStart"/>
            <w:r w:rsidRPr="00565126">
              <w:rPr>
                <w:rFonts w:ascii="Calibri" w:eastAsia="Times New Roman" w:hAnsi="Calibri" w:cs="Calibri"/>
                <w:color w:val="000000"/>
                <w:sz w:val="18"/>
                <w:szCs w:val="18"/>
              </w:rPr>
              <w:t>Cost.dipstick</w:t>
            </w:r>
            <w:proofErr w:type="spellEnd"/>
          </w:p>
        </w:tc>
        <w:tc>
          <w:tcPr>
            <w:tcW w:w="1524" w:type="dxa"/>
            <w:noWrap/>
            <w:hideMark/>
          </w:tcPr>
          <w:p w14:paraId="55790A52"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3.86</w:t>
            </w:r>
          </w:p>
        </w:tc>
        <w:tc>
          <w:tcPr>
            <w:tcW w:w="1272" w:type="dxa"/>
            <w:noWrap/>
            <w:hideMark/>
          </w:tcPr>
          <w:p w14:paraId="1F8DC315" w14:textId="77777777" w:rsidR="00565126" w:rsidRPr="00565126" w:rsidRDefault="00565126" w:rsidP="0056512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Gamma</w:t>
            </w:r>
          </w:p>
        </w:tc>
        <w:tc>
          <w:tcPr>
            <w:tcW w:w="1391" w:type="dxa"/>
            <w:noWrap/>
            <w:hideMark/>
          </w:tcPr>
          <w:p w14:paraId="39D18501"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100</w:t>
            </w:r>
          </w:p>
        </w:tc>
        <w:tc>
          <w:tcPr>
            <w:tcW w:w="1387" w:type="dxa"/>
            <w:noWrap/>
            <w:hideMark/>
          </w:tcPr>
          <w:p w14:paraId="35E838DA" w14:textId="77777777" w:rsidR="00565126" w:rsidRPr="00565126" w:rsidRDefault="00565126" w:rsidP="0056512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65126">
              <w:rPr>
                <w:rFonts w:ascii="Calibri" w:eastAsia="Times New Roman" w:hAnsi="Calibri" w:cs="Calibri"/>
                <w:color w:val="000000"/>
                <w:sz w:val="18"/>
                <w:szCs w:val="18"/>
              </w:rPr>
              <w:t>0.0386</w:t>
            </w:r>
          </w:p>
        </w:tc>
      </w:tr>
    </w:tbl>
    <w:p w14:paraId="40C72B64" w14:textId="77777777" w:rsidR="004529D6" w:rsidRDefault="004529D6" w:rsidP="00565126">
      <w:pPr>
        <w:sectPr w:rsidR="004529D6" w:rsidSect="004529D6">
          <w:pgSz w:w="16838" w:h="11906" w:orient="landscape"/>
          <w:pgMar w:top="1440" w:right="1440" w:bottom="1440" w:left="1440" w:header="709" w:footer="709" w:gutter="0"/>
          <w:cols w:space="708"/>
          <w:docGrid w:linePitch="360"/>
        </w:sectPr>
      </w:pPr>
    </w:p>
    <w:p w14:paraId="69BF6268" w14:textId="77777777" w:rsidR="00565126" w:rsidRPr="00565126" w:rsidRDefault="00565126" w:rsidP="00565126"/>
    <w:p w14:paraId="48BDE1F6" w14:textId="5BCA977E" w:rsidR="00BB2715" w:rsidRDefault="00BB2715" w:rsidP="00BB2715">
      <w:pPr>
        <w:pStyle w:val="Heading1"/>
      </w:pPr>
      <w:r>
        <w:t xml:space="preserve">Appendix </w:t>
      </w:r>
      <w:r w:rsidR="00142B2D">
        <w:t>B</w:t>
      </w:r>
      <w:r>
        <w:t xml:space="preserve">: </w:t>
      </w:r>
      <w:bookmarkEnd w:id="212"/>
      <w:bookmarkEnd w:id="213"/>
      <w:r w:rsidR="00142B2D">
        <w:t>Scenarios</w:t>
      </w:r>
    </w:p>
    <w:tbl>
      <w:tblPr>
        <w:tblStyle w:val="PlainTable2"/>
        <w:tblW w:w="0" w:type="auto"/>
        <w:tblLook w:val="04A0" w:firstRow="1" w:lastRow="0" w:firstColumn="1" w:lastColumn="0" w:noHBand="0" w:noVBand="1"/>
      </w:tblPr>
      <w:tblGrid>
        <w:gridCol w:w="562"/>
        <w:gridCol w:w="3946"/>
        <w:gridCol w:w="2254"/>
        <w:gridCol w:w="2254"/>
      </w:tblGrid>
      <w:tr w:rsidR="00142B2D" w14:paraId="50FA8F2C" w14:textId="77777777" w:rsidTr="00142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76A7EEE" w14:textId="2077255E" w:rsidR="00142B2D" w:rsidRDefault="00142B2D" w:rsidP="00142B2D">
            <w:r>
              <w:t>N</w:t>
            </w:r>
          </w:p>
        </w:tc>
        <w:tc>
          <w:tcPr>
            <w:tcW w:w="3946" w:type="dxa"/>
          </w:tcPr>
          <w:p w14:paraId="6B943073" w14:textId="37140D61" w:rsidR="00142B2D" w:rsidRDefault="00142B2D" w:rsidP="00142B2D">
            <w:pPr>
              <w:cnfStyle w:val="100000000000" w:firstRow="1" w:lastRow="0" w:firstColumn="0" w:lastColumn="0" w:oddVBand="0" w:evenVBand="0" w:oddHBand="0" w:evenHBand="0" w:firstRowFirstColumn="0" w:firstRowLastColumn="0" w:lastRowFirstColumn="0" w:lastRowLastColumn="0"/>
            </w:pPr>
            <w:r>
              <w:t xml:space="preserve">Scenario description </w:t>
            </w:r>
          </w:p>
        </w:tc>
        <w:tc>
          <w:tcPr>
            <w:tcW w:w="2254" w:type="dxa"/>
          </w:tcPr>
          <w:p w14:paraId="2F1395C4" w14:textId="5C11BE30" w:rsidR="00142B2D" w:rsidRDefault="00142B2D" w:rsidP="00142B2D">
            <w:pPr>
              <w:cnfStyle w:val="100000000000" w:firstRow="1" w:lastRow="0" w:firstColumn="0" w:lastColumn="0" w:oddVBand="0" w:evenVBand="0" w:oddHBand="0" w:evenHBand="0" w:firstRowFirstColumn="0" w:firstRowLastColumn="0" w:lastRowFirstColumn="0" w:lastRowLastColumn="0"/>
            </w:pPr>
            <w:r>
              <w:t>Range min</w:t>
            </w:r>
          </w:p>
        </w:tc>
        <w:tc>
          <w:tcPr>
            <w:tcW w:w="2254" w:type="dxa"/>
          </w:tcPr>
          <w:p w14:paraId="1D654451" w14:textId="767D1B91" w:rsidR="00142B2D" w:rsidRDefault="00142B2D" w:rsidP="00142B2D">
            <w:pPr>
              <w:cnfStyle w:val="100000000000" w:firstRow="1" w:lastRow="0" w:firstColumn="0" w:lastColumn="0" w:oddVBand="0" w:evenVBand="0" w:oddHBand="0" w:evenHBand="0" w:firstRowFirstColumn="0" w:firstRowLastColumn="0" w:lastRowFirstColumn="0" w:lastRowLastColumn="0"/>
            </w:pPr>
            <w:r>
              <w:t>Range max</w:t>
            </w:r>
          </w:p>
        </w:tc>
      </w:tr>
      <w:tr w:rsidR="00142B2D" w14:paraId="02171688" w14:textId="77777777" w:rsidTr="0014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7536A38" w14:textId="78B8C67E" w:rsidR="00142B2D" w:rsidRDefault="00142B2D" w:rsidP="00142B2D">
            <w:r>
              <w:t>1</w:t>
            </w:r>
          </w:p>
        </w:tc>
        <w:tc>
          <w:tcPr>
            <w:tcW w:w="3946" w:type="dxa"/>
          </w:tcPr>
          <w:p w14:paraId="161EBB04" w14:textId="2D710B2D" w:rsidR="00142B2D" w:rsidRDefault="00142B2D" w:rsidP="00142B2D">
            <w:pPr>
              <w:cnfStyle w:val="000000100000" w:firstRow="0" w:lastRow="0" w:firstColumn="0" w:lastColumn="0" w:oddVBand="0" w:evenVBand="0" w:oddHBand="1" w:evenHBand="0" w:firstRowFirstColumn="0" w:firstRowLastColumn="0" w:lastRowFirstColumn="0" w:lastRowLastColumn="0"/>
            </w:pPr>
            <w:r>
              <w:t>Structural assumption: a probability to die undiagnosed is assumed</w:t>
            </w:r>
          </w:p>
        </w:tc>
        <w:tc>
          <w:tcPr>
            <w:tcW w:w="2254" w:type="dxa"/>
          </w:tcPr>
          <w:p w14:paraId="33F945AC" w14:textId="77777777" w:rsidR="00142B2D" w:rsidRDefault="00142B2D" w:rsidP="00142B2D">
            <w:pPr>
              <w:cnfStyle w:val="000000100000" w:firstRow="0" w:lastRow="0" w:firstColumn="0" w:lastColumn="0" w:oddVBand="0" w:evenVBand="0" w:oddHBand="1" w:evenHBand="0" w:firstRowFirstColumn="0" w:firstRowLastColumn="0" w:lastRowFirstColumn="0" w:lastRowLastColumn="0"/>
            </w:pPr>
          </w:p>
        </w:tc>
        <w:tc>
          <w:tcPr>
            <w:tcW w:w="2254" w:type="dxa"/>
          </w:tcPr>
          <w:p w14:paraId="7CF29A51" w14:textId="77777777" w:rsidR="00142B2D" w:rsidRDefault="00142B2D" w:rsidP="00142B2D">
            <w:pPr>
              <w:cnfStyle w:val="000000100000" w:firstRow="0" w:lastRow="0" w:firstColumn="0" w:lastColumn="0" w:oddVBand="0" w:evenVBand="0" w:oddHBand="1" w:evenHBand="0" w:firstRowFirstColumn="0" w:firstRowLastColumn="0" w:lastRowFirstColumn="0" w:lastRowLastColumn="0"/>
            </w:pPr>
          </w:p>
        </w:tc>
      </w:tr>
      <w:tr w:rsidR="00142B2D" w14:paraId="7EE82DBB" w14:textId="77777777" w:rsidTr="00142B2D">
        <w:tc>
          <w:tcPr>
            <w:cnfStyle w:val="001000000000" w:firstRow="0" w:lastRow="0" w:firstColumn="1" w:lastColumn="0" w:oddVBand="0" w:evenVBand="0" w:oddHBand="0" w:evenHBand="0" w:firstRowFirstColumn="0" w:firstRowLastColumn="0" w:lastRowFirstColumn="0" w:lastRowLastColumn="0"/>
            <w:tcW w:w="562" w:type="dxa"/>
          </w:tcPr>
          <w:p w14:paraId="4AC811AF" w14:textId="638C0528" w:rsidR="00142B2D" w:rsidRDefault="00CC46E1" w:rsidP="00142B2D">
            <w:r>
              <w:t>2</w:t>
            </w:r>
          </w:p>
        </w:tc>
        <w:tc>
          <w:tcPr>
            <w:tcW w:w="3946" w:type="dxa"/>
          </w:tcPr>
          <w:p w14:paraId="785B3BD8" w14:textId="538425A3" w:rsidR="00142B2D" w:rsidRDefault="00CC46E1" w:rsidP="00142B2D">
            <w:pPr>
              <w:cnfStyle w:val="000000000000" w:firstRow="0" w:lastRow="0" w:firstColumn="0" w:lastColumn="0" w:oddVBand="0" w:evenVBand="0" w:oddHBand="0" w:evenHBand="0" w:firstRowFirstColumn="0" w:firstRowLastColumn="0" w:lastRowFirstColumn="0" w:lastRowLastColumn="0"/>
            </w:pPr>
            <w:r>
              <w:t xml:space="preserve">Structural assumption: </w:t>
            </w:r>
            <w:r w:rsidR="00142B2D">
              <w:t>A disutility related to LG BC is assumed</w:t>
            </w:r>
          </w:p>
        </w:tc>
        <w:tc>
          <w:tcPr>
            <w:tcW w:w="2254" w:type="dxa"/>
          </w:tcPr>
          <w:p w14:paraId="5F13B312" w14:textId="5554B50A" w:rsidR="00142B2D" w:rsidRDefault="00142B2D" w:rsidP="00142B2D">
            <w:pPr>
              <w:cnfStyle w:val="000000000000" w:firstRow="0" w:lastRow="0" w:firstColumn="0" w:lastColumn="0" w:oddVBand="0" w:evenVBand="0" w:oddHBand="0" w:evenHBand="0" w:firstRowFirstColumn="0" w:firstRowLastColumn="0" w:lastRowFirstColumn="0" w:lastRowLastColumn="0"/>
            </w:pPr>
            <w:r>
              <w:t>-0.01</w:t>
            </w:r>
          </w:p>
        </w:tc>
        <w:tc>
          <w:tcPr>
            <w:tcW w:w="2254" w:type="dxa"/>
          </w:tcPr>
          <w:p w14:paraId="11C99F12" w14:textId="16A886D7" w:rsidR="00142B2D" w:rsidRDefault="00142B2D" w:rsidP="00142B2D">
            <w:pPr>
              <w:cnfStyle w:val="000000000000" w:firstRow="0" w:lastRow="0" w:firstColumn="0" w:lastColumn="0" w:oddVBand="0" w:evenVBand="0" w:oddHBand="0" w:evenHBand="0" w:firstRowFirstColumn="0" w:firstRowLastColumn="0" w:lastRowFirstColumn="0" w:lastRowLastColumn="0"/>
            </w:pPr>
            <w:r>
              <w:t>-0.08 (equal to stage 1-3 HG BC)</w:t>
            </w:r>
          </w:p>
        </w:tc>
      </w:tr>
      <w:tr w:rsidR="00142B2D" w14:paraId="1197A518" w14:textId="77777777" w:rsidTr="0014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C2F67FB" w14:textId="0DAEABFF" w:rsidR="00142B2D" w:rsidRDefault="00CC46E1" w:rsidP="00142B2D">
            <w:r>
              <w:t>3</w:t>
            </w:r>
          </w:p>
        </w:tc>
        <w:tc>
          <w:tcPr>
            <w:tcW w:w="3946" w:type="dxa"/>
          </w:tcPr>
          <w:p w14:paraId="31B4C434" w14:textId="4769CBF7" w:rsidR="00142B2D" w:rsidRDefault="00CC46E1" w:rsidP="00142B2D">
            <w:pPr>
              <w:cnfStyle w:val="000000100000" w:firstRow="0" w:lastRow="0" w:firstColumn="0" w:lastColumn="0" w:oddVBand="0" w:evenVBand="0" w:oddHBand="1" w:evenHBand="0" w:firstRowFirstColumn="0" w:firstRowLastColumn="0" w:lastRowFirstColumn="0" w:lastRowLastColumn="0"/>
            </w:pPr>
            <w:r>
              <w:t xml:space="preserve">Parameter uncertainty: </w:t>
            </w:r>
            <w:r w:rsidR="00142B2D" w:rsidRPr="00142B2D">
              <w:t>Proportion of patients progressing from low-grade BC to HGBC</w:t>
            </w:r>
          </w:p>
        </w:tc>
        <w:tc>
          <w:tcPr>
            <w:tcW w:w="2254" w:type="dxa"/>
          </w:tcPr>
          <w:p w14:paraId="7ED7C552" w14:textId="51D642F9" w:rsidR="00142B2D" w:rsidRDefault="00142B2D" w:rsidP="00142B2D">
            <w:pPr>
              <w:cnfStyle w:val="000000100000" w:firstRow="0" w:lastRow="0" w:firstColumn="0" w:lastColumn="0" w:oddVBand="0" w:evenVBand="0" w:oddHBand="1" w:evenHBand="0" w:firstRowFirstColumn="0" w:firstRowLastColumn="0" w:lastRowFirstColumn="0" w:lastRowLastColumn="0"/>
            </w:pPr>
            <w:r>
              <w:t>Double from the base-case (0.0096 annually)</w:t>
            </w:r>
          </w:p>
        </w:tc>
        <w:tc>
          <w:tcPr>
            <w:tcW w:w="2254" w:type="dxa"/>
          </w:tcPr>
          <w:p w14:paraId="36B9D11A" w14:textId="79623E14" w:rsidR="00142B2D" w:rsidRDefault="00142B2D" w:rsidP="00142B2D">
            <w:pPr>
              <w:cnfStyle w:val="000000100000" w:firstRow="0" w:lastRow="0" w:firstColumn="0" w:lastColumn="0" w:oddVBand="0" w:evenVBand="0" w:oddHBand="1" w:evenHBand="0" w:firstRowFirstColumn="0" w:firstRowLastColumn="0" w:lastRowFirstColumn="0" w:lastRowLastColumn="0"/>
            </w:pPr>
            <w:r>
              <w:t>Half from the base-case (0.0024 annually)</w:t>
            </w:r>
          </w:p>
        </w:tc>
      </w:tr>
      <w:tr w:rsidR="00142B2D" w14:paraId="0748C5C9" w14:textId="77777777" w:rsidTr="00142B2D">
        <w:tc>
          <w:tcPr>
            <w:cnfStyle w:val="001000000000" w:firstRow="0" w:lastRow="0" w:firstColumn="1" w:lastColumn="0" w:oddVBand="0" w:evenVBand="0" w:oddHBand="0" w:evenHBand="0" w:firstRowFirstColumn="0" w:firstRowLastColumn="0" w:lastRowFirstColumn="0" w:lastRowLastColumn="0"/>
            <w:tcW w:w="562" w:type="dxa"/>
          </w:tcPr>
          <w:p w14:paraId="01A54A9C" w14:textId="66DAA54A" w:rsidR="00142B2D" w:rsidRDefault="00634D1A" w:rsidP="00142B2D">
            <w:r>
              <w:t>4</w:t>
            </w:r>
          </w:p>
        </w:tc>
        <w:tc>
          <w:tcPr>
            <w:tcW w:w="3946" w:type="dxa"/>
          </w:tcPr>
          <w:p w14:paraId="3D2C01B0" w14:textId="644BCE82" w:rsidR="00142B2D" w:rsidRDefault="00084762" w:rsidP="00142B2D">
            <w:pPr>
              <w:cnfStyle w:val="000000000000" w:firstRow="0" w:lastRow="0" w:firstColumn="0" w:lastColumn="0" w:oddVBand="0" w:evenVBand="0" w:oddHBand="0" w:evenHBand="0" w:firstRowFirstColumn="0" w:firstRowLastColumn="0" w:lastRowFirstColumn="0" w:lastRowLastColumn="0"/>
            </w:pPr>
            <w:r>
              <w:t>Structural: Lower probability of symptomatic diagnosis among LG cancers</w:t>
            </w:r>
          </w:p>
        </w:tc>
        <w:tc>
          <w:tcPr>
            <w:tcW w:w="2254" w:type="dxa"/>
          </w:tcPr>
          <w:p w14:paraId="5C498D8F" w14:textId="77777777" w:rsidR="00142B2D" w:rsidRDefault="00142B2D" w:rsidP="00142B2D">
            <w:pPr>
              <w:cnfStyle w:val="000000000000" w:firstRow="0" w:lastRow="0" w:firstColumn="0" w:lastColumn="0" w:oddVBand="0" w:evenVBand="0" w:oddHBand="0" w:evenHBand="0" w:firstRowFirstColumn="0" w:firstRowLastColumn="0" w:lastRowFirstColumn="0" w:lastRowLastColumn="0"/>
            </w:pPr>
          </w:p>
        </w:tc>
        <w:tc>
          <w:tcPr>
            <w:tcW w:w="2254" w:type="dxa"/>
          </w:tcPr>
          <w:p w14:paraId="0CC89D57" w14:textId="77777777" w:rsidR="00142B2D" w:rsidRDefault="00142B2D" w:rsidP="00142B2D">
            <w:pPr>
              <w:cnfStyle w:val="000000000000" w:firstRow="0" w:lastRow="0" w:firstColumn="0" w:lastColumn="0" w:oddVBand="0" w:evenVBand="0" w:oddHBand="0" w:evenHBand="0" w:firstRowFirstColumn="0" w:firstRowLastColumn="0" w:lastRowFirstColumn="0" w:lastRowLastColumn="0"/>
            </w:pPr>
          </w:p>
        </w:tc>
      </w:tr>
      <w:tr w:rsidR="00142B2D" w14:paraId="62DFB6D2" w14:textId="77777777" w:rsidTr="0014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DD865D2" w14:textId="6D03F068" w:rsidR="00142B2D" w:rsidRDefault="00634D1A" w:rsidP="00142B2D">
            <w:r>
              <w:t>5</w:t>
            </w:r>
          </w:p>
        </w:tc>
        <w:tc>
          <w:tcPr>
            <w:tcW w:w="3946" w:type="dxa"/>
          </w:tcPr>
          <w:p w14:paraId="41C6ECCD" w14:textId="32AE45F7" w:rsidR="00142B2D" w:rsidRDefault="00634D1A" w:rsidP="00142B2D">
            <w:pPr>
              <w:cnfStyle w:val="000000100000" w:firstRow="0" w:lastRow="0" w:firstColumn="0" w:lastColumn="0" w:oddVBand="0" w:evenVBand="0" w:oddHBand="1" w:evenHBand="0" w:firstRowFirstColumn="0" w:firstRowLastColumn="0" w:lastRowFirstColumn="0" w:lastRowLastColumn="0"/>
            </w:pPr>
            <w:r>
              <w:t xml:space="preserve">Structural: Costs of surveillance in Y4,5 </w:t>
            </w:r>
            <w:proofErr w:type="gramStart"/>
            <w:r>
              <w:t>are</w:t>
            </w:r>
            <w:proofErr w:type="gramEnd"/>
            <w:r>
              <w:t xml:space="preserve"> equal to the costs in Y3</w:t>
            </w:r>
          </w:p>
        </w:tc>
        <w:tc>
          <w:tcPr>
            <w:tcW w:w="2254" w:type="dxa"/>
          </w:tcPr>
          <w:p w14:paraId="07774134" w14:textId="77777777" w:rsidR="00142B2D" w:rsidRDefault="00142B2D" w:rsidP="00142B2D">
            <w:pPr>
              <w:cnfStyle w:val="000000100000" w:firstRow="0" w:lastRow="0" w:firstColumn="0" w:lastColumn="0" w:oddVBand="0" w:evenVBand="0" w:oddHBand="1" w:evenHBand="0" w:firstRowFirstColumn="0" w:firstRowLastColumn="0" w:lastRowFirstColumn="0" w:lastRowLastColumn="0"/>
            </w:pPr>
          </w:p>
        </w:tc>
        <w:tc>
          <w:tcPr>
            <w:tcW w:w="2254" w:type="dxa"/>
          </w:tcPr>
          <w:p w14:paraId="050D1B5F" w14:textId="77777777" w:rsidR="00142B2D" w:rsidRDefault="00142B2D" w:rsidP="00142B2D">
            <w:pPr>
              <w:cnfStyle w:val="000000100000" w:firstRow="0" w:lastRow="0" w:firstColumn="0" w:lastColumn="0" w:oddVBand="0" w:evenVBand="0" w:oddHBand="1" w:evenHBand="0" w:firstRowFirstColumn="0" w:firstRowLastColumn="0" w:lastRowFirstColumn="0" w:lastRowLastColumn="0"/>
            </w:pPr>
          </w:p>
        </w:tc>
      </w:tr>
      <w:tr w:rsidR="00142B2D" w14:paraId="702D1493" w14:textId="77777777" w:rsidTr="00142B2D">
        <w:tc>
          <w:tcPr>
            <w:cnfStyle w:val="001000000000" w:firstRow="0" w:lastRow="0" w:firstColumn="1" w:lastColumn="0" w:oddVBand="0" w:evenVBand="0" w:oddHBand="0" w:evenHBand="0" w:firstRowFirstColumn="0" w:firstRowLastColumn="0" w:lastRowFirstColumn="0" w:lastRowLastColumn="0"/>
            <w:tcW w:w="562" w:type="dxa"/>
          </w:tcPr>
          <w:p w14:paraId="3B756FAE" w14:textId="77777777" w:rsidR="00142B2D" w:rsidRDefault="00142B2D" w:rsidP="00142B2D"/>
        </w:tc>
        <w:tc>
          <w:tcPr>
            <w:tcW w:w="3946" w:type="dxa"/>
          </w:tcPr>
          <w:p w14:paraId="234A3470" w14:textId="77777777" w:rsidR="00142B2D" w:rsidRDefault="00142B2D" w:rsidP="00142B2D">
            <w:pPr>
              <w:cnfStyle w:val="000000000000" w:firstRow="0" w:lastRow="0" w:firstColumn="0" w:lastColumn="0" w:oddVBand="0" w:evenVBand="0" w:oddHBand="0" w:evenHBand="0" w:firstRowFirstColumn="0" w:firstRowLastColumn="0" w:lastRowFirstColumn="0" w:lastRowLastColumn="0"/>
            </w:pPr>
          </w:p>
        </w:tc>
        <w:tc>
          <w:tcPr>
            <w:tcW w:w="2254" w:type="dxa"/>
          </w:tcPr>
          <w:p w14:paraId="70CA7870" w14:textId="77777777" w:rsidR="00142B2D" w:rsidRDefault="00142B2D" w:rsidP="00142B2D">
            <w:pPr>
              <w:cnfStyle w:val="000000000000" w:firstRow="0" w:lastRow="0" w:firstColumn="0" w:lastColumn="0" w:oddVBand="0" w:evenVBand="0" w:oddHBand="0" w:evenHBand="0" w:firstRowFirstColumn="0" w:firstRowLastColumn="0" w:lastRowFirstColumn="0" w:lastRowLastColumn="0"/>
            </w:pPr>
          </w:p>
        </w:tc>
        <w:tc>
          <w:tcPr>
            <w:tcW w:w="2254" w:type="dxa"/>
          </w:tcPr>
          <w:p w14:paraId="227B5308" w14:textId="77777777" w:rsidR="00142B2D" w:rsidRDefault="00142B2D" w:rsidP="00142B2D">
            <w:pPr>
              <w:cnfStyle w:val="000000000000" w:firstRow="0" w:lastRow="0" w:firstColumn="0" w:lastColumn="0" w:oddVBand="0" w:evenVBand="0" w:oddHBand="0" w:evenHBand="0" w:firstRowFirstColumn="0" w:firstRowLastColumn="0" w:lastRowFirstColumn="0" w:lastRowLastColumn="0"/>
            </w:pPr>
          </w:p>
        </w:tc>
      </w:tr>
      <w:tr w:rsidR="00142B2D" w14:paraId="7478C7E5" w14:textId="77777777" w:rsidTr="0014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7B2DDD" w14:textId="77777777" w:rsidR="00142B2D" w:rsidRDefault="00142B2D" w:rsidP="00142B2D"/>
        </w:tc>
        <w:tc>
          <w:tcPr>
            <w:tcW w:w="3946" w:type="dxa"/>
          </w:tcPr>
          <w:p w14:paraId="6C9B1E78" w14:textId="77777777" w:rsidR="00142B2D" w:rsidRDefault="00142B2D" w:rsidP="00142B2D">
            <w:pPr>
              <w:cnfStyle w:val="000000100000" w:firstRow="0" w:lastRow="0" w:firstColumn="0" w:lastColumn="0" w:oddVBand="0" w:evenVBand="0" w:oddHBand="1" w:evenHBand="0" w:firstRowFirstColumn="0" w:firstRowLastColumn="0" w:lastRowFirstColumn="0" w:lastRowLastColumn="0"/>
            </w:pPr>
          </w:p>
        </w:tc>
        <w:tc>
          <w:tcPr>
            <w:tcW w:w="2254" w:type="dxa"/>
          </w:tcPr>
          <w:p w14:paraId="15ECE1B9" w14:textId="77777777" w:rsidR="00142B2D" w:rsidRDefault="00142B2D" w:rsidP="00142B2D">
            <w:pPr>
              <w:cnfStyle w:val="000000100000" w:firstRow="0" w:lastRow="0" w:firstColumn="0" w:lastColumn="0" w:oddVBand="0" w:evenVBand="0" w:oddHBand="1" w:evenHBand="0" w:firstRowFirstColumn="0" w:firstRowLastColumn="0" w:lastRowFirstColumn="0" w:lastRowLastColumn="0"/>
            </w:pPr>
          </w:p>
        </w:tc>
        <w:tc>
          <w:tcPr>
            <w:tcW w:w="2254" w:type="dxa"/>
          </w:tcPr>
          <w:p w14:paraId="3B9C4110" w14:textId="77777777" w:rsidR="00142B2D" w:rsidRDefault="00142B2D" w:rsidP="00142B2D">
            <w:pPr>
              <w:cnfStyle w:val="000000100000" w:firstRow="0" w:lastRow="0" w:firstColumn="0" w:lastColumn="0" w:oddVBand="0" w:evenVBand="0" w:oddHBand="1" w:evenHBand="0" w:firstRowFirstColumn="0" w:firstRowLastColumn="0" w:lastRowFirstColumn="0" w:lastRowLastColumn="0"/>
            </w:pPr>
          </w:p>
        </w:tc>
      </w:tr>
      <w:tr w:rsidR="00142B2D" w14:paraId="0072CABC" w14:textId="77777777" w:rsidTr="00142B2D">
        <w:tc>
          <w:tcPr>
            <w:cnfStyle w:val="001000000000" w:firstRow="0" w:lastRow="0" w:firstColumn="1" w:lastColumn="0" w:oddVBand="0" w:evenVBand="0" w:oddHBand="0" w:evenHBand="0" w:firstRowFirstColumn="0" w:firstRowLastColumn="0" w:lastRowFirstColumn="0" w:lastRowLastColumn="0"/>
            <w:tcW w:w="562" w:type="dxa"/>
          </w:tcPr>
          <w:p w14:paraId="58998829" w14:textId="77777777" w:rsidR="00142B2D" w:rsidRDefault="00142B2D" w:rsidP="00142B2D"/>
        </w:tc>
        <w:tc>
          <w:tcPr>
            <w:tcW w:w="3946" w:type="dxa"/>
          </w:tcPr>
          <w:p w14:paraId="1509835C" w14:textId="77777777" w:rsidR="00142B2D" w:rsidRDefault="00142B2D" w:rsidP="00142B2D">
            <w:pPr>
              <w:cnfStyle w:val="000000000000" w:firstRow="0" w:lastRow="0" w:firstColumn="0" w:lastColumn="0" w:oddVBand="0" w:evenVBand="0" w:oddHBand="0" w:evenHBand="0" w:firstRowFirstColumn="0" w:firstRowLastColumn="0" w:lastRowFirstColumn="0" w:lastRowLastColumn="0"/>
            </w:pPr>
          </w:p>
        </w:tc>
        <w:tc>
          <w:tcPr>
            <w:tcW w:w="2254" w:type="dxa"/>
          </w:tcPr>
          <w:p w14:paraId="29011A91" w14:textId="77777777" w:rsidR="00142B2D" w:rsidRDefault="00142B2D" w:rsidP="00142B2D">
            <w:pPr>
              <w:cnfStyle w:val="000000000000" w:firstRow="0" w:lastRow="0" w:firstColumn="0" w:lastColumn="0" w:oddVBand="0" w:evenVBand="0" w:oddHBand="0" w:evenHBand="0" w:firstRowFirstColumn="0" w:firstRowLastColumn="0" w:lastRowFirstColumn="0" w:lastRowLastColumn="0"/>
            </w:pPr>
          </w:p>
        </w:tc>
        <w:tc>
          <w:tcPr>
            <w:tcW w:w="2254" w:type="dxa"/>
          </w:tcPr>
          <w:p w14:paraId="2A6504B8" w14:textId="77777777" w:rsidR="00142B2D" w:rsidRDefault="00142B2D" w:rsidP="00142B2D">
            <w:pPr>
              <w:cnfStyle w:val="000000000000" w:firstRow="0" w:lastRow="0" w:firstColumn="0" w:lastColumn="0" w:oddVBand="0" w:evenVBand="0" w:oddHBand="0" w:evenHBand="0" w:firstRowFirstColumn="0" w:firstRowLastColumn="0" w:lastRowFirstColumn="0" w:lastRowLastColumn="0"/>
            </w:pPr>
          </w:p>
        </w:tc>
      </w:tr>
      <w:tr w:rsidR="00142B2D" w14:paraId="55B330B3" w14:textId="77777777" w:rsidTr="0014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ED83123" w14:textId="77777777" w:rsidR="00142B2D" w:rsidRDefault="00142B2D" w:rsidP="00142B2D"/>
        </w:tc>
        <w:tc>
          <w:tcPr>
            <w:tcW w:w="3946" w:type="dxa"/>
          </w:tcPr>
          <w:p w14:paraId="56E1F750" w14:textId="77777777" w:rsidR="00142B2D" w:rsidRDefault="00142B2D" w:rsidP="00142B2D">
            <w:pPr>
              <w:cnfStyle w:val="000000100000" w:firstRow="0" w:lastRow="0" w:firstColumn="0" w:lastColumn="0" w:oddVBand="0" w:evenVBand="0" w:oddHBand="1" w:evenHBand="0" w:firstRowFirstColumn="0" w:firstRowLastColumn="0" w:lastRowFirstColumn="0" w:lastRowLastColumn="0"/>
            </w:pPr>
          </w:p>
        </w:tc>
        <w:tc>
          <w:tcPr>
            <w:tcW w:w="2254" w:type="dxa"/>
          </w:tcPr>
          <w:p w14:paraId="35D99713" w14:textId="77777777" w:rsidR="00142B2D" w:rsidRDefault="00142B2D" w:rsidP="00142B2D">
            <w:pPr>
              <w:cnfStyle w:val="000000100000" w:firstRow="0" w:lastRow="0" w:firstColumn="0" w:lastColumn="0" w:oddVBand="0" w:evenVBand="0" w:oddHBand="1" w:evenHBand="0" w:firstRowFirstColumn="0" w:firstRowLastColumn="0" w:lastRowFirstColumn="0" w:lastRowLastColumn="0"/>
            </w:pPr>
          </w:p>
        </w:tc>
        <w:tc>
          <w:tcPr>
            <w:tcW w:w="2254" w:type="dxa"/>
          </w:tcPr>
          <w:p w14:paraId="778573AA" w14:textId="77777777" w:rsidR="00142B2D" w:rsidRDefault="00142B2D" w:rsidP="00142B2D">
            <w:pPr>
              <w:cnfStyle w:val="000000100000" w:firstRow="0" w:lastRow="0" w:firstColumn="0" w:lastColumn="0" w:oddVBand="0" w:evenVBand="0" w:oddHBand="1" w:evenHBand="0" w:firstRowFirstColumn="0" w:firstRowLastColumn="0" w:lastRowFirstColumn="0" w:lastRowLastColumn="0"/>
            </w:pPr>
          </w:p>
        </w:tc>
      </w:tr>
    </w:tbl>
    <w:p w14:paraId="062297D1" w14:textId="77777777" w:rsidR="00142B2D" w:rsidRPr="00142B2D" w:rsidRDefault="00142B2D" w:rsidP="00142B2D"/>
    <w:p w14:paraId="51F3FA09" w14:textId="5179B777" w:rsidR="00584262" w:rsidRDefault="00BB2715">
      <w:pPr>
        <w:spacing w:line="259" w:lineRule="auto"/>
      </w:pPr>
      <w:r>
        <w:br w:type="page"/>
      </w:r>
    </w:p>
    <w:p w14:paraId="48B3CAF4" w14:textId="6EEDF652" w:rsidR="00BB2715" w:rsidRDefault="00584262" w:rsidP="00584262">
      <w:pPr>
        <w:pStyle w:val="Heading1"/>
      </w:pPr>
      <w:r>
        <w:lastRenderedPageBreak/>
        <w:t xml:space="preserve">Appendix C. </w:t>
      </w:r>
      <w:r w:rsidR="00A35677">
        <w:t>First c</w:t>
      </w:r>
      <w:r>
        <w:t xml:space="preserve">alibration </w:t>
      </w:r>
      <w:r w:rsidR="00A35677">
        <w:t>results and updates</w:t>
      </w:r>
    </w:p>
    <w:p w14:paraId="51DE390A" w14:textId="77777777" w:rsidR="000F5DD7" w:rsidRDefault="00584262" w:rsidP="00C12C4C">
      <w:pPr>
        <w:spacing w:line="259" w:lineRule="auto"/>
      </w:pPr>
      <w:r>
        <w:t>The first attempt of calibrati</w:t>
      </w:r>
      <w:r w:rsidR="000F5DD7">
        <w:t>on included the following differences:</w:t>
      </w:r>
    </w:p>
    <w:p w14:paraId="386DE322" w14:textId="7AB31E66" w:rsidR="000F5DD7" w:rsidRDefault="000F5DD7" w:rsidP="000F5DD7">
      <w:pPr>
        <w:pStyle w:val="ListParagraph"/>
        <w:numPr>
          <w:ilvl w:val="0"/>
          <w:numId w:val="39"/>
        </w:numPr>
        <w:spacing w:line="259" w:lineRule="auto"/>
      </w:pPr>
      <w:r>
        <w:t xml:space="preserve">No priors as it is described in the relevant </w:t>
      </w:r>
      <w:proofErr w:type="gramStart"/>
      <w:r>
        <w:t>section;</w:t>
      </w:r>
      <w:proofErr w:type="gramEnd"/>
    </w:p>
    <w:p w14:paraId="44A2163B" w14:textId="1356AA83" w:rsidR="000F5DD7" w:rsidRDefault="000F5DD7" w:rsidP="000F5DD7">
      <w:pPr>
        <w:pStyle w:val="ListParagraph"/>
        <w:numPr>
          <w:ilvl w:val="0"/>
          <w:numId w:val="39"/>
        </w:numPr>
        <w:spacing w:line="259" w:lineRule="auto"/>
      </w:pPr>
      <w:r>
        <w:t xml:space="preserve">Stage 3 and stage 4 BC incidence was used as one calibration </w:t>
      </w:r>
      <w:proofErr w:type="gramStart"/>
      <w:r>
        <w:t>target;</w:t>
      </w:r>
      <w:proofErr w:type="gramEnd"/>
    </w:p>
    <w:p w14:paraId="7ED8200E" w14:textId="2C360C61" w:rsidR="000F5DD7" w:rsidRDefault="000F5DD7" w:rsidP="000F5DD7">
      <w:pPr>
        <w:pStyle w:val="ListParagraph"/>
        <w:numPr>
          <w:ilvl w:val="0"/>
          <w:numId w:val="39"/>
        </w:numPr>
        <w:spacing w:line="259" w:lineRule="auto"/>
      </w:pPr>
      <w:r>
        <w:t xml:space="preserve">The function of symptomatic presentation rate by time since onset was set up as an exponential function. </w:t>
      </w:r>
    </w:p>
    <w:p w14:paraId="72CC9F07" w14:textId="6E150BAD" w:rsidR="00C12C4C" w:rsidRDefault="000F5DD7" w:rsidP="000F5DD7">
      <w:pPr>
        <w:spacing w:line="259" w:lineRule="auto"/>
      </w:pPr>
      <w:r>
        <w:t xml:space="preserve"> T</w:t>
      </w:r>
      <w:r w:rsidR="00584262">
        <w:t xml:space="preserve">he NHD model resulted in relatively good fits both to the rates per alive population and to population </w:t>
      </w:r>
      <w:proofErr w:type="gramStart"/>
      <w:r w:rsidR="00584262">
        <w:t>counts up</w:t>
      </w:r>
      <w:proofErr w:type="gramEnd"/>
      <w:r w:rsidR="00584262">
        <w:t xml:space="preserve"> to the age 70 years.</w:t>
      </w:r>
      <w:r w:rsidR="0088419C">
        <w:t xml:space="preserve"> </w:t>
      </w:r>
      <w:r w:rsidR="00584262">
        <w:t>Plots in counts scaled to the population of England</w:t>
      </w:r>
      <w:r w:rsidR="0088419C">
        <w:t xml:space="preserve">. </w:t>
      </w:r>
      <w:r w:rsidR="00C12C4C">
        <w:t xml:space="preserve"> Originally only validation to mortality was planned but inability to fit the older age led to more comprehensive analysis which showed that: (a) time to symptoms (in years) is very high (and decreases with age (which is expected since here is a time for everyone who had an onset), though mean time to symptoms among those who were diagnosed is low and the proportion of those with HG BC who got diagnosed over lifetime is low (1%). </w:t>
      </w:r>
      <w:r>
        <w:t xml:space="preserve"> </w:t>
      </w:r>
      <w:r w:rsidR="00710E7E">
        <w:t xml:space="preserve">The calibration was run </w:t>
      </w:r>
      <w:r>
        <w:t>with three chains</w:t>
      </w:r>
      <w:r w:rsidR="00710E7E">
        <w:t xml:space="preserve"> and while predictions were similar (though not the same) for most of the outputs, the parameters were different suggesting the model unidentifiability.  </w:t>
      </w:r>
    </w:p>
    <w:p w14:paraId="0291B7C2" w14:textId="3E6BFF10" w:rsidR="000132C2" w:rsidRPr="00336B4B" w:rsidRDefault="000132C2" w:rsidP="00C12C4C">
      <w:pPr>
        <w:spacing w:line="259" w:lineRule="auto"/>
        <w:rPr>
          <w:b/>
          <w:bCs/>
        </w:rPr>
      </w:pPr>
      <w:r w:rsidRPr="00336B4B">
        <w:rPr>
          <w:b/>
          <w:bCs/>
        </w:rPr>
        <w:t>Decisions on the changes in the model:</w:t>
      </w:r>
    </w:p>
    <w:p w14:paraId="5024EB6B" w14:textId="23CE4A8B" w:rsidR="000132C2" w:rsidRDefault="000132C2" w:rsidP="000132C2">
      <w:pPr>
        <w:pStyle w:val="ListParagraph"/>
        <w:numPr>
          <w:ilvl w:val="0"/>
          <w:numId w:val="36"/>
        </w:numPr>
        <w:spacing w:line="259" w:lineRule="auto"/>
      </w:pPr>
      <w:r>
        <w:t xml:space="preserve">Split the calibration target “incidence of </w:t>
      </w:r>
      <w:proofErr w:type="gramStart"/>
      <w:r>
        <w:t>late stage</w:t>
      </w:r>
      <w:proofErr w:type="gramEnd"/>
      <w:r>
        <w:t xml:space="preserve"> BC” into Stage 3 and Stage 4 BC. For this the data from the largest multi-country study in the systematic review are used that reports the ratio of T 3 to T 4 BC for men of 2.58 and for women 3.89. The same ratio was assumed for Stage 3 and Stage 4 cancers in the model. Based on this, the new calibration targets were calculated.</w:t>
      </w:r>
    </w:p>
    <w:p w14:paraId="4027FFF5" w14:textId="472E2320" w:rsidR="00B75C2B" w:rsidRDefault="00B75C2B" w:rsidP="000132C2">
      <w:pPr>
        <w:pStyle w:val="ListParagraph"/>
        <w:numPr>
          <w:ilvl w:val="0"/>
          <w:numId w:val="36"/>
        </w:numPr>
        <w:spacing w:line="259" w:lineRule="auto"/>
      </w:pPr>
      <w:r>
        <w:t>Changing the assumptions on the function for symptomatic presentation rate. Originally the exponential (power) function was used to estimate the symptomatic presentation rate based on time since onset. This function was replaced with the linear function where the time coefficient is above 1. The pro</w:t>
      </w:r>
      <w:r w:rsidR="001C5F27">
        <w:t xml:space="preserve">bability to have different symptomatic presentation rate has a possibility to vary for those above 70 using the power function. The maximum probability to be diagnosed in one year is 0.99. </w:t>
      </w:r>
    </w:p>
    <w:p w14:paraId="4F20C84F" w14:textId="651C7619" w:rsidR="00CC3EB6" w:rsidRDefault="005A33B1" w:rsidP="000132C2">
      <w:pPr>
        <w:pStyle w:val="ListParagraph"/>
        <w:numPr>
          <w:ilvl w:val="0"/>
          <w:numId w:val="36"/>
        </w:numPr>
        <w:spacing w:line="259" w:lineRule="auto"/>
      </w:pPr>
      <w:r>
        <w:t xml:space="preserve">The priors were added. For the shape parameters (time to progression) the strong priors were added for the uniform distribution 0.3-1. </w:t>
      </w:r>
      <w:r w:rsidR="00CC3EB6">
        <w:t>The shape 1 and above resulted in a high distribution of the values (“large noise”), plot is below, and 15% of patients progressing to stage2, 1.6% stage 3, and 0.3% to stage 4 during the first year</w:t>
      </w:r>
      <w:r w:rsidR="000F5DD7">
        <w:t>.</w:t>
      </w:r>
    </w:p>
    <w:p w14:paraId="0FEB79C6" w14:textId="2A4934A0" w:rsidR="00A35677" w:rsidRDefault="00A35677" w:rsidP="000132C2">
      <w:pPr>
        <w:pStyle w:val="ListParagraph"/>
        <w:numPr>
          <w:ilvl w:val="0"/>
          <w:numId w:val="36"/>
        </w:numPr>
        <w:spacing w:line="259" w:lineRule="auto"/>
      </w:pPr>
      <w:r>
        <w:t>The age of the decrease in symptomatic presentation rate was changed from 80 to 67 years (based on the plots below).</w:t>
      </w:r>
    </w:p>
    <w:p w14:paraId="764CF83B" w14:textId="77777777" w:rsidR="00A35677" w:rsidRDefault="00A35677">
      <w:pPr>
        <w:spacing w:line="259" w:lineRule="auto"/>
        <w:rPr>
          <w:i/>
          <w:iCs/>
        </w:rPr>
      </w:pPr>
      <w:r>
        <w:rPr>
          <w:i/>
          <w:iCs/>
        </w:rPr>
        <w:br w:type="page"/>
      </w:r>
    </w:p>
    <w:p w14:paraId="5CC3B8EF" w14:textId="5574A0E3" w:rsidR="000F5DD7" w:rsidRPr="00A35677" w:rsidRDefault="000F5DD7" w:rsidP="000F5DD7">
      <w:pPr>
        <w:spacing w:line="259" w:lineRule="auto"/>
        <w:ind w:left="360"/>
        <w:rPr>
          <w:i/>
          <w:iCs/>
        </w:rPr>
      </w:pPr>
      <w:r w:rsidRPr="00A35677">
        <w:rPr>
          <w:i/>
          <w:iCs/>
        </w:rPr>
        <w:lastRenderedPageBreak/>
        <w:t xml:space="preserve">Figure C1: </w:t>
      </w:r>
      <w:r w:rsidR="00A35677" w:rsidRPr="00A35677">
        <w:rPr>
          <w:i/>
          <w:iCs/>
        </w:rPr>
        <w:t xml:space="preserve">Noise with the shape equal 1 in Weibull distribution </w:t>
      </w:r>
    </w:p>
    <w:p w14:paraId="75C393CA" w14:textId="4A9ACB6A" w:rsidR="00CC3EB6" w:rsidRDefault="00CC3EB6" w:rsidP="00CC3EB6">
      <w:pPr>
        <w:spacing w:line="259" w:lineRule="auto"/>
      </w:pPr>
      <w:r>
        <w:rPr>
          <w:noProof/>
        </w:rPr>
        <w:drawing>
          <wp:inline distT="0" distB="0" distL="0" distR="0" wp14:anchorId="20D1047B" wp14:editId="4DC18A96">
            <wp:extent cx="3672230" cy="186832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5616" cy="1875139"/>
                    </a:xfrm>
                    <a:prstGeom prst="rect">
                      <a:avLst/>
                    </a:prstGeom>
                  </pic:spPr>
                </pic:pic>
              </a:graphicData>
            </a:graphic>
          </wp:inline>
        </w:drawing>
      </w:r>
    </w:p>
    <w:p w14:paraId="2F7A74E8" w14:textId="06B5BFE2" w:rsidR="00CC3EB6" w:rsidRDefault="00CC3EB6" w:rsidP="00CC3EB6">
      <w:pPr>
        <w:spacing w:line="259" w:lineRule="auto"/>
      </w:pPr>
      <w:r>
        <w:t>The shape 0.3 resulted in a very low noise and 68% of patients progressing from stage 1 to stage 2 within the first year (49% to stage 3 and 37% to stage 4).</w:t>
      </w:r>
    </w:p>
    <w:p w14:paraId="69F30CAE" w14:textId="797C5C9F" w:rsidR="00A35677" w:rsidRPr="00A35677" w:rsidRDefault="00A35677" w:rsidP="00CC3EB6">
      <w:pPr>
        <w:spacing w:line="259" w:lineRule="auto"/>
        <w:rPr>
          <w:i/>
          <w:iCs/>
        </w:rPr>
      </w:pPr>
      <w:r w:rsidRPr="00A35677">
        <w:rPr>
          <w:i/>
          <w:iCs/>
        </w:rPr>
        <w:t>Figure C</w:t>
      </w:r>
      <w:r>
        <w:rPr>
          <w:i/>
          <w:iCs/>
        </w:rPr>
        <w:t>2</w:t>
      </w:r>
      <w:r w:rsidRPr="00A35677">
        <w:rPr>
          <w:i/>
          <w:iCs/>
        </w:rPr>
        <w:t xml:space="preserve">: Noise with the shape equal </w:t>
      </w:r>
      <w:r>
        <w:rPr>
          <w:i/>
          <w:iCs/>
        </w:rPr>
        <w:t>0.3</w:t>
      </w:r>
      <w:r w:rsidRPr="00A35677">
        <w:rPr>
          <w:i/>
          <w:iCs/>
        </w:rPr>
        <w:t xml:space="preserve"> in Weibull distribution </w:t>
      </w:r>
    </w:p>
    <w:p w14:paraId="0D083C1E" w14:textId="0EC978E5" w:rsidR="00CE4F7A" w:rsidRPr="00CE4F7A" w:rsidRDefault="00CC3EB6" w:rsidP="000F5DD7">
      <w:pPr>
        <w:spacing w:line="259" w:lineRule="auto"/>
      </w:pPr>
      <w:r>
        <w:rPr>
          <w:noProof/>
        </w:rPr>
        <w:drawing>
          <wp:inline distT="0" distB="0" distL="0" distR="0" wp14:anchorId="7A6AAE7C" wp14:editId="683FFA90">
            <wp:extent cx="4433011" cy="2235914"/>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1352" cy="2240121"/>
                    </a:xfrm>
                    <a:prstGeom prst="rect">
                      <a:avLst/>
                    </a:prstGeom>
                  </pic:spPr>
                </pic:pic>
              </a:graphicData>
            </a:graphic>
          </wp:inline>
        </w:drawing>
      </w:r>
    </w:p>
    <w:p w14:paraId="2DE892C2" w14:textId="1465EDF7" w:rsidR="00710E7E" w:rsidRPr="00A35677" w:rsidRDefault="00C12C4C">
      <w:pPr>
        <w:spacing w:line="259" w:lineRule="auto"/>
        <w:rPr>
          <w:i/>
          <w:iCs/>
        </w:rPr>
      </w:pPr>
      <w:r w:rsidRPr="00A35677">
        <w:rPr>
          <w:i/>
          <w:iCs/>
        </w:rPr>
        <w:t>Table</w:t>
      </w:r>
      <w:r w:rsidR="00A35677" w:rsidRPr="00A35677">
        <w:rPr>
          <w:i/>
          <w:iCs/>
        </w:rPr>
        <w:t xml:space="preserve"> C1</w:t>
      </w:r>
      <w:r w:rsidR="00A35677">
        <w:rPr>
          <w:i/>
          <w:iCs/>
        </w:rPr>
        <w:t>:</w:t>
      </w:r>
      <w:r w:rsidRPr="00A35677">
        <w:rPr>
          <w:i/>
          <w:iCs/>
        </w:rPr>
        <w:t xml:space="preserve"> Best fit parameters </w:t>
      </w:r>
      <w:r w:rsidR="000F5DD7" w:rsidRPr="00A35677">
        <w:rPr>
          <w:i/>
          <w:iCs/>
        </w:rPr>
        <w:t>from three chains</w:t>
      </w:r>
    </w:p>
    <w:tbl>
      <w:tblPr>
        <w:tblStyle w:val="PlainTable2"/>
        <w:tblW w:w="5000" w:type="pct"/>
        <w:tblLook w:val="04A0" w:firstRow="1" w:lastRow="0" w:firstColumn="1" w:lastColumn="0" w:noHBand="0" w:noVBand="1"/>
      </w:tblPr>
      <w:tblGrid>
        <w:gridCol w:w="3743"/>
        <w:gridCol w:w="1915"/>
        <w:gridCol w:w="1453"/>
        <w:gridCol w:w="1915"/>
      </w:tblGrid>
      <w:tr w:rsidR="00A35677" w:rsidRPr="00A35677" w14:paraId="32D53C7A" w14:textId="77777777" w:rsidTr="00A356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3" w:type="pct"/>
            <w:noWrap/>
            <w:hideMark/>
          </w:tcPr>
          <w:p w14:paraId="76AC041F" w14:textId="7FB04EA9" w:rsidR="00A35677" w:rsidRPr="00A35677" w:rsidRDefault="00A35677" w:rsidP="00A35677">
            <w:pPr>
              <w:spacing w:line="259" w:lineRule="auto"/>
              <w:rPr>
                <w:rFonts w:cstheme="minorHAnsi"/>
                <w:b w:val="0"/>
                <w:bCs w:val="0"/>
                <w:sz w:val="18"/>
                <w:szCs w:val="18"/>
              </w:rPr>
            </w:pPr>
            <w:r w:rsidRPr="00A35677">
              <w:rPr>
                <w:rFonts w:cstheme="minorHAnsi"/>
                <w:sz w:val="18"/>
                <w:szCs w:val="18"/>
              </w:rPr>
              <w:t>Parameter</w:t>
            </w:r>
          </w:p>
        </w:tc>
        <w:tc>
          <w:tcPr>
            <w:tcW w:w="1061" w:type="pct"/>
            <w:noWrap/>
            <w:hideMark/>
          </w:tcPr>
          <w:p w14:paraId="4027066F" w14:textId="195EF66C" w:rsidR="00A35677" w:rsidRPr="00A35677" w:rsidRDefault="00A35677" w:rsidP="00A35677">
            <w:pPr>
              <w:spacing w:line="259"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rPr>
            </w:pPr>
            <w:r>
              <w:rPr>
                <w:rFonts w:cstheme="minorHAnsi"/>
                <w:sz w:val="18"/>
                <w:szCs w:val="18"/>
              </w:rPr>
              <w:t>Chain 1</w:t>
            </w:r>
          </w:p>
        </w:tc>
        <w:tc>
          <w:tcPr>
            <w:tcW w:w="805" w:type="pct"/>
            <w:noWrap/>
            <w:hideMark/>
          </w:tcPr>
          <w:p w14:paraId="342EA85E" w14:textId="0C77481D" w:rsidR="00A35677" w:rsidRPr="00A35677" w:rsidRDefault="00A35677" w:rsidP="00A35677">
            <w:pPr>
              <w:spacing w:line="259"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rPr>
            </w:pPr>
            <w:r w:rsidRPr="008A6E3D">
              <w:rPr>
                <w:rFonts w:cstheme="minorHAnsi"/>
                <w:sz w:val="18"/>
                <w:szCs w:val="18"/>
              </w:rPr>
              <w:t xml:space="preserve">Chain </w:t>
            </w:r>
            <w:r>
              <w:rPr>
                <w:rFonts w:cstheme="minorHAnsi"/>
                <w:sz w:val="18"/>
                <w:szCs w:val="18"/>
              </w:rPr>
              <w:t>2</w:t>
            </w:r>
          </w:p>
        </w:tc>
        <w:tc>
          <w:tcPr>
            <w:tcW w:w="1061" w:type="pct"/>
            <w:noWrap/>
            <w:hideMark/>
          </w:tcPr>
          <w:p w14:paraId="7CFDE208" w14:textId="07C260B1" w:rsidR="00A35677" w:rsidRPr="00A35677" w:rsidRDefault="00A35677" w:rsidP="00A35677">
            <w:pPr>
              <w:spacing w:line="259"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rPr>
            </w:pPr>
            <w:r w:rsidRPr="008A6E3D">
              <w:rPr>
                <w:rFonts w:cstheme="minorHAnsi"/>
                <w:sz w:val="18"/>
                <w:szCs w:val="18"/>
              </w:rPr>
              <w:t xml:space="preserve">Chain </w:t>
            </w:r>
            <w:r>
              <w:rPr>
                <w:rFonts w:cstheme="minorHAnsi"/>
                <w:sz w:val="18"/>
                <w:szCs w:val="18"/>
              </w:rPr>
              <w:t>3</w:t>
            </w:r>
          </w:p>
        </w:tc>
      </w:tr>
      <w:tr w:rsidR="00710E7E" w:rsidRPr="00A35677" w14:paraId="546FBA11" w14:textId="77777777" w:rsidTr="00A356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3" w:type="pct"/>
            <w:noWrap/>
            <w:hideMark/>
          </w:tcPr>
          <w:p w14:paraId="397DD9A1" w14:textId="77777777" w:rsidR="00710E7E" w:rsidRPr="00A35677" w:rsidRDefault="00710E7E" w:rsidP="00710E7E">
            <w:pPr>
              <w:spacing w:line="259" w:lineRule="auto"/>
              <w:rPr>
                <w:rFonts w:cstheme="minorHAnsi"/>
                <w:b w:val="0"/>
                <w:bCs w:val="0"/>
                <w:sz w:val="18"/>
                <w:szCs w:val="18"/>
              </w:rPr>
            </w:pPr>
            <w:proofErr w:type="spellStart"/>
            <w:proofErr w:type="gramStart"/>
            <w:r w:rsidRPr="00A35677">
              <w:rPr>
                <w:rFonts w:cstheme="minorHAnsi"/>
                <w:b w:val="0"/>
                <w:bCs w:val="0"/>
                <w:sz w:val="18"/>
                <w:szCs w:val="18"/>
              </w:rPr>
              <w:t>P.onset</w:t>
            </w:r>
            <w:proofErr w:type="spellEnd"/>
            <w:proofErr w:type="gramEnd"/>
          </w:p>
        </w:tc>
        <w:tc>
          <w:tcPr>
            <w:tcW w:w="1061" w:type="pct"/>
            <w:noWrap/>
            <w:hideMark/>
          </w:tcPr>
          <w:p w14:paraId="2C12D001"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3.95E-05</w:t>
            </w:r>
          </w:p>
        </w:tc>
        <w:tc>
          <w:tcPr>
            <w:tcW w:w="805" w:type="pct"/>
            <w:noWrap/>
            <w:hideMark/>
          </w:tcPr>
          <w:p w14:paraId="68C27A05"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0.000109</w:t>
            </w:r>
          </w:p>
        </w:tc>
        <w:tc>
          <w:tcPr>
            <w:tcW w:w="1061" w:type="pct"/>
            <w:noWrap/>
            <w:hideMark/>
          </w:tcPr>
          <w:p w14:paraId="07D012D9"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6.48E-05</w:t>
            </w:r>
          </w:p>
        </w:tc>
      </w:tr>
      <w:tr w:rsidR="00710E7E" w:rsidRPr="00A35677" w14:paraId="20461C6F" w14:textId="77777777" w:rsidTr="00A35677">
        <w:trPr>
          <w:trHeight w:val="300"/>
        </w:trPr>
        <w:tc>
          <w:tcPr>
            <w:cnfStyle w:val="001000000000" w:firstRow="0" w:lastRow="0" w:firstColumn="1" w:lastColumn="0" w:oddVBand="0" w:evenVBand="0" w:oddHBand="0" w:evenHBand="0" w:firstRowFirstColumn="0" w:firstRowLastColumn="0" w:lastRowFirstColumn="0" w:lastRowLastColumn="0"/>
            <w:tcW w:w="2073" w:type="pct"/>
            <w:noWrap/>
            <w:hideMark/>
          </w:tcPr>
          <w:p w14:paraId="5D41F098" w14:textId="77777777" w:rsidR="00710E7E" w:rsidRPr="00A35677" w:rsidRDefault="00710E7E" w:rsidP="00710E7E">
            <w:pPr>
              <w:spacing w:line="259" w:lineRule="auto"/>
              <w:rPr>
                <w:rFonts w:cstheme="minorHAnsi"/>
                <w:b w:val="0"/>
                <w:bCs w:val="0"/>
                <w:sz w:val="18"/>
                <w:szCs w:val="18"/>
              </w:rPr>
            </w:pPr>
            <w:proofErr w:type="spellStart"/>
            <w:proofErr w:type="gramStart"/>
            <w:r w:rsidRPr="00A35677">
              <w:rPr>
                <w:rFonts w:cstheme="minorHAnsi"/>
                <w:b w:val="0"/>
                <w:bCs w:val="0"/>
                <w:sz w:val="18"/>
                <w:szCs w:val="18"/>
              </w:rPr>
              <w:t>P.onset</w:t>
            </w:r>
            <w:proofErr w:type="gramEnd"/>
            <w:r w:rsidRPr="00A35677">
              <w:rPr>
                <w:rFonts w:cstheme="minorHAnsi"/>
                <w:b w:val="0"/>
                <w:bCs w:val="0"/>
                <w:sz w:val="18"/>
                <w:szCs w:val="18"/>
              </w:rPr>
              <w:t>_low.risk</w:t>
            </w:r>
            <w:proofErr w:type="spellEnd"/>
          </w:p>
        </w:tc>
        <w:tc>
          <w:tcPr>
            <w:tcW w:w="1061" w:type="pct"/>
            <w:noWrap/>
            <w:hideMark/>
          </w:tcPr>
          <w:p w14:paraId="45B7EFEE"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0.052432608</w:t>
            </w:r>
          </w:p>
        </w:tc>
        <w:tc>
          <w:tcPr>
            <w:tcW w:w="805" w:type="pct"/>
            <w:noWrap/>
            <w:hideMark/>
          </w:tcPr>
          <w:p w14:paraId="3C7C48D7"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0.024848</w:t>
            </w:r>
          </w:p>
        </w:tc>
        <w:tc>
          <w:tcPr>
            <w:tcW w:w="1061" w:type="pct"/>
            <w:noWrap/>
            <w:hideMark/>
          </w:tcPr>
          <w:p w14:paraId="07032F9C"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0.052024305</w:t>
            </w:r>
          </w:p>
        </w:tc>
      </w:tr>
      <w:tr w:rsidR="00710E7E" w:rsidRPr="00A35677" w14:paraId="13C2BB91" w14:textId="77777777" w:rsidTr="00A356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3" w:type="pct"/>
            <w:noWrap/>
            <w:hideMark/>
          </w:tcPr>
          <w:p w14:paraId="3CBDA0F8" w14:textId="77777777" w:rsidR="00710E7E" w:rsidRPr="00A35677" w:rsidRDefault="00710E7E" w:rsidP="00710E7E">
            <w:pPr>
              <w:spacing w:line="259" w:lineRule="auto"/>
              <w:rPr>
                <w:rFonts w:cstheme="minorHAnsi"/>
                <w:b w:val="0"/>
                <w:bCs w:val="0"/>
                <w:sz w:val="18"/>
                <w:szCs w:val="18"/>
              </w:rPr>
            </w:pPr>
            <w:proofErr w:type="spellStart"/>
            <w:proofErr w:type="gramStart"/>
            <w:r w:rsidRPr="00A35677">
              <w:rPr>
                <w:rFonts w:cstheme="minorHAnsi"/>
                <w:b w:val="0"/>
                <w:bCs w:val="0"/>
                <w:sz w:val="18"/>
                <w:szCs w:val="18"/>
              </w:rPr>
              <w:t>P.onset</w:t>
            </w:r>
            <w:proofErr w:type="gramEnd"/>
            <w:r w:rsidRPr="00A35677">
              <w:rPr>
                <w:rFonts w:cstheme="minorHAnsi"/>
                <w:b w:val="0"/>
                <w:bCs w:val="0"/>
                <w:sz w:val="18"/>
                <w:szCs w:val="18"/>
              </w:rPr>
              <w:t>_age</w:t>
            </w:r>
            <w:proofErr w:type="spellEnd"/>
          </w:p>
        </w:tc>
        <w:tc>
          <w:tcPr>
            <w:tcW w:w="1061" w:type="pct"/>
            <w:noWrap/>
            <w:hideMark/>
          </w:tcPr>
          <w:p w14:paraId="51D53158"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1.230467558</w:t>
            </w:r>
          </w:p>
        </w:tc>
        <w:tc>
          <w:tcPr>
            <w:tcW w:w="805" w:type="pct"/>
            <w:noWrap/>
            <w:hideMark/>
          </w:tcPr>
          <w:p w14:paraId="7AD2E258"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1.171792</w:t>
            </w:r>
          </w:p>
        </w:tc>
        <w:tc>
          <w:tcPr>
            <w:tcW w:w="1061" w:type="pct"/>
            <w:noWrap/>
            <w:hideMark/>
          </w:tcPr>
          <w:p w14:paraId="074240F5"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1.181321006</w:t>
            </w:r>
          </w:p>
        </w:tc>
      </w:tr>
      <w:tr w:rsidR="00710E7E" w:rsidRPr="00A35677" w14:paraId="3373B38C" w14:textId="77777777" w:rsidTr="00A35677">
        <w:trPr>
          <w:trHeight w:val="300"/>
        </w:trPr>
        <w:tc>
          <w:tcPr>
            <w:cnfStyle w:val="001000000000" w:firstRow="0" w:lastRow="0" w:firstColumn="1" w:lastColumn="0" w:oddVBand="0" w:evenVBand="0" w:oddHBand="0" w:evenHBand="0" w:firstRowFirstColumn="0" w:firstRowLastColumn="0" w:lastRowFirstColumn="0" w:lastRowLastColumn="0"/>
            <w:tcW w:w="2073" w:type="pct"/>
            <w:noWrap/>
            <w:hideMark/>
          </w:tcPr>
          <w:p w14:paraId="30A264DF" w14:textId="77777777" w:rsidR="00710E7E" w:rsidRPr="00A35677" w:rsidRDefault="00710E7E" w:rsidP="00710E7E">
            <w:pPr>
              <w:spacing w:line="259" w:lineRule="auto"/>
              <w:rPr>
                <w:rFonts w:cstheme="minorHAnsi"/>
                <w:b w:val="0"/>
                <w:bCs w:val="0"/>
                <w:sz w:val="18"/>
                <w:szCs w:val="18"/>
              </w:rPr>
            </w:pPr>
            <w:proofErr w:type="spellStart"/>
            <w:proofErr w:type="gramStart"/>
            <w:r w:rsidRPr="00A35677">
              <w:rPr>
                <w:rFonts w:cstheme="minorHAnsi"/>
                <w:b w:val="0"/>
                <w:bCs w:val="0"/>
                <w:sz w:val="18"/>
                <w:szCs w:val="18"/>
              </w:rPr>
              <w:t>RR.onset</w:t>
            </w:r>
            <w:proofErr w:type="gramEnd"/>
            <w:r w:rsidRPr="00A35677">
              <w:rPr>
                <w:rFonts w:cstheme="minorHAnsi"/>
                <w:b w:val="0"/>
                <w:bCs w:val="0"/>
                <w:sz w:val="18"/>
                <w:szCs w:val="18"/>
              </w:rPr>
              <w:t>_sex</w:t>
            </w:r>
            <w:proofErr w:type="spellEnd"/>
          </w:p>
        </w:tc>
        <w:tc>
          <w:tcPr>
            <w:tcW w:w="1061" w:type="pct"/>
            <w:noWrap/>
            <w:hideMark/>
          </w:tcPr>
          <w:p w14:paraId="61048584"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1.383659466</w:t>
            </w:r>
          </w:p>
        </w:tc>
        <w:tc>
          <w:tcPr>
            <w:tcW w:w="805" w:type="pct"/>
            <w:noWrap/>
            <w:hideMark/>
          </w:tcPr>
          <w:p w14:paraId="0583163D"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5.254449</w:t>
            </w:r>
          </w:p>
        </w:tc>
        <w:tc>
          <w:tcPr>
            <w:tcW w:w="1061" w:type="pct"/>
            <w:noWrap/>
            <w:hideMark/>
          </w:tcPr>
          <w:p w14:paraId="10F8CA40" w14:textId="07EAD8D4"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41.00100100</w:t>
            </w:r>
          </w:p>
        </w:tc>
      </w:tr>
      <w:tr w:rsidR="00710E7E" w:rsidRPr="00A35677" w14:paraId="4F113DD6" w14:textId="77777777" w:rsidTr="00A356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3" w:type="pct"/>
            <w:noWrap/>
            <w:hideMark/>
          </w:tcPr>
          <w:p w14:paraId="78BBC178" w14:textId="77777777" w:rsidR="00710E7E" w:rsidRPr="00A35677" w:rsidRDefault="00710E7E" w:rsidP="00710E7E">
            <w:pPr>
              <w:spacing w:line="259" w:lineRule="auto"/>
              <w:rPr>
                <w:rFonts w:cstheme="minorHAnsi"/>
                <w:b w:val="0"/>
                <w:bCs w:val="0"/>
                <w:sz w:val="18"/>
                <w:szCs w:val="18"/>
              </w:rPr>
            </w:pPr>
            <w:proofErr w:type="spellStart"/>
            <w:proofErr w:type="gramStart"/>
            <w:r w:rsidRPr="00A35677">
              <w:rPr>
                <w:rFonts w:cstheme="minorHAnsi"/>
                <w:b w:val="0"/>
                <w:bCs w:val="0"/>
                <w:sz w:val="18"/>
                <w:szCs w:val="18"/>
              </w:rPr>
              <w:t>P.sympt</w:t>
            </w:r>
            <w:proofErr w:type="gramEnd"/>
            <w:r w:rsidRPr="00A35677">
              <w:rPr>
                <w:rFonts w:cstheme="minorHAnsi"/>
                <w:b w:val="0"/>
                <w:bCs w:val="0"/>
                <w:sz w:val="18"/>
                <w:szCs w:val="18"/>
              </w:rPr>
              <w:t>.diag_LGBC</w:t>
            </w:r>
            <w:proofErr w:type="spellEnd"/>
          </w:p>
        </w:tc>
        <w:tc>
          <w:tcPr>
            <w:tcW w:w="1061" w:type="pct"/>
            <w:noWrap/>
            <w:hideMark/>
          </w:tcPr>
          <w:p w14:paraId="55FA20F6"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0.018398778</w:t>
            </w:r>
          </w:p>
        </w:tc>
        <w:tc>
          <w:tcPr>
            <w:tcW w:w="805" w:type="pct"/>
            <w:noWrap/>
            <w:hideMark/>
          </w:tcPr>
          <w:p w14:paraId="77CF6DAE"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0.008001</w:t>
            </w:r>
          </w:p>
        </w:tc>
        <w:tc>
          <w:tcPr>
            <w:tcW w:w="1061" w:type="pct"/>
            <w:noWrap/>
            <w:hideMark/>
          </w:tcPr>
          <w:p w14:paraId="6BAFB720"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0.023112938</w:t>
            </w:r>
          </w:p>
        </w:tc>
      </w:tr>
      <w:tr w:rsidR="00710E7E" w:rsidRPr="00A35677" w14:paraId="4F2A91BD" w14:textId="77777777" w:rsidTr="00A35677">
        <w:trPr>
          <w:trHeight w:val="300"/>
        </w:trPr>
        <w:tc>
          <w:tcPr>
            <w:cnfStyle w:val="001000000000" w:firstRow="0" w:lastRow="0" w:firstColumn="1" w:lastColumn="0" w:oddVBand="0" w:evenVBand="0" w:oddHBand="0" w:evenHBand="0" w:firstRowFirstColumn="0" w:firstRowLastColumn="0" w:lastRowFirstColumn="0" w:lastRowLastColumn="0"/>
            <w:tcW w:w="2073" w:type="pct"/>
            <w:noWrap/>
            <w:hideMark/>
          </w:tcPr>
          <w:p w14:paraId="637E1448" w14:textId="77777777" w:rsidR="00710E7E" w:rsidRPr="00A35677" w:rsidRDefault="00710E7E" w:rsidP="00710E7E">
            <w:pPr>
              <w:spacing w:line="259" w:lineRule="auto"/>
              <w:rPr>
                <w:rFonts w:cstheme="minorHAnsi"/>
                <w:b w:val="0"/>
                <w:bCs w:val="0"/>
                <w:sz w:val="18"/>
                <w:szCs w:val="18"/>
              </w:rPr>
            </w:pPr>
            <w:proofErr w:type="spellStart"/>
            <w:proofErr w:type="gramStart"/>
            <w:r w:rsidRPr="00A35677">
              <w:rPr>
                <w:rFonts w:cstheme="minorHAnsi"/>
                <w:b w:val="0"/>
                <w:bCs w:val="0"/>
                <w:sz w:val="18"/>
                <w:szCs w:val="18"/>
              </w:rPr>
              <w:t>P.sympt</w:t>
            </w:r>
            <w:proofErr w:type="gramEnd"/>
            <w:r w:rsidRPr="00A35677">
              <w:rPr>
                <w:rFonts w:cstheme="minorHAnsi"/>
                <w:b w:val="0"/>
                <w:bCs w:val="0"/>
                <w:sz w:val="18"/>
                <w:szCs w:val="18"/>
              </w:rPr>
              <w:t>.diag_A_HGBC</w:t>
            </w:r>
            <w:proofErr w:type="spellEnd"/>
          </w:p>
        </w:tc>
        <w:tc>
          <w:tcPr>
            <w:tcW w:w="1061" w:type="pct"/>
            <w:noWrap/>
            <w:hideMark/>
          </w:tcPr>
          <w:p w14:paraId="76DCEA51"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0.000461259</w:t>
            </w:r>
          </w:p>
        </w:tc>
        <w:tc>
          <w:tcPr>
            <w:tcW w:w="805" w:type="pct"/>
            <w:noWrap/>
            <w:hideMark/>
          </w:tcPr>
          <w:p w14:paraId="14160F4D"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0.004033</w:t>
            </w:r>
          </w:p>
        </w:tc>
        <w:tc>
          <w:tcPr>
            <w:tcW w:w="1061" w:type="pct"/>
            <w:noWrap/>
            <w:hideMark/>
          </w:tcPr>
          <w:p w14:paraId="2D55C9C7"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0.005744173</w:t>
            </w:r>
          </w:p>
        </w:tc>
      </w:tr>
      <w:tr w:rsidR="00710E7E" w:rsidRPr="00A35677" w14:paraId="09B367B0" w14:textId="77777777" w:rsidTr="00A356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3" w:type="pct"/>
            <w:noWrap/>
            <w:hideMark/>
          </w:tcPr>
          <w:p w14:paraId="2F25CD36" w14:textId="77777777" w:rsidR="00710E7E" w:rsidRPr="00A35677" w:rsidRDefault="00710E7E" w:rsidP="00710E7E">
            <w:pPr>
              <w:spacing w:line="259" w:lineRule="auto"/>
              <w:rPr>
                <w:rFonts w:cstheme="minorHAnsi"/>
                <w:b w:val="0"/>
                <w:bCs w:val="0"/>
                <w:sz w:val="18"/>
                <w:szCs w:val="18"/>
              </w:rPr>
            </w:pPr>
            <w:proofErr w:type="spellStart"/>
            <w:proofErr w:type="gramStart"/>
            <w:r w:rsidRPr="00A35677">
              <w:rPr>
                <w:rFonts w:cstheme="minorHAnsi"/>
                <w:b w:val="0"/>
                <w:bCs w:val="0"/>
                <w:sz w:val="18"/>
                <w:szCs w:val="18"/>
              </w:rPr>
              <w:t>P.sympt</w:t>
            </w:r>
            <w:proofErr w:type="gramEnd"/>
            <w:r w:rsidRPr="00A35677">
              <w:rPr>
                <w:rFonts w:cstheme="minorHAnsi"/>
                <w:b w:val="0"/>
                <w:bCs w:val="0"/>
                <w:sz w:val="18"/>
                <w:szCs w:val="18"/>
              </w:rPr>
              <w:t>.diag_B_HGBC</w:t>
            </w:r>
            <w:proofErr w:type="spellEnd"/>
          </w:p>
        </w:tc>
        <w:tc>
          <w:tcPr>
            <w:tcW w:w="1061" w:type="pct"/>
            <w:noWrap/>
            <w:hideMark/>
          </w:tcPr>
          <w:p w14:paraId="583E6A61"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1.024939261</w:t>
            </w:r>
          </w:p>
        </w:tc>
        <w:tc>
          <w:tcPr>
            <w:tcW w:w="805" w:type="pct"/>
            <w:noWrap/>
            <w:hideMark/>
          </w:tcPr>
          <w:p w14:paraId="6D83FC4D"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0.766033</w:t>
            </w:r>
          </w:p>
        </w:tc>
        <w:tc>
          <w:tcPr>
            <w:tcW w:w="1061" w:type="pct"/>
            <w:noWrap/>
            <w:hideMark/>
          </w:tcPr>
          <w:p w14:paraId="7B7319D8"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0.676443382</w:t>
            </w:r>
          </w:p>
        </w:tc>
      </w:tr>
      <w:tr w:rsidR="00710E7E" w:rsidRPr="00A35677" w14:paraId="330F6194" w14:textId="77777777" w:rsidTr="00A35677">
        <w:trPr>
          <w:trHeight w:val="300"/>
        </w:trPr>
        <w:tc>
          <w:tcPr>
            <w:cnfStyle w:val="001000000000" w:firstRow="0" w:lastRow="0" w:firstColumn="1" w:lastColumn="0" w:oddVBand="0" w:evenVBand="0" w:oddHBand="0" w:evenHBand="0" w:firstRowFirstColumn="0" w:firstRowLastColumn="0" w:lastRowFirstColumn="0" w:lastRowLastColumn="0"/>
            <w:tcW w:w="2073" w:type="pct"/>
            <w:noWrap/>
            <w:hideMark/>
          </w:tcPr>
          <w:p w14:paraId="429D73EC" w14:textId="77777777" w:rsidR="00710E7E" w:rsidRPr="00A35677" w:rsidRDefault="00710E7E" w:rsidP="00710E7E">
            <w:pPr>
              <w:spacing w:line="259" w:lineRule="auto"/>
              <w:rPr>
                <w:rFonts w:cstheme="minorHAnsi"/>
                <w:b w:val="0"/>
                <w:bCs w:val="0"/>
                <w:sz w:val="18"/>
                <w:szCs w:val="18"/>
              </w:rPr>
            </w:pPr>
            <w:proofErr w:type="gramStart"/>
            <w:r w:rsidRPr="00A35677">
              <w:rPr>
                <w:rFonts w:cstheme="minorHAnsi"/>
                <w:b w:val="0"/>
                <w:bCs w:val="0"/>
                <w:sz w:val="18"/>
                <w:szCs w:val="18"/>
              </w:rPr>
              <w:t>P.sympt</w:t>
            </w:r>
            <w:proofErr w:type="gramEnd"/>
            <w:r w:rsidRPr="00A35677">
              <w:rPr>
                <w:rFonts w:cstheme="minorHAnsi"/>
                <w:b w:val="0"/>
                <w:bCs w:val="0"/>
                <w:sz w:val="18"/>
                <w:szCs w:val="18"/>
              </w:rPr>
              <w:t>.diag_Age80_HGBC</w:t>
            </w:r>
          </w:p>
        </w:tc>
        <w:tc>
          <w:tcPr>
            <w:tcW w:w="1061" w:type="pct"/>
            <w:noWrap/>
            <w:hideMark/>
          </w:tcPr>
          <w:p w14:paraId="2D750C49"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0.717687356</w:t>
            </w:r>
          </w:p>
        </w:tc>
        <w:tc>
          <w:tcPr>
            <w:tcW w:w="805" w:type="pct"/>
            <w:noWrap/>
            <w:hideMark/>
          </w:tcPr>
          <w:p w14:paraId="7E652767"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0.797279</w:t>
            </w:r>
          </w:p>
        </w:tc>
        <w:tc>
          <w:tcPr>
            <w:tcW w:w="1061" w:type="pct"/>
            <w:noWrap/>
            <w:hideMark/>
          </w:tcPr>
          <w:p w14:paraId="09A5A749" w14:textId="1B27D966"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0.989956700</w:t>
            </w:r>
          </w:p>
        </w:tc>
      </w:tr>
      <w:tr w:rsidR="00710E7E" w:rsidRPr="00A35677" w14:paraId="623775A3" w14:textId="77777777" w:rsidTr="00A356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3" w:type="pct"/>
            <w:noWrap/>
            <w:hideMark/>
          </w:tcPr>
          <w:p w14:paraId="701F3E3C" w14:textId="77777777" w:rsidR="00710E7E" w:rsidRPr="00A35677" w:rsidRDefault="00710E7E" w:rsidP="00710E7E">
            <w:pPr>
              <w:spacing w:line="259" w:lineRule="auto"/>
              <w:rPr>
                <w:rFonts w:cstheme="minorHAnsi"/>
                <w:b w:val="0"/>
                <w:bCs w:val="0"/>
                <w:sz w:val="18"/>
                <w:szCs w:val="18"/>
              </w:rPr>
            </w:pPr>
            <w:proofErr w:type="spellStart"/>
            <w:r w:rsidRPr="00A35677">
              <w:rPr>
                <w:rFonts w:cstheme="minorHAnsi"/>
                <w:b w:val="0"/>
                <w:bCs w:val="0"/>
                <w:sz w:val="18"/>
                <w:szCs w:val="18"/>
              </w:rPr>
              <w:t>shape.</w:t>
            </w:r>
            <w:proofErr w:type="gramStart"/>
            <w:r w:rsidRPr="00A35677">
              <w:rPr>
                <w:rFonts w:cstheme="minorHAnsi"/>
                <w:b w:val="0"/>
                <w:bCs w:val="0"/>
                <w:sz w:val="18"/>
                <w:szCs w:val="18"/>
              </w:rPr>
              <w:t>t.StI.StII</w:t>
            </w:r>
            <w:proofErr w:type="spellEnd"/>
            <w:proofErr w:type="gramEnd"/>
          </w:p>
        </w:tc>
        <w:tc>
          <w:tcPr>
            <w:tcW w:w="1061" w:type="pct"/>
            <w:noWrap/>
            <w:hideMark/>
          </w:tcPr>
          <w:p w14:paraId="79A36AF8"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0.70825316</w:t>
            </w:r>
          </w:p>
        </w:tc>
        <w:tc>
          <w:tcPr>
            <w:tcW w:w="805" w:type="pct"/>
            <w:noWrap/>
            <w:hideMark/>
          </w:tcPr>
          <w:p w14:paraId="0D4BB0F2"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1.029116</w:t>
            </w:r>
          </w:p>
        </w:tc>
        <w:tc>
          <w:tcPr>
            <w:tcW w:w="1061" w:type="pct"/>
            <w:noWrap/>
            <w:hideMark/>
          </w:tcPr>
          <w:p w14:paraId="2BCFE957"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0.601838347</w:t>
            </w:r>
          </w:p>
        </w:tc>
      </w:tr>
      <w:tr w:rsidR="00710E7E" w:rsidRPr="00A35677" w14:paraId="46316507" w14:textId="77777777" w:rsidTr="00A35677">
        <w:trPr>
          <w:trHeight w:val="300"/>
        </w:trPr>
        <w:tc>
          <w:tcPr>
            <w:cnfStyle w:val="001000000000" w:firstRow="0" w:lastRow="0" w:firstColumn="1" w:lastColumn="0" w:oddVBand="0" w:evenVBand="0" w:oddHBand="0" w:evenHBand="0" w:firstRowFirstColumn="0" w:firstRowLastColumn="0" w:lastRowFirstColumn="0" w:lastRowLastColumn="0"/>
            <w:tcW w:w="2073" w:type="pct"/>
            <w:noWrap/>
            <w:hideMark/>
          </w:tcPr>
          <w:p w14:paraId="04A8CF8D" w14:textId="77777777" w:rsidR="00710E7E" w:rsidRPr="00A35677" w:rsidRDefault="00710E7E" w:rsidP="00710E7E">
            <w:pPr>
              <w:spacing w:line="259" w:lineRule="auto"/>
              <w:rPr>
                <w:rFonts w:cstheme="minorHAnsi"/>
                <w:b w:val="0"/>
                <w:bCs w:val="0"/>
                <w:sz w:val="18"/>
                <w:szCs w:val="18"/>
              </w:rPr>
            </w:pPr>
            <w:proofErr w:type="spellStart"/>
            <w:r w:rsidRPr="00A35677">
              <w:rPr>
                <w:rFonts w:cstheme="minorHAnsi"/>
                <w:b w:val="0"/>
                <w:bCs w:val="0"/>
                <w:sz w:val="18"/>
                <w:szCs w:val="18"/>
              </w:rPr>
              <w:t>shape.</w:t>
            </w:r>
            <w:proofErr w:type="gramStart"/>
            <w:r w:rsidRPr="00A35677">
              <w:rPr>
                <w:rFonts w:cstheme="minorHAnsi"/>
                <w:b w:val="0"/>
                <w:bCs w:val="0"/>
                <w:sz w:val="18"/>
                <w:szCs w:val="18"/>
              </w:rPr>
              <w:t>t.StII.StIII</w:t>
            </w:r>
            <w:proofErr w:type="spellEnd"/>
            <w:proofErr w:type="gramEnd"/>
          </w:p>
        </w:tc>
        <w:tc>
          <w:tcPr>
            <w:tcW w:w="1061" w:type="pct"/>
            <w:noWrap/>
            <w:hideMark/>
          </w:tcPr>
          <w:p w14:paraId="5B2F05D3"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0.321158779</w:t>
            </w:r>
          </w:p>
        </w:tc>
        <w:tc>
          <w:tcPr>
            <w:tcW w:w="805" w:type="pct"/>
            <w:noWrap/>
            <w:hideMark/>
          </w:tcPr>
          <w:p w14:paraId="35FF52EF"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0.822783</w:t>
            </w:r>
          </w:p>
        </w:tc>
        <w:tc>
          <w:tcPr>
            <w:tcW w:w="1061" w:type="pct"/>
            <w:noWrap/>
            <w:hideMark/>
          </w:tcPr>
          <w:p w14:paraId="1F1D6827"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1.026884181</w:t>
            </w:r>
          </w:p>
        </w:tc>
      </w:tr>
      <w:tr w:rsidR="00710E7E" w:rsidRPr="00A35677" w14:paraId="5C8F7CD0" w14:textId="77777777" w:rsidTr="00A356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3" w:type="pct"/>
            <w:noWrap/>
            <w:hideMark/>
          </w:tcPr>
          <w:p w14:paraId="6FFD949B" w14:textId="77777777" w:rsidR="00710E7E" w:rsidRPr="00A35677" w:rsidRDefault="00710E7E" w:rsidP="00710E7E">
            <w:pPr>
              <w:spacing w:line="259" w:lineRule="auto"/>
              <w:rPr>
                <w:rFonts w:cstheme="minorHAnsi"/>
                <w:b w:val="0"/>
                <w:bCs w:val="0"/>
                <w:sz w:val="18"/>
                <w:szCs w:val="18"/>
              </w:rPr>
            </w:pPr>
            <w:proofErr w:type="spellStart"/>
            <w:r w:rsidRPr="00A35677">
              <w:rPr>
                <w:rFonts w:cstheme="minorHAnsi"/>
                <w:b w:val="0"/>
                <w:bCs w:val="0"/>
                <w:sz w:val="18"/>
                <w:szCs w:val="18"/>
              </w:rPr>
              <w:t>shape.</w:t>
            </w:r>
            <w:proofErr w:type="gramStart"/>
            <w:r w:rsidRPr="00A35677">
              <w:rPr>
                <w:rFonts w:cstheme="minorHAnsi"/>
                <w:b w:val="0"/>
                <w:bCs w:val="0"/>
                <w:sz w:val="18"/>
                <w:szCs w:val="18"/>
              </w:rPr>
              <w:t>t.StIII.StIV</w:t>
            </w:r>
            <w:proofErr w:type="spellEnd"/>
            <w:proofErr w:type="gramEnd"/>
          </w:p>
        </w:tc>
        <w:tc>
          <w:tcPr>
            <w:tcW w:w="1061" w:type="pct"/>
            <w:noWrap/>
            <w:hideMark/>
          </w:tcPr>
          <w:p w14:paraId="6E3B010E"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0.517730442</w:t>
            </w:r>
          </w:p>
        </w:tc>
        <w:tc>
          <w:tcPr>
            <w:tcW w:w="805" w:type="pct"/>
            <w:noWrap/>
            <w:hideMark/>
          </w:tcPr>
          <w:p w14:paraId="68A474F0"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1.12614</w:t>
            </w:r>
          </w:p>
        </w:tc>
        <w:tc>
          <w:tcPr>
            <w:tcW w:w="1061" w:type="pct"/>
            <w:noWrap/>
            <w:hideMark/>
          </w:tcPr>
          <w:p w14:paraId="082708F6" w14:textId="77777777" w:rsidR="00710E7E" w:rsidRPr="00A35677" w:rsidRDefault="00710E7E" w:rsidP="00710E7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35677">
              <w:rPr>
                <w:rFonts w:cstheme="minorHAnsi"/>
                <w:sz w:val="18"/>
                <w:szCs w:val="18"/>
              </w:rPr>
              <w:t>1.080932017</w:t>
            </w:r>
          </w:p>
        </w:tc>
      </w:tr>
      <w:tr w:rsidR="00710E7E" w:rsidRPr="00A35677" w14:paraId="62E94F03" w14:textId="77777777" w:rsidTr="00A35677">
        <w:trPr>
          <w:trHeight w:val="300"/>
        </w:trPr>
        <w:tc>
          <w:tcPr>
            <w:cnfStyle w:val="001000000000" w:firstRow="0" w:lastRow="0" w:firstColumn="1" w:lastColumn="0" w:oddVBand="0" w:evenVBand="0" w:oddHBand="0" w:evenHBand="0" w:firstRowFirstColumn="0" w:firstRowLastColumn="0" w:lastRowFirstColumn="0" w:lastRowLastColumn="0"/>
            <w:tcW w:w="2073" w:type="pct"/>
            <w:noWrap/>
            <w:hideMark/>
          </w:tcPr>
          <w:p w14:paraId="07B4214A" w14:textId="77777777" w:rsidR="00710E7E" w:rsidRPr="00A35677" w:rsidRDefault="00710E7E" w:rsidP="00710E7E">
            <w:pPr>
              <w:spacing w:line="259" w:lineRule="auto"/>
              <w:rPr>
                <w:rFonts w:cstheme="minorHAnsi"/>
                <w:b w:val="0"/>
                <w:bCs w:val="0"/>
                <w:sz w:val="18"/>
                <w:szCs w:val="18"/>
              </w:rPr>
            </w:pPr>
            <w:proofErr w:type="spellStart"/>
            <w:proofErr w:type="gramStart"/>
            <w:r w:rsidRPr="00A35677">
              <w:rPr>
                <w:rFonts w:cstheme="minorHAnsi"/>
                <w:b w:val="0"/>
                <w:bCs w:val="0"/>
                <w:sz w:val="18"/>
                <w:szCs w:val="18"/>
              </w:rPr>
              <w:t>P.LGtoHGBC</w:t>
            </w:r>
            <w:proofErr w:type="spellEnd"/>
            <w:proofErr w:type="gramEnd"/>
          </w:p>
        </w:tc>
        <w:tc>
          <w:tcPr>
            <w:tcW w:w="1061" w:type="pct"/>
            <w:noWrap/>
            <w:hideMark/>
          </w:tcPr>
          <w:p w14:paraId="246DD2AD"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4.91E-05</w:t>
            </w:r>
          </w:p>
        </w:tc>
        <w:tc>
          <w:tcPr>
            <w:tcW w:w="805" w:type="pct"/>
            <w:noWrap/>
            <w:hideMark/>
          </w:tcPr>
          <w:p w14:paraId="2437F291"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0.001452</w:t>
            </w:r>
          </w:p>
        </w:tc>
        <w:tc>
          <w:tcPr>
            <w:tcW w:w="1061" w:type="pct"/>
            <w:noWrap/>
            <w:hideMark/>
          </w:tcPr>
          <w:p w14:paraId="1161759A" w14:textId="77777777" w:rsidR="00710E7E" w:rsidRPr="00A35677" w:rsidRDefault="00710E7E" w:rsidP="00710E7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35677">
              <w:rPr>
                <w:rFonts w:cstheme="minorHAnsi"/>
                <w:sz w:val="18"/>
                <w:szCs w:val="18"/>
              </w:rPr>
              <w:t>0.001291111</w:t>
            </w:r>
          </w:p>
        </w:tc>
      </w:tr>
    </w:tbl>
    <w:p w14:paraId="6DF24D0B" w14:textId="77777777" w:rsidR="00A35677" w:rsidRDefault="00A35677" w:rsidP="00A35677">
      <w:pPr>
        <w:spacing w:line="259" w:lineRule="auto"/>
        <w:rPr>
          <w:i/>
          <w:iCs/>
        </w:rPr>
      </w:pPr>
    </w:p>
    <w:p w14:paraId="45A3AA75" w14:textId="77777777" w:rsidR="00A35677" w:rsidRDefault="00A35677">
      <w:pPr>
        <w:spacing w:line="259" w:lineRule="auto"/>
        <w:rPr>
          <w:i/>
          <w:iCs/>
        </w:rPr>
      </w:pPr>
      <w:r>
        <w:rPr>
          <w:i/>
          <w:iCs/>
        </w:rPr>
        <w:br w:type="page"/>
      </w:r>
    </w:p>
    <w:p w14:paraId="163FF618" w14:textId="0382A294" w:rsidR="00A35677" w:rsidRPr="00A35677" w:rsidRDefault="00A35677" w:rsidP="00A35677">
      <w:pPr>
        <w:spacing w:line="259" w:lineRule="auto"/>
        <w:rPr>
          <w:i/>
          <w:iCs/>
        </w:rPr>
      </w:pPr>
      <w:r w:rsidRPr="00A35677">
        <w:rPr>
          <w:i/>
          <w:iCs/>
        </w:rPr>
        <w:lastRenderedPageBreak/>
        <w:t>Table C</w:t>
      </w:r>
      <w:r>
        <w:rPr>
          <w:i/>
          <w:iCs/>
        </w:rPr>
        <w:t>2:</w:t>
      </w:r>
      <w:r w:rsidRPr="00A35677">
        <w:rPr>
          <w:i/>
          <w:iCs/>
        </w:rPr>
        <w:t xml:space="preserve"> </w:t>
      </w:r>
      <w:r>
        <w:rPr>
          <w:i/>
          <w:iCs/>
        </w:rPr>
        <w:t xml:space="preserve">Progression of BC by time </w:t>
      </w:r>
    </w:p>
    <w:tbl>
      <w:tblPr>
        <w:tblStyle w:val="PlainTable2"/>
        <w:tblW w:w="0" w:type="auto"/>
        <w:tblLook w:val="04A0" w:firstRow="1" w:lastRow="0" w:firstColumn="1" w:lastColumn="0" w:noHBand="0" w:noVBand="1"/>
      </w:tblPr>
      <w:tblGrid>
        <w:gridCol w:w="2254"/>
        <w:gridCol w:w="2254"/>
        <w:gridCol w:w="2254"/>
        <w:gridCol w:w="2254"/>
      </w:tblGrid>
      <w:tr w:rsidR="00A35677" w:rsidRPr="00A35677" w14:paraId="3FA1EDD0" w14:textId="77777777" w:rsidTr="00A35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E13FBC0" w14:textId="3C299BFF" w:rsidR="00BD3BD9" w:rsidRPr="00A35677" w:rsidRDefault="00BD3BD9" w:rsidP="00BD3BD9">
            <w:pPr>
              <w:spacing w:line="259" w:lineRule="auto"/>
              <w:rPr>
                <w:sz w:val="18"/>
                <w:szCs w:val="18"/>
              </w:rPr>
            </w:pPr>
            <w:r w:rsidRPr="00A35677">
              <w:rPr>
                <w:sz w:val="18"/>
                <w:szCs w:val="18"/>
              </w:rPr>
              <w:t>Time limit</w:t>
            </w:r>
          </w:p>
        </w:tc>
        <w:tc>
          <w:tcPr>
            <w:tcW w:w="2254" w:type="dxa"/>
          </w:tcPr>
          <w:p w14:paraId="0FADE8F8" w14:textId="0FFB6286" w:rsidR="00BD3BD9" w:rsidRPr="00A35677" w:rsidRDefault="00BD3BD9" w:rsidP="00BD3BD9">
            <w:pPr>
              <w:spacing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A35677">
              <w:rPr>
                <w:sz w:val="18"/>
                <w:szCs w:val="18"/>
              </w:rPr>
              <w:t>Onset to stage 2</w:t>
            </w:r>
          </w:p>
        </w:tc>
        <w:tc>
          <w:tcPr>
            <w:tcW w:w="2254" w:type="dxa"/>
          </w:tcPr>
          <w:p w14:paraId="1DCF1B15" w14:textId="3EA863DD" w:rsidR="00BD3BD9" w:rsidRPr="00A35677" w:rsidRDefault="00BD3BD9" w:rsidP="00BD3BD9">
            <w:pPr>
              <w:spacing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A35677">
              <w:rPr>
                <w:sz w:val="18"/>
                <w:szCs w:val="18"/>
              </w:rPr>
              <w:t>Onset to stage 3</w:t>
            </w:r>
          </w:p>
        </w:tc>
        <w:tc>
          <w:tcPr>
            <w:tcW w:w="2254" w:type="dxa"/>
          </w:tcPr>
          <w:p w14:paraId="2D4EB5D1" w14:textId="2AF0522F" w:rsidR="00BD3BD9" w:rsidRPr="00A35677" w:rsidRDefault="00BD3BD9" w:rsidP="00BD3BD9">
            <w:pPr>
              <w:spacing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A35677">
              <w:rPr>
                <w:sz w:val="18"/>
                <w:szCs w:val="18"/>
              </w:rPr>
              <w:t>Onset to stage 4</w:t>
            </w:r>
          </w:p>
        </w:tc>
      </w:tr>
      <w:tr w:rsidR="00A35677" w:rsidRPr="00A35677" w14:paraId="56F3BF26" w14:textId="77777777" w:rsidTr="00A35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22D2B11" w14:textId="2D533A7C" w:rsidR="00BD3BD9" w:rsidRPr="00A35677" w:rsidRDefault="00BD3BD9" w:rsidP="00BD3BD9">
            <w:pPr>
              <w:spacing w:line="259" w:lineRule="auto"/>
              <w:rPr>
                <w:b w:val="0"/>
                <w:bCs w:val="0"/>
                <w:sz w:val="18"/>
                <w:szCs w:val="18"/>
              </w:rPr>
            </w:pPr>
            <w:r w:rsidRPr="00A35677">
              <w:rPr>
                <w:b w:val="0"/>
                <w:bCs w:val="0"/>
                <w:sz w:val="18"/>
                <w:szCs w:val="18"/>
              </w:rPr>
              <w:t>Less than 1 year</w:t>
            </w:r>
          </w:p>
        </w:tc>
        <w:tc>
          <w:tcPr>
            <w:tcW w:w="2254" w:type="dxa"/>
          </w:tcPr>
          <w:p w14:paraId="59D9F13C" w14:textId="786BBCE8" w:rsidR="00BD3BD9" w:rsidRPr="00A35677" w:rsidRDefault="00BD3BD9" w:rsidP="00BD3BD9">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A35677">
              <w:rPr>
                <w:sz w:val="18"/>
                <w:szCs w:val="18"/>
              </w:rPr>
              <w:t>35.1%</w:t>
            </w:r>
          </w:p>
        </w:tc>
        <w:tc>
          <w:tcPr>
            <w:tcW w:w="2254" w:type="dxa"/>
          </w:tcPr>
          <w:p w14:paraId="19085E45" w14:textId="286A8A47" w:rsidR="00BD3BD9" w:rsidRPr="00A35677" w:rsidRDefault="00BD3BD9" w:rsidP="00BD3BD9">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A35677">
              <w:rPr>
                <w:sz w:val="18"/>
                <w:szCs w:val="18"/>
              </w:rPr>
              <w:t>5.4%</w:t>
            </w:r>
          </w:p>
        </w:tc>
        <w:tc>
          <w:tcPr>
            <w:tcW w:w="2254" w:type="dxa"/>
          </w:tcPr>
          <w:p w14:paraId="71153DE0" w14:textId="48F4CC11" w:rsidR="00BD3BD9" w:rsidRPr="00A35677" w:rsidRDefault="00BD3BD9" w:rsidP="00BD3BD9">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A35677">
              <w:rPr>
                <w:sz w:val="18"/>
                <w:szCs w:val="18"/>
              </w:rPr>
              <w:t>1.</w:t>
            </w:r>
            <w:r w:rsidR="004C0064" w:rsidRPr="00A35677">
              <w:rPr>
                <w:sz w:val="18"/>
                <w:szCs w:val="18"/>
              </w:rPr>
              <w:t>1</w:t>
            </w:r>
            <w:r w:rsidRPr="00A35677">
              <w:rPr>
                <w:sz w:val="18"/>
                <w:szCs w:val="18"/>
              </w:rPr>
              <w:t>%</w:t>
            </w:r>
          </w:p>
        </w:tc>
      </w:tr>
      <w:tr w:rsidR="00A35677" w:rsidRPr="00A35677" w14:paraId="0F4C85FA" w14:textId="77777777" w:rsidTr="00A35677">
        <w:tc>
          <w:tcPr>
            <w:cnfStyle w:val="001000000000" w:firstRow="0" w:lastRow="0" w:firstColumn="1" w:lastColumn="0" w:oddVBand="0" w:evenVBand="0" w:oddHBand="0" w:evenHBand="0" w:firstRowFirstColumn="0" w:firstRowLastColumn="0" w:lastRowFirstColumn="0" w:lastRowLastColumn="0"/>
            <w:tcW w:w="2254" w:type="dxa"/>
          </w:tcPr>
          <w:p w14:paraId="525793E2" w14:textId="23511F60" w:rsidR="00BD3BD9" w:rsidRPr="00A35677" w:rsidRDefault="00BD3BD9" w:rsidP="00BD3BD9">
            <w:pPr>
              <w:spacing w:line="259" w:lineRule="auto"/>
              <w:rPr>
                <w:b w:val="0"/>
                <w:bCs w:val="0"/>
                <w:sz w:val="18"/>
                <w:szCs w:val="18"/>
              </w:rPr>
            </w:pPr>
            <w:r w:rsidRPr="00A35677">
              <w:rPr>
                <w:b w:val="0"/>
                <w:bCs w:val="0"/>
                <w:sz w:val="18"/>
                <w:szCs w:val="18"/>
              </w:rPr>
              <w:t>Less than 3 years</w:t>
            </w:r>
          </w:p>
        </w:tc>
        <w:tc>
          <w:tcPr>
            <w:tcW w:w="2254" w:type="dxa"/>
          </w:tcPr>
          <w:p w14:paraId="04D115F4" w14:textId="2DB6ED40" w:rsidR="00BD3BD9" w:rsidRPr="00A35677" w:rsidRDefault="00BD3BD9" w:rsidP="00BD3BD9">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A35677">
              <w:rPr>
                <w:sz w:val="18"/>
                <w:szCs w:val="18"/>
              </w:rPr>
              <w:t>68.7%</w:t>
            </w:r>
          </w:p>
        </w:tc>
        <w:tc>
          <w:tcPr>
            <w:tcW w:w="2254" w:type="dxa"/>
          </w:tcPr>
          <w:p w14:paraId="6443E4BD" w14:textId="25A9682B" w:rsidR="00BD3BD9" w:rsidRPr="00A35677" w:rsidRDefault="00BD3BD9" w:rsidP="00BD3BD9">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A35677">
              <w:rPr>
                <w:sz w:val="18"/>
                <w:szCs w:val="18"/>
              </w:rPr>
              <w:t>38.7%</w:t>
            </w:r>
          </w:p>
        </w:tc>
        <w:tc>
          <w:tcPr>
            <w:tcW w:w="2254" w:type="dxa"/>
          </w:tcPr>
          <w:p w14:paraId="1BAB2238" w14:textId="12FCB0C7" w:rsidR="00BD3BD9" w:rsidRPr="00A35677" w:rsidRDefault="00BD3BD9" w:rsidP="00BD3BD9">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A35677">
              <w:rPr>
                <w:sz w:val="18"/>
                <w:szCs w:val="18"/>
              </w:rPr>
              <w:t>23.6%</w:t>
            </w:r>
          </w:p>
        </w:tc>
      </w:tr>
      <w:tr w:rsidR="00A35677" w:rsidRPr="00A35677" w14:paraId="6CE7DA40" w14:textId="77777777" w:rsidTr="00A35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5BC942D" w14:textId="40EE35A8" w:rsidR="00BD3BD9" w:rsidRPr="00A35677" w:rsidRDefault="00BD3BD9" w:rsidP="00BD3BD9">
            <w:pPr>
              <w:spacing w:line="259" w:lineRule="auto"/>
              <w:rPr>
                <w:b w:val="0"/>
                <w:bCs w:val="0"/>
                <w:sz w:val="18"/>
                <w:szCs w:val="18"/>
              </w:rPr>
            </w:pPr>
            <w:r w:rsidRPr="00A35677">
              <w:rPr>
                <w:b w:val="0"/>
                <w:bCs w:val="0"/>
                <w:sz w:val="18"/>
                <w:szCs w:val="18"/>
              </w:rPr>
              <w:t>More than 10 years</w:t>
            </w:r>
          </w:p>
        </w:tc>
        <w:tc>
          <w:tcPr>
            <w:tcW w:w="2254" w:type="dxa"/>
          </w:tcPr>
          <w:p w14:paraId="2E8D3959" w14:textId="46E61DD0" w:rsidR="00BD3BD9" w:rsidRPr="00A35677" w:rsidRDefault="00BD3BD9" w:rsidP="00BD3BD9">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A35677">
              <w:rPr>
                <w:sz w:val="18"/>
                <w:szCs w:val="18"/>
              </w:rPr>
              <w:t>7.1%</w:t>
            </w:r>
          </w:p>
        </w:tc>
        <w:tc>
          <w:tcPr>
            <w:tcW w:w="2254" w:type="dxa"/>
          </w:tcPr>
          <w:p w14:paraId="7ADDCB3E" w14:textId="04467033" w:rsidR="00BD3BD9" w:rsidRPr="00A35677" w:rsidRDefault="00BD3BD9" w:rsidP="00BD3BD9">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A35677">
              <w:rPr>
                <w:sz w:val="18"/>
                <w:szCs w:val="18"/>
              </w:rPr>
              <w:t>10.7%</w:t>
            </w:r>
          </w:p>
        </w:tc>
        <w:tc>
          <w:tcPr>
            <w:tcW w:w="2254" w:type="dxa"/>
          </w:tcPr>
          <w:p w14:paraId="29CB0768" w14:textId="402C14FD" w:rsidR="00BD3BD9" w:rsidRPr="00A35677" w:rsidRDefault="00BD3BD9" w:rsidP="00BD3BD9">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A35677">
              <w:rPr>
                <w:sz w:val="18"/>
                <w:szCs w:val="18"/>
              </w:rPr>
              <w:t>13%</w:t>
            </w:r>
          </w:p>
        </w:tc>
      </w:tr>
      <w:tr w:rsidR="00A35677" w:rsidRPr="00A35677" w14:paraId="3A1824C5" w14:textId="77777777" w:rsidTr="00A35677">
        <w:tc>
          <w:tcPr>
            <w:cnfStyle w:val="001000000000" w:firstRow="0" w:lastRow="0" w:firstColumn="1" w:lastColumn="0" w:oddVBand="0" w:evenVBand="0" w:oddHBand="0" w:evenHBand="0" w:firstRowFirstColumn="0" w:firstRowLastColumn="0" w:lastRowFirstColumn="0" w:lastRowLastColumn="0"/>
            <w:tcW w:w="2254" w:type="dxa"/>
          </w:tcPr>
          <w:p w14:paraId="509D475A" w14:textId="69748F4B" w:rsidR="00BD3BD9" w:rsidRPr="00A35677" w:rsidRDefault="00BD3BD9" w:rsidP="00BD3BD9">
            <w:pPr>
              <w:spacing w:line="259" w:lineRule="auto"/>
              <w:rPr>
                <w:b w:val="0"/>
                <w:bCs w:val="0"/>
                <w:sz w:val="18"/>
                <w:szCs w:val="18"/>
              </w:rPr>
            </w:pPr>
            <w:r w:rsidRPr="00A35677">
              <w:rPr>
                <w:b w:val="0"/>
                <w:bCs w:val="0"/>
                <w:sz w:val="18"/>
                <w:szCs w:val="18"/>
              </w:rPr>
              <w:t>More than 20 years</w:t>
            </w:r>
          </w:p>
        </w:tc>
        <w:tc>
          <w:tcPr>
            <w:tcW w:w="2254" w:type="dxa"/>
          </w:tcPr>
          <w:p w14:paraId="3CC71938" w14:textId="204978FE" w:rsidR="00BD3BD9" w:rsidRPr="00A35677" w:rsidRDefault="00BD3BD9" w:rsidP="00BD3BD9">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A35677">
              <w:rPr>
                <w:sz w:val="18"/>
                <w:szCs w:val="18"/>
              </w:rPr>
              <w:t>1.8%</w:t>
            </w:r>
          </w:p>
        </w:tc>
        <w:tc>
          <w:tcPr>
            <w:tcW w:w="2254" w:type="dxa"/>
          </w:tcPr>
          <w:p w14:paraId="3D1F44CC" w14:textId="3DB36CFC" w:rsidR="00BD3BD9" w:rsidRPr="00A35677" w:rsidRDefault="00BD3BD9" w:rsidP="00BD3BD9">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A35677">
              <w:rPr>
                <w:sz w:val="18"/>
                <w:szCs w:val="18"/>
              </w:rPr>
              <w:t>2.5%</w:t>
            </w:r>
          </w:p>
        </w:tc>
        <w:tc>
          <w:tcPr>
            <w:tcW w:w="2254" w:type="dxa"/>
          </w:tcPr>
          <w:p w14:paraId="739F1C93" w14:textId="541B5C24" w:rsidR="00BD3BD9" w:rsidRPr="00A35677" w:rsidRDefault="00BD3BD9" w:rsidP="00BD3BD9">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A35677">
              <w:rPr>
                <w:sz w:val="18"/>
                <w:szCs w:val="18"/>
              </w:rPr>
              <w:t>2.9%</w:t>
            </w:r>
          </w:p>
        </w:tc>
      </w:tr>
    </w:tbl>
    <w:p w14:paraId="018ED094" w14:textId="3248E859" w:rsidR="00824875" w:rsidRDefault="00824875">
      <w:pPr>
        <w:spacing w:line="259" w:lineRule="auto"/>
      </w:pPr>
      <w:r>
        <w:t>The range to report the progression to Stage 2 was reported as 1-7 years. In the model, 89% of patients progressed to stage 2 within this time.</w:t>
      </w:r>
    </w:p>
    <w:p w14:paraId="3206643E" w14:textId="47ECDE64" w:rsidR="00A35677" w:rsidRPr="00A35677" w:rsidRDefault="00A35677">
      <w:pPr>
        <w:spacing w:line="259" w:lineRule="auto"/>
        <w:rPr>
          <w:i/>
          <w:iCs/>
        </w:rPr>
      </w:pPr>
      <w:r w:rsidRPr="00A35677">
        <w:rPr>
          <w:i/>
          <w:iCs/>
        </w:rPr>
        <w:t>Table C</w:t>
      </w:r>
      <w:r>
        <w:rPr>
          <w:i/>
          <w:iCs/>
        </w:rPr>
        <w:t>3:</w:t>
      </w:r>
      <w:r w:rsidRPr="00A35677">
        <w:rPr>
          <w:i/>
          <w:iCs/>
        </w:rPr>
        <w:t xml:space="preserve"> </w:t>
      </w:r>
      <w:r>
        <w:rPr>
          <w:i/>
          <w:iCs/>
        </w:rPr>
        <w:t>Progression of BC by time: comparison to used data</w:t>
      </w:r>
    </w:p>
    <w:tbl>
      <w:tblPr>
        <w:tblStyle w:val="PlainTable2"/>
        <w:tblW w:w="0" w:type="auto"/>
        <w:tblLook w:val="04A0" w:firstRow="1" w:lastRow="0" w:firstColumn="1" w:lastColumn="0" w:noHBand="0" w:noVBand="1"/>
      </w:tblPr>
      <w:tblGrid>
        <w:gridCol w:w="3005"/>
        <w:gridCol w:w="3005"/>
        <w:gridCol w:w="3006"/>
      </w:tblGrid>
      <w:tr w:rsidR="00B01484" w:rsidRPr="00A35677" w14:paraId="2ABDECE6" w14:textId="77777777" w:rsidTr="00A35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4D6D153" w14:textId="4033CACB" w:rsidR="00B01484" w:rsidRPr="00A35677" w:rsidRDefault="00030BB8">
            <w:pPr>
              <w:spacing w:line="259" w:lineRule="auto"/>
              <w:rPr>
                <w:sz w:val="18"/>
                <w:szCs w:val="18"/>
              </w:rPr>
            </w:pPr>
            <w:r w:rsidRPr="00A35677">
              <w:rPr>
                <w:sz w:val="18"/>
                <w:szCs w:val="18"/>
              </w:rPr>
              <w:t>Progression to stage</w:t>
            </w:r>
          </w:p>
        </w:tc>
        <w:tc>
          <w:tcPr>
            <w:tcW w:w="3005" w:type="dxa"/>
          </w:tcPr>
          <w:p w14:paraId="70296525" w14:textId="53703EEA" w:rsidR="00B01484" w:rsidRPr="00A35677" w:rsidRDefault="00030BB8">
            <w:pPr>
              <w:spacing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A35677">
              <w:rPr>
                <w:sz w:val="18"/>
                <w:szCs w:val="18"/>
              </w:rPr>
              <w:t>The range of the time to stage r</w:t>
            </w:r>
            <w:r w:rsidR="00B01484" w:rsidRPr="00A35677">
              <w:rPr>
                <w:sz w:val="18"/>
                <w:szCs w:val="18"/>
              </w:rPr>
              <w:t>eported in the qualitative study</w:t>
            </w:r>
          </w:p>
        </w:tc>
        <w:tc>
          <w:tcPr>
            <w:tcW w:w="3006" w:type="dxa"/>
          </w:tcPr>
          <w:p w14:paraId="7F1A305A" w14:textId="286B8C90" w:rsidR="00B01484" w:rsidRPr="00A35677" w:rsidRDefault="00B01484">
            <w:pPr>
              <w:spacing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A35677">
              <w:rPr>
                <w:sz w:val="18"/>
                <w:szCs w:val="18"/>
              </w:rPr>
              <w:t>The model predictions</w:t>
            </w:r>
            <w:r w:rsidR="00030BB8" w:rsidRPr="00A35677">
              <w:rPr>
                <w:sz w:val="18"/>
                <w:szCs w:val="18"/>
              </w:rPr>
              <w:t xml:space="preserve"> of the proportion of patients who progress within this indicated range</w:t>
            </w:r>
          </w:p>
        </w:tc>
      </w:tr>
      <w:tr w:rsidR="00B01484" w:rsidRPr="00A35677" w14:paraId="12BF90AD" w14:textId="77777777" w:rsidTr="00A35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336054D" w14:textId="1DF01245" w:rsidR="00B01484" w:rsidRPr="00A35677" w:rsidRDefault="00B01484">
            <w:pPr>
              <w:spacing w:line="259" w:lineRule="auto"/>
              <w:rPr>
                <w:sz w:val="18"/>
                <w:szCs w:val="18"/>
              </w:rPr>
            </w:pPr>
            <w:r w:rsidRPr="00A35677">
              <w:rPr>
                <w:sz w:val="18"/>
                <w:szCs w:val="18"/>
              </w:rPr>
              <w:t>to Stage 2</w:t>
            </w:r>
          </w:p>
        </w:tc>
        <w:tc>
          <w:tcPr>
            <w:tcW w:w="3005" w:type="dxa"/>
          </w:tcPr>
          <w:p w14:paraId="5A763B54" w14:textId="0C294DF0" w:rsidR="00B01484" w:rsidRPr="00A35677" w:rsidRDefault="00B01484">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A35677">
              <w:rPr>
                <w:sz w:val="18"/>
                <w:szCs w:val="18"/>
              </w:rPr>
              <w:t>0-7 years</w:t>
            </w:r>
          </w:p>
        </w:tc>
        <w:tc>
          <w:tcPr>
            <w:tcW w:w="3006" w:type="dxa"/>
          </w:tcPr>
          <w:p w14:paraId="04CEF5FD" w14:textId="78A1AEE9" w:rsidR="00B01484" w:rsidRPr="00A35677" w:rsidRDefault="00B01484">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A35677">
              <w:rPr>
                <w:sz w:val="18"/>
                <w:szCs w:val="18"/>
              </w:rPr>
              <w:t>89.0%</w:t>
            </w:r>
          </w:p>
        </w:tc>
      </w:tr>
      <w:tr w:rsidR="00B01484" w:rsidRPr="00A35677" w14:paraId="10647E00" w14:textId="77777777" w:rsidTr="00A35677">
        <w:tc>
          <w:tcPr>
            <w:cnfStyle w:val="001000000000" w:firstRow="0" w:lastRow="0" w:firstColumn="1" w:lastColumn="0" w:oddVBand="0" w:evenVBand="0" w:oddHBand="0" w:evenHBand="0" w:firstRowFirstColumn="0" w:firstRowLastColumn="0" w:lastRowFirstColumn="0" w:lastRowLastColumn="0"/>
            <w:tcW w:w="3005" w:type="dxa"/>
          </w:tcPr>
          <w:p w14:paraId="5A1E054D" w14:textId="16451775" w:rsidR="00B01484" w:rsidRPr="00A35677" w:rsidRDefault="00B01484">
            <w:pPr>
              <w:spacing w:line="259" w:lineRule="auto"/>
              <w:rPr>
                <w:sz w:val="18"/>
                <w:szCs w:val="18"/>
              </w:rPr>
            </w:pPr>
            <w:r w:rsidRPr="00A35677">
              <w:rPr>
                <w:sz w:val="18"/>
                <w:szCs w:val="18"/>
              </w:rPr>
              <w:t>to Stage 3</w:t>
            </w:r>
          </w:p>
        </w:tc>
        <w:tc>
          <w:tcPr>
            <w:tcW w:w="3005" w:type="dxa"/>
          </w:tcPr>
          <w:p w14:paraId="4CBE4D9D" w14:textId="3292C59A" w:rsidR="00B01484" w:rsidRPr="00A35677" w:rsidRDefault="00B01484">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A35677">
              <w:rPr>
                <w:sz w:val="18"/>
                <w:szCs w:val="18"/>
              </w:rPr>
              <w:t>0-12 years</w:t>
            </w:r>
          </w:p>
        </w:tc>
        <w:tc>
          <w:tcPr>
            <w:tcW w:w="3006" w:type="dxa"/>
          </w:tcPr>
          <w:p w14:paraId="3BB4566E" w14:textId="2A5853D2" w:rsidR="00B01484" w:rsidRPr="00A35677" w:rsidRDefault="00B01484">
            <w:pPr>
              <w:spacing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A35677">
              <w:rPr>
                <w:sz w:val="18"/>
                <w:szCs w:val="18"/>
              </w:rPr>
              <w:t>91.0%</w:t>
            </w:r>
          </w:p>
        </w:tc>
      </w:tr>
      <w:tr w:rsidR="00B01484" w:rsidRPr="00A35677" w14:paraId="0939636E" w14:textId="77777777" w:rsidTr="00A35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A4276C6" w14:textId="3982F62A" w:rsidR="00B01484" w:rsidRPr="00A35677" w:rsidRDefault="00B01484">
            <w:pPr>
              <w:spacing w:line="259" w:lineRule="auto"/>
              <w:rPr>
                <w:sz w:val="18"/>
                <w:szCs w:val="18"/>
              </w:rPr>
            </w:pPr>
            <w:r w:rsidRPr="00A35677">
              <w:rPr>
                <w:sz w:val="18"/>
                <w:szCs w:val="18"/>
              </w:rPr>
              <w:t>to Stage 4</w:t>
            </w:r>
          </w:p>
        </w:tc>
        <w:tc>
          <w:tcPr>
            <w:tcW w:w="3005" w:type="dxa"/>
          </w:tcPr>
          <w:p w14:paraId="62D393A5" w14:textId="7708C03A" w:rsidR="00B01484" w:rsidRPr="00A35677" w:rsidRDefault="00B01484">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A35677">
              <w:rPr>
                <w:sz w:val="18"/>
                <w:szCs w:val="18"/>
              </w:rPr>
              <w:t>0-16 years</w:t>
            </w:r>
          </w:p>
        </w:tc>
        <w:tc>
          <w:tcPr>
            <w:tcW w:w="3006" w:type="dxa"/>
          </w:tcPr>
          <w:p w14:paraId="69D41BBF" w14:textId="428D6D2E" w:rsidR="00B01484" w:rsidRPr="00A35677" w:rsidRDefault="00B01484">
            <w:pPr>
              <w:spacing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A35677">
              <w:rPr>
                <w:sz w:val="18"/>
                <w:szCs w:val="18"/>
              </w:rPr>
              <w:t>94.4%</w:t>
            </w:r>
          </w:p>
        </w:tc>
      </w:tr>
    </w:tbl>
    <w:p w14:paraId="1DF36F4D" w14:textId="7E036E92" w:rsidR="00824875" w:rsidRDefault="00824875">
      <w:pPr>
        <w:spacing w:line="259" w:lineRule="auto"/>
      </w:pPr>
    </w:p>
    <w:p w14:paraId="08150DEC" w14:textId="41DF94A5" w:rsidR="00A35677" w:rsidRPr="00A35677" w:rsidRDefault="00A35677" w:rsidP="00A35677">
      <w:pPr>
        <w:spacing w:line="259" w:lineRule="auto"/>
        <w:rPr>
          <w:i/>
          <w:iCs/>
        </w:rPr>
      </w:pPr>
      <w:r w:rsidRPr="00A35677">
        <w:rPr>
          <w:i/>
          <w:iCs/>
        </w:rPr>
        <w:t>Figure C</w:t>
      </w:r>
      <w:r>
        <w:rPr>
          <w:i/>
          <w:iCs/>
        </w:rPr>
        <w:t>3</w:t>
      </w:r>
      <w:r w:rsidRPr="00A35677">
        <w:rPr>
          <w:i/>
          <w:iCs/>
        </w:rPr>
        <w:t xml:space="preserve">: </w:t>
      </w:r>
      <w:r>
        <w:rPr>
          <w:i/>
          <w:iCs/>
        </w:rPr>
        <w:t>Fit to the different calibration and validation targets at the first calibration attempt</w:t>
      </w:r>
    </w:p>
    <w:p w14:paraId="07679924" w14:textId="77777777" w:rsidR="00584262" w:rsidRDefault="00584262">
      <w:pPr>
        <w:spacing w:line="259" w:lineRule="auto"/>
      </w:pPr>
      <w:r>
        <w:rPr>
          <w:noProof/>
        </w:rPr>
        <w:drawing>
          <wp:inline distT="0" distB="0" distL="0" distR="0" wp14:anchorId="389BDC41" wp14:editId="3B15864C">
            <wp:extent cx="3400425" cy="31939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5288" cy="3198541"/>
                    </a:xfrm>
                    <a:prstGeom prst="rect">
                      <a:avLst/>
                    </a:prstGeom>
                  </pic:spPr>
                </pic:pic>
              </a:graphicData>
            </a:graphic>
          </wp:inline>
        </w:drawing>
      </w:r>
    </w:p>
    <w:p w14:paraId="751D5742" w14:textId="5D1B596E" w:rsidR="00584262" w:rsidRDefault="00584262">
      <w:pPr>
        <w:spacing w:line="259" w:lineRule="auto"/>
      </w:pPr>
      <w:r>
        <w:rPr>
          <w:noProof/>
        </w:rPr>
        <w:lastRenderedPageBreak/>
        <w:drawing>
          <wp:inline distT="0" distB="0" distL="0" distR="0" wp14:anchorId="59715FC4" wp14:editId="02BE6452">
            <wp:extent cx="3219450" cy="30753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4605" cy="3080273"/>
                    </a:xfrm>
                    <a:prstGeom prst="rect">
                      <a:avLst/>
                    </a:prstGeom>
                  </pic:spPr>
                </pic:pic>
              </a:graphicData>
            </a:graphic>
          </wp:inline>
        </w:drawing>
      </w:r>
    </w:p>
    <w:p w14:paraId="7D42C147" w14:textId="374F663C" w:rsidR="00584262" w:rsidRDefault="00584262">
      <w:pPr>
        <w:spacing w:line="259" w:lineRule="auto"/>
      </w:pPr>
      <w:r>
        <w:rPr>
          <w:noProof/>
        </w:rPr>
        <w:drawing>
          <wp:inline distT="0" distB="0" distL="0" distR="0" wp14:anchorId="02F35984" wp14:editId="5419BC52">
            <wp:extent cx="3219450" cy="30710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1392" cy="3082460"/>
                    </a:xfrm>
                    <a:prstGeom prst="rect">
                      <a:avLst/>
                    </a:prstGeom>
                  </pic:spPr>
                </pic:pic>
              </a:graphicData>
            </a:graphic>
          </wp:inline>
        </w:drawing>
      </w:r>
    </w:p>
    <w:p w14:paraId="7C11CE7B" w14:textId="4803E0BB" w:rsidR="00584262" w:rsidRDefault="00584262">
      <w:pPr>
        <w:spacing w:line="259" w:lineRule="auto"/>
      </w:pPr>
      <w:r>
        <w:rPr>
          <w:noProof/>
        </w:rPr>
        <w:lastRenderedPageBreak/>
        <w:drawing>
          <wp:inline distT="0" distB="0" distL="0" distR="0" wp14:anchorId="53B164AF" wp14:editId="1E132C3A">
            <wp:extent cx="3343275" cy="319955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0426" cy="3206403"/>
                    </a:xfrm>
                    <a:prstGeom prst="rect">
                      <a:avLst/>
                    </a:prstGeom>
                  </pic:spPr>
                </pic:pic>
              </a:graphicData>
            </a:graphic>
          </wp:inline>
        </w:drawing>
      </w:r>
    </w:p>
    <w:p w14:paraId="57D15188" w14:textId="3385F6FA" w:rsidR="00584262" w:rsidRDefault="00584262">
      <w:pPr>
        <w:spacing w:line="259" w:lineRule="auto"/>
      </w:pPr>
      <w:r>
        <w:rPr>
          <w:noProof/>
        </w:rPr>
        <w:drawing>
          <wp:inline distT="0" distB="0" distL="0" distR="0" wp14:anchorId="39B16BE9" wp14:editId="0740F46A">
            <wp:extent cx="3291840" cy="3117875"/>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8758" cy="3124427"/>
                    </a:xfrm>
                    <a:prstGeom prst="rect">
                      <a:avLst/>
                    </a:prstGeom>
                  </pic:spPr>
                </pic:pic>
              </a:graphicData>
            </a:graphic>
          </wp:inline>
        </w:drawing>
      </w:r>
    </w:p>
    <w:p w14:paraId="3560A5D2" w14:textId="18960420" w:rsidR="00584262" w:rsidRDefault="00584262">
      <w:pPr>
        <w:spacing w:line="259" w:lineRule="auto"/>
      </w:pPr>
      <w:r>
        <w:rPr>
          <w:noProof/>
        </w:rPr>
        <w:lastRenderedPageBreak/>
        <w:drawing>
          <wp:inline distT="0" distB="0" distL="0" distR="0" wp14:anchorId="78C2526D" wp14:editId="09ACDF85">
            <wp:extent cx="3343046" cy="307970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0433" cy="3086511"/>
                    </a:xfrm>
                    <a:prstGeom prst="rect">
                      <a:avLst/>
                    </a:prstGeom>
                  </pic:spPr>
                </pic:pic>
              </a:graphicData>
            </a:graphic>
          </wp:inline>
        </w:drawing>
      </w:r>
    </w:p>
    <w:p w14:paraId="4E290396" w14:textId="75CC56C3" w:rsidR="00584262" w:rsidRDefault="00584262">
      <w:pPr>
        <w:spacing w:line="259" w:lineRule="auto"/>
      </w:pPr>
      <w:r>
        <w:rPr>
          <w:noProof/>
        </w:rPr>
        <w:drawing>
          <wp:inline distT="0" distB="0" distL="0" distR="0" wp14:anchorId="7502DA96" wp14:editId="522B885B">
            <wp:extent cx="3342640" cy="31870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2182" cy="3196197"/>
                    </a:xfrm>
                    <a:prstGeom prst="rect">
                      <a:avLst/>
                    </a:prstGeom>
                  </pic:spPr>
                </pic:pic>
              </a:graphicData>
            </a:graphic>
          </wp:inline>
        </w:drawing>
      </w:r>
    </w:p>
    <w:p w14:paraId="3B297F23" w14:textId="69AA8647" w:rsidR="00584262" w:rsidRDefault="00584262">
      <w:pPr>
        <w:spacing w:line="259" w:lineRule="auto"/>
      </w:pPr>
      <w:r>
        <w:rPr>
          <w:noProof/>
        </w:rPr>
        <w:lastRenderedPageBreak/>
        <w:drawing>
          <wp:inline distT="0" distB="0" distL="0" distR="0" wp14:anchorId="4DEE2EB4" wp14:editId="40DE0845">
            <wp:extent cx="3781425" cy="363144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2584" cy="3632555"/>
                    </a:xfrm>
                    <a:prstGeom prst="rect">
                      <a:avLst/>
                    </a:prstGeom>
                  </pic:spPr>
                </pic:pic>
              </a:graphicData>
            </a:graphic>
          </wp:inline>
        </w:drawing>
      </w:r>
      <w:r>
        <w:rPr>
          <w:noProof/>
        </w:rPr>
        <w:drawing>
          <wp:inline distT="0" distB="0" distL="0" distR="0" wp14:anchorId="30C98897" wp14:editId="66D57AC1">
            <wp:extent cx="3695700" cy="35675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9037" cy="3570763"/>
                    </a:xfrm>
                    <a:prstGeom prst="rect">
                      <a:avLst/>
                    </a:prstGeom>
                  </pic:spPr>
                </pic:pic>
              </a:graphicData>
            </a:graphic>
          </wp:inline>
        </w:drawing>
      </w:r>
    </w:p>
    <w:p w14:paraId="168C442C" w14:textId="77777777" w:rsidR="00584262" w:rsidRDefault="00584262">
      <w:pPr>
        <w:spacing w:line="259" w:lineRule="auto"/>
      </w:pPr>
    </w:p>
    <w:p w14:paraId="741D2005" w14:textId="09CE2367" w:rsidR="00584262" w:rsidRDefault="00584262">
      <w:pPr>
        <w:spacing w:line="259" w:lineRule="auto"/>
      </w:pPr>
      <w:r>
        <w:br w:type="page"/>
      </w:r>
      <w:r>
        <w:rPr>
          <w:noProof/>
        </w:rPr>
        <w:lastRenderedPageBreak/>
        <w:drawing>
          <wp:inline distT="0" distB="0" distL="0" distR="0" wp14:anchorId="709A59C1" wp14:editId="1CF3EC79">
            <wp:extent cx="3094330" cy="29167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1482" cy="2923489"/>
                    </a:xfrm>
                    <a:prstGeom prst="rect">
                      <a:avLst/>
                    </a:prstGeom>
                  </pic:spPr>
                </pic:pic>
              </a:graphicData>
            </a:graphic>
          </wp:inline>
        </w:drawing>
      </w:r>
    </w:p>
    <w:p w14:paraId="4430D33A" w14:textId="7ED1CBFC" w:rsidR="00584262" w:rsidRDefault="00584262">
      <w:pPr>
        <w:spacing w:line="259" w:lineRule="auto"/>
        <w:rPr>
          <w:rFonts w:asciiTheme="majorHAnsi" w:eastAsiaTheme="majorEastAsia" w:hAnsiTheme="majorHAnsi" w:cstheme="majorBidi"/>
          <w:color w:val="000000" w:themeColor="text1"/>
          <w:sz w:val="26"/>
          <w:szCs w:val="26"/>
        </w:rPr>
      </w:pPr>
      <w:r>
        <w:rPr>
          <w:noProof/>
        </w:rPr>
        <w:drawing>
          <wp:inline distT="0" distB="0" distL="0" distR="0" wp14:anchorId="42067CD8" wp14:editId="075BA432">
            <wp:extent cx="3093720" cy="296621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0900" cy="2973099"/>
                    </a:xfrm>
                    <a:prstGeom prst="rect">
                      <a:avLst/>
                    </a:prstGeom>
                  </pic:spPr>
                </pic:pic>
              </a:graphicData>
            </a:graphic>
          </wp:inline>
        </w:drawing>
      </w:r>
    </w:p>
    <w:p w14:paraId="50CC0D65" w14:textId="77777777" w:rsidR="00E556B4" w:rsidRDefault="0037044C">
      <w:pPr>
        <w:spacing w:line="259" w:lineRule="auto"/>
        <w:rPr>
          <w:rFonts w:asciiTheme="majorHAnsi" w:eastAsiaTheme="majorEastAsia" w:hAnsiTheme="majorHAnsi" w:cstheme="majorBidi"/>
          <w:color w:val="000000" w:themeColor="text1"/>
          <w:sz w:val="26"/>
          <w:szCs w:val="26"/>
        </w:rPr>
      </w:pPr>
      <w:r>
        <w:rPr>
          <w:noProof/>
        </w:rPr>
        <w:lastRenderedPageBreak/>
        <w:drawing>
          <wp:inline distT="0" distB="0" distL="0" distR="0" wp14:anchorId="2544D9B8" wp14:editId="442D6E94">
            <wp:extent cx="3145536" cy="29744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1964" cy="2980502"/>
                    </a:xfrm>
                    <a:prstGeom prst="rect">
                      <a:avLst/>
                    </a:prstGeom>
                  </pic:spPr>
                </pic:pic>
              </a:graphicData>
            </a:graphic>
          </wp:inline>
        </w:drawing>
      </w:r>
    </w:p>
    <w:p w14:paraId="641B78BB" w14:textId="77777777" w:rsidR="00E556B4" w:rsidRDefault="00E556B4">
      <w:pPr>
        <w:spacing w:line="259" w:lineRule="auto"/>
        <w:rPr>
          <w:rFonts w:asciiTheme="majorHAnsi" w:eastAsiaTheme="majorEastAsia" w:hAnsiTheme="majorHAnsi" w:cstheme="majorBidi"/>
          <w:color w:val="000000" w:themeColor="text1"/>
          <w:sz w:val="26"/>
          <w:szCs w:val="26"/>
        </w:rPr>
      </w:pPr>
    </w:p>
    <w:p w14:paraId="07EBBE81" w14:textId="77777777" w:rsidR="00E556B4" w:rsidRPr="00E556B4" w:rsidRDefault="00E556B4" w:rsidP="00E556B4">
      <w:pPr>
        <w:pStyle w:val="EndNoteBibliography"/>
        <w:spacing w:after="0"/>
        <w:ind w:left="720" w:hanging="720"/>
      </w:pPr>
      <w:r>
        <w:rPr>
          <w:rFonts w:asciiTheme="majorHAnsi" w:eastAsiaTheme="majorEastAsia" w:hAnsiTheme="majorHAnsi" w:cstheme="majorBidi"/>
          <w:color w:val="000000" w:themeColor="text1"/>
          <w:sz w:val="26"/>
          <w:szCs w:val="26"/>
        </w:rPr>
        <w:fldChar w:fldCharType="begin"/>
      </w:r>
      <w:r>
        <w:rPr>
          <w:rFonts w:asciiTheme="majorHAnsi" w:eastAsiaTheme="majorEastAsia" w:hAnsiTheme="majorHAnsi" w:cstheme="majorBidi"/>
          <w:color w:val="000000" w:themeColor="text1"/>
          <w:sz w:val="26"/>
          <w:szCs w:val="26"/>
        </w:rPr>
        <w:instrText xml:space="preserve"> ADDIN EN.REFLIST </w:instrText>
      </w:r>
      <w:r>
        <w:rPr>
          <w:rFonts w:asciiTheme="majorHAnsi" w:eastAsiaTheme="majorEastAsia" w:hAnsiTheme="majorHAnsi" w:cstheme="majorBidi"/>
          <w:color w:val="000000" w:themeColor="text1"/>
          <w:sz w:val="26"/>
          <w:szCs w:val="26"/>
        </w:rPr>
        <w:fldChar w:fldCharType="separate"/>
      </w:r>
      <w:r w:rsidRPr="00E556B4">
        <w:t xml:space="preserve">1. Cumberbatch MGK, Jubber I, Black PC, et al. Epidemiology of Bladder Cancer: A Systematic Review and Contemporary Update of Risk Factors in 2018. </w:t>
      </w:r>
      <w:r w:rsidRPr="00E556B4">
        <w:rPr>
          <w:i/>
        </w:rPr>
        <w:t>Eur Urol</w:t>
      </w:r>
      <w:r w:rsidRPr="00E556B4">
        <w:t xml:space="preserve"> 2018;74(6):784-95. doi: 10.1016/j.eururo.2018.09.001 [published Online First: 2018/10/01]</w:t>
      </w:r>
    </w:p>
    <w:p w14:paraId="7C408578" w14:textId="77777777" w:rsidR="00E556B4" w:rsidRPr="00E556B4" w:rsidRDefault="00E556B4" w:rsidP="00E556B4">
      <w:pPr>
        <w:pStyle w:val="EndNoteBibliography"/>
        <w:spacing w:after="0"/>
        <w:ind w:left="720" w:hanging="720"/>
      </w:pPr>
      <w:r w:rsidRPr="00E556B4">
        <w:t>2. Health Survey for England 2019: NHS Digital, 2019.</w:t>
      </w:r>
    </w:p>
    <w:p w14:paraId="79FB2644" w14:textId="77777777" w:rsidR="00E556B4" w:rsidRPr="00E556B4" w:rsidRDefault="00E556B4" w:rsidP="00E556B4">
      <w:pPr>
        <w:pStyle w:val="EndNoteBibliography"/>
        <w:spacing w:after="0"/>
        <w:ind w:left="720" w:hanging="720"/>
      </w:pPr>
      <w:r w:rsidRPr="00E556B4">
        <w:t xml:space="preserve">3. Dolan P. Modeling valuations for EuroQol health states. </w:t>
      </w:r>
      <w:r w:rsidRPr="00E556B4">
        <w:rPr>
          <w:i/>
        </w:rPr>
        <w:t>Med Care</w:t>
      </w:r>
      <w:r w:rsidRPr="00E556B4">
        <w:t xml:space="preserve"> 1997;35(11):1095-108.</w:t>
      </w:r>
    </w:p>
    <w:p w14:paraId="4CAB3C4F" w14:textId="77777777" w:rsidR="00E556B4" w:rsidRPr="00E556B4" w:rsidRDefault="00E556B4" w:rsidP="00E556B4">
      <w:pPr>
        <w:pStyle w:val="EndNoteBibliography"/>
        <w:spacing w:after="0"/>
        <w:ind w:left="720" w:hanging="720"/>
      </w:pPr>
      <w:r w:rsidRPr="00E556B4">
        <w:t xml:space="preserve">4. Cumberbatch MG, Rota M, Catto JW, et al. The Role of Tobacco Smoke in Bladder and Kidney Carcinogenesis: A Comparison of Exposures and Meta-analysis of Incidence and Mortality Risks. </w:t>
      </w:r>
      <w:r w:rsidRPr="00E556B4">
        <w:rPr>
          <w:i/>
        </w:rPr>
        <w:t>Eur Urol</w:t>
      </w:r>
      <w:r w:rsidRPr="00E556B4">
        <w:t xml:space="preserve"> 2016;70(3):458-66. doi: 10.1016/j.eururo.2015.06.042 [published Online First: 2015/07/08]</w:t>
      </w:r>
    </w:p>
    <w:p w14:paraId="08F257BD" w14:textId="77777777" w:rsidR="00E556B4" w:rsidRPr="00E556B4" w:rsidRDefault="00E556B4" w:rsidP="00E556B4">
      <w:pPr>
        <w:pStyle w:val="EndNoteBibliography"/>
        <w:spacing w:after="0"/>
        <w:ind w:left="720" w:hanging="720"/>
      </w:pPr>
      <w:r w:rsidRPr="00E556B4">
        <w:t xml:space="preserve">5. Cumberbatch MG, Windsor-Shellard B, Catto JW. The contemporary landscape of occupational bladder cancer within the United Kingdom: a meta-analysis of risks over the last 80 years. </w:t>
      </w:r>
      <w:r w:rsidRPr="00E556B4">
        <w:rPr>
          <w:i/>
        </w:rPr>
        <w:t>BJU Int</w:t>
      </w:r>
      <w:r w:rsidRPr="00E556B4">
        <w:t xml:space="preserve"> 2017;119(1):100-09. doi: 10.1111/bju.13561 [published Online First: 2016/06/23]</w:t>
      </w:r>
    </w:p>
    <w:p w14:paraId="5C9EFA1A" w14:textId="32DB666E" w:rsidR="00E556B4" w:rsidRPr="00E556B4" w:rsidRDefault="00E556B4" w:rsidP="00E556B4">
      <w:pPr>
        <w:pStyle w:val="EndNoteBibliography"/>
        <w:spacing w:after="0"/>
        <w:ind w:left="720" w:hanging="720"/>
      </w:pPr>
      <w:r w:rsidRPr="00E556B4">
        <w:t xml:space="preserve">6. Guidance Arsenic: general information Updated 14 August 2019: Public Health England; 2019 [Available from: </w:t>
      </w:r>
      <w:hyperlink r:id="rId49" w:history="1">
        <w:r w:rsidRPr="00E556B4">
          <w:rPr>
            <w:rStyle w:val="Hyperlink"/>
          </w:rPr>
          <w:t>https://www.gov.uk/government/publications/arsenic-properties-incident-management-and-toxicology/arsenic-general-information</w:t>
        </w:r>
      </w:hyperlink>
      <w:r w:rsidRPr="00E556B4">
        <w:t>.</w:t>
      </w:r>
    </w:p>
    <w:p w14:paraId="0A57042B" w14:textId="77777777" w:rsidR="00E556B4" w:rsidRPr="00E556B4" w:rsidRDefault="00E556B4" w:rsidP="00E556B4">
      <w:pPr>
        <w:pStyle w:val="EndNoteBibliography"/>
        <w:spacing w:after="0"/>
        <w:ind w:left="720" w:hanging="720"/>
      </w:pPr>
      <w:r w:rsidRPr="00E556B4">
        <w:t>7. Statistics on NHS Stop Smoking Services in England April 2020 to March 2021 - Data tables. In: digital N, ed. England, 2021.</w:t>
      </w:r>
    </w:p>
    <w:p w14:paraId="798BD14B" w14:textId="77777777" w:rsidR="00E556B4" w:rsidRPr="00E556B4" w:rsidRDefault="00E556B4" w:rsidP="00E556B4">
      <w:pPr>
        <w:pStyle w:val="EndNoteBibliography"/>
        <w:spacing w:after="0"/>
        <w:ind w:left="720" w:hanging="720"/>
      </w:pPr>
      <w:r w:rsidRPr="00E556B4">
        <w:t xml:space="preserve">8. Martin-Lopez JE, Beltran-Calvo C, Rodriguez-Lopez R, et al. Comparison of the accuracy of CT colonography and colonoscopy in the diagnosis of colorectal cancer. </w:t>
      </w:r>
      <w:r w:rsidRPr="00E556B4">
        <w:rPr>
          <w:i/>
        </w:rPr>
        <w:t>Colorectal Dis</w:t>
      </w:r>
      <w:r w:rsidRPr="00E556B4">
        <w:t xml:space="preserve"> 2014;16(3):O82-9. doi: 10.1111/codi.12506 [published Online First: 2013/12/05]</w:t>
      </w:r>
    </w:p>
    <w:p w14:paraId="405758F7" w14:textId="77777777" w:rsidR="00E556B4" w:rsidRPr="00E556B4" w:rsidRDefault="00E556B4" w:rsidP="00E556B4">
      <w:pPr>
        <w:pStyle w:val="EndNoteBibliography"/>
        <w:spacing w:after="0"/>
        <w:ind w:left="720" w:hanging="720"/>
      </w:pPr>
      <w:r w:rsidRPr="00E556B4">
        <w:t xml:space="preserve">9. Ara R, Brazier J. Using health state utility values from the general population to approximate baselines in decision analytic models when condition-specific data are not available. </w:t>
      </w:r>
      <w:r w:rsidRPr="00E556B4">
        <w:rPr>
          <w:i/>
        </w:rPr>
        <w:t>Value in Health</w:t>
      </w:r>
      <w:r w:rsidRPr="00E556B4">
        <w:t xml:space="preserve"> 2011;14(4):539-45.</w:t>
      </w:r>
    </w:p>
    <w:p w14:paraId="0DB0BBA9" w14:textId="77777777" w:rsidR="00E556B4" w:rsidRPr="00E556B4" w:rsidRDefault="00E556B4" w:rsidP="00E556B4">
      <w:pPr>
        <w:pStyle w:val="EndNoteBibliography"/>
        <w:spacing w:after="0"/>
        <w:ind w:left="720" w:hanging="720"/>
      </w:pPr>
      <w:r w:rsidRPr="00E556B4">
        <w:t>10. Bladder Cancer (C67): 2016-2018. Average Number of New Cases Per Year and Age-Specific Incidence Rates per 100,000 Population, UK. In: UK CR, ed., 2019.</w:t>
      </w:r>
    </w:p>
    <w:p w14:paraId="65C8E386" w14:textId="77777777" w:rsidR="00E556B4" w:rsidRPr="00E556B4" w:rsidRDefault="00E556B4" w:rsidP="00E556B4">
      <w:pPr>
        <w:pStyle w:val="EndNoteBibliography"/>
        <w:spacing w:after="0"/>
        <w:ind w:left="720" w:hanging="720"/>
      </w:pPr>
      <w:r w:rsidRPr="00E556B4">
        <w:t xml:space="preserve">11. Broder MS, Ailawadhi S, Beltran H, et al. Estimates of stage-specific preclinical sojourn time across 21 cancer types. </w:t>
      </w:r>
      <w:r w:rsidRPr="00E556B4">
        <w:rPr>
          <w:i/>
        </w:rPr>
        <w:t>Journal of Clinical Oncology</w:t>
      </w:r>
      <w:r w:rsidRPr="00E556B4">
        <w:t xml:space="preserve"> 2021;39(15_suppl):e18584-e84. doi: 10.1200/JCO.2021.39.15_suppl.e18584</w:t>
      </w:r>
    </w:p>
    <w:p w14:paraId="6DF96414" w14:textId="77777777" w:rsidR="00E556B4" w:rsidRPr="00E556B4" w:rsidRDefault="00E556B4" w:rsidP="00E556B4">
      <w:pPr>
        <w:pStyle w:val="EndNoteBibliography"/>
        <w:spacing w:after="0"/>
        <w:ind w:left="720" w:hanging="720"/>
      </w:pPr>
      <w:r w:rsidRPr="00E556B4">
        <w:t xml:space="preserve">12. Linton KD, Rosario DJ, Thomas F, et al. Disease specific mortality in patients with low risk bladder cancer and the impact of cystoscopic surveillance. </w:t>
      </w:r>
      <w:r w:rsidRPr="00E556B4">
        <w:rPr>
          <w:i/>
        </w:rPr>
        <w:t>J Urol</w:t>
      </w:r>
      <w:r w:rsidRPr="00E556B4">
        <w:t xml:space="preserve"> 2013;189(3):828-33. doi: 10.1016/j.juro.2012.09.084 [published Online First: 2012/09/29]</w:t>
      </w:r>
    </w:p>
    <w:p w14:paraId="209ED884" w14:textId="6BD722D8" w:rsidR="00E556B4" w:rsidRPr="00E556B4" w:rsidRDefault="00E556B4" w:rsidP="00E556B4">
      <w:pPr>
        <w:pStyle w:val="EndNoteBibliography"/>
        <w:spacing w:after="0"/>
        <w:ind w:left="720" w:hanging="720"/>
      </w:pPr>
      <w:r w:rsidRPr="00E556B4">
        <w:lastRenderedPageBreak/>
        <w:t xml:space="preserve">13. Cox E, Saramago P, Kelly J, et al. Effects of Bladder Cancer on UK Healthcare Costs and Patient Health-Related Quality of Life: Evidence From the BOXIT Trial. </w:t>
      </w:r>
      <w:r w:rsidRPr="00E556B4">
        <w:rPr>
          <w:i/>
        </w:rPr>
        <w:t>Clinical Genitourinary Cancer</w:t>
      </w:r>
      <w:r w:rsidRPr="00E556B4">
        <w:t xml:space="preserve"> 2020;18(4):e418-e42. doi: </w:t>
      </w:r>
      <w:hyperlink r:id="rId50" w:history="1">
        <w:r w:rsidRPr="00E556B4">
          <w:rPr>
            <w:rStyle w:val="Hyperlink"/>
          </w:rPr>
          <w:t>https://doi.org/10.1016/j.clgc.2019.12.004</w:t>
        </w:r>
      </w:hyperlink>
    </w:p>
    <w:p w14:paraId="41589C08" w14:textId="77777777" w:rsidR="00E556B4" w:rsidRPr="00E556B4" w:rsidRDefault="00E556B4" w:rsidP="00E556B4">
      <w:pPr>
        <w:pStyle w:val="EndNoteBibliography"/>
        <w:spacing w:after="0"/>
        <w:ind w:left="720" w:hanging="720"/>
      </w:pPr>
      <w:r w:rsidRPr="00E556B4">
        <w:t xml:space="preserve">14. Dobruch J, Daneshmand S, Fisch M, et al. Gender and Bladder Cancer: A Collaborative Review of Etiology, Biology, and Outcomes. </w:t>
      </w:r>
      <w:r w:rsidRPr="00E556B4">
        <w:rPr>
          <w:i/>
        </w:rPr>
        <w:t>Eur Urol</w:t>
      </w:r>
      <w:r w:rsidRPr="00E556B4">
        <w:t xml:space="preserve"> 2016;69(2):300-10. doi: 10.1016/j.eururo.2015.08.037 [published Online First: 2015/09/09]</w:t>
      </w:r>
    </w:p>
    <w:p w14:paraId="15E987C8" w14:textId="05CA86D6" w:rsidR="00E556B4" w:rsidRPr="00E556B4" w:rsidRDefault="00E556B4" w:rsidP="00E556B4">
      <w:pPr>
        <w:pStyle w:val="EndNoteBibliography"/>
        <w:spacing w:after="0"/>
        <w:ind w:left="720" w:hanging="720"/>
      </w:pPr>
      <w:r w:rsidRPr="00E556B4">
        <w:t xml:space="preserve">15. Kluth LA, Rieken M, Xylinas E, et al. Gender-specific Differences in Clinicopathologic Outcomes Following Radical Cystectomy: An International Multi-institutional Study of More Than 8000 Patients. </w:t>
      </w:r>
      <w:r w:rsidRPr="00E556B4">
        <w:rPr>
          <w:i/>
        </w:rPr>
        <w:t>European Urology</w:t>
      </w:r>
      <w:r w:rsidRPr="00E556B4">
        <w:t xml:space="preserve"> 2014;66(5):913-19. doi: </w:t>
      </w:r>
      <w:hyperlink r:id="rId51" w:history="1">
        <w:r w:rsidRPr="00E556B4">
          <w:rPr>
            <w:rStyle w:val="Hyperlink"/>
          </w:rPr>
          <w:t>https://doi.org/10.1016/j.eururo.2013.11.040</w:t>
        </w:r>
      </w:hyperlink>
    </w:p>
    <w:p w14:paraId="379694A6" w14:textId="29582DAD" w:rsidR="00E556B4" w:rsidRPr="00E556B4" w:rsidRDefault="00E556B4" w:rsidP="00E556B4">
      <w:pPr>
        <w:pStyle w:val="EndNoteBibliography"/>
        <w:spacing w:after="0"/>
        <w:ind w:left="720" w:hanging="720"/>
      </w:pPr>
      <w:r w:rsidRPr="00E556B4">
        <w:t xml:space="preserve">16. Soave A, Dahlem R, Hansen J, et al. Gender-specific outcomes of bladder cancer patients: A stage-specific analysis in a contemporary, homogenous radical cystectomy cohort. </w:t>
      </w:r>
      <w:r w:rsidRPr="00E556B4">
        <w:rPr>
          <w:i/>
        </w:rPr>
        <w:t>European Journal of Surgical Oncology (EJSO)</w:t>
      </w:r>
      <w:r w:rsidRPr="00E556B4">
        <w:t xml:space="preserve"> 2015;41(3):368-77. doi: </w:t>
      </w:r>
      <w:hyperlink r:id="rId52" w:history="1">
        <w:r w:rsidRPr="00E556B4">
          <w:rPr>
            <w:rStyle w:val="Hyperlink"/>
          </w:rPr>
          <w:t>https://doi.org/10.1016/j.ejso.2014.03.003</w:t>
        </w:r>
      </w:hyperlink>
    </w:p>
    <w:p w14:paraId="3ECA47A2" w14:textId="46878CCE" w:rsidR="00E556B4" w:rsidRPr="00E556B4" w:rsidRDefault="00E556B4" w:rsidP="00E556B4">
      <w:pPr>
        <w:pStyle w:val="EndNoteBibliography"/>
        <w:spacing w:after="0"/>
        <w:ind w:left="720" w:hanging="720"/>
      </w:pPr>
      <w:r w:rsidRPr="00E556B4">
        <w:t xml:space="preserve">17. Otto W, May M, Fritsche H-M, et al. Analysis of Sex Differences in Cancer-Specific Survival and Perioperative Mortality Following Radical Cystectomy: Results of a Large German Multicenter Study of Nearly 2500 Patients with Urothelial Carcinoma of the Bladder. </w:t>
      </w:r>
      <w:r w:rsidRPr="00E556B4">
        <w:rPr>
          <w:i/>
        </w:rPr>
        <w:t>Gender Medicine</w:t>
      </w:r>
      <w:r w:rsidRPr="00E556B4">
        <w:t xml:space="preserve"> 2012;9(6):481-89. doi: </w:t>
      </w:r>
      <w:hyperlink r:id="rId53" w:history="1">
        <w:r w:rsidRPr="00E556B4">
          <w:rPr>
            <w:rStyle w:val="Hyperlink"/>
          </w:rPr>
          <w:t>https://doi.org/10.1016/j.genm.2012.11.001</w:t>
        </w:r>
      </w:hyperlink>
    </w:p>
    <w:p w14:paraId="143992A7" w14:textId="77777777" w:rsidR="00E556B4" w:rsidRPr="00E556B4" w:rsidRDefault="00E556B4" w:rsidP="00E556B4">
      <w:pPr>
        <w:pStyle w:val="EndNoteBibliography"/>
        <w:spacing w:after="0"/>
        <w:ind w:left="720" w:hanging="720"/>
      </w:pPr>
      <w:r w:rsidRPr="00E556B4">
        <w:t>18. Average Number of Deaths Per Year and Age-Specific Mortality Rates per 100,000 Population, UK: Cancer Research UK, 2022.</w:t>
      </w:r>
    </w:p>
    <w:p w14:paraId="255EE863" w14:textId="77777777" w:rsidR="00E556B4" w:rsidRPr="00E556B4" w:rsidRDefault="00E556B4" w:rsidP="00E556B4">
      <w:pPr>
        <w:pStyle w:val="EndNoteBibliography"/>
        <w:spacing w:after="0"/>
        <w:ind w:left="720" w:hanging="720"/>
      </w:pPr>
      <w:r w:rsidRPr="00E556B4">
        <w:t xml:space="preserve">19. Vanni T, Karnon J, Madan J, et al. Calibrating models in economic evaluation: a seven-step approach. </w:t>
      </w:r>
      <w:r w:rsidRPr="00E556B4">
        <w:rPr>
          <w:i/>
        </w:rPr>
        <w:t>Pharmacoeconomics</w:t>
      </w:r>
      <w:r w:rsidRPr="00E556B4">
        <w:t xml:space="preserve"> 2011;29(1):35-49. doi: 10.2165/11584600-000000000-00000 [published Online First: 2010/12/15]</w:t>
      </w:r>
    </w:p>
    <w:p w14:paraId="5A2F34C9" w14:textId="77777777" w:rsidR="00E556B4" w:rsidRPr="00E556B4" w:rsidRDefault="00E556B4" w:rsidP="00E556B4">
      <w:pPr>
        <w:pStyle w:val="EndNoteBibliography"/>
        <w:spacing w:after="0"/>
        <w:ind w:left="720" w:hanging="720"/>
      </w:pPr>
      <w:r w:rsidRPr="00E556B4">
        <w:t xml:space="preserve">20. Menzies NA, Soeteman DI, Pandya A, et al. Bayesian Methods for Calibrating Health Policy Models: A Tutorial. </w:t>
      </w:r>
      <w:r w:rsidRPr="00E556B4">
        <w:rPr>
          <w:i/>
        </w:rPr>
        <w:t>Pharmacoeconomics</w:t>
      </w:r>
      <w:r w:rsidRPr="00E556B4">
        <w:t xml:space="preserve"> 2017;35(6):613-24. doi: 10.1007/s40273-017-0494-4 [published Online First: 2017/03/02]</w:t>
      </w:r>
    </w:p>
    <w:p w14:paraId="2E4C126E" w14:textId="04D7F3AB" w:rsidR="00E556B4" w:rsidRPr="00E556B4" w:rsidRDefault="00E556B4" w:rsidP="00E556B4">
      <w:pPr>
        <w:pStyle w:val="EndNoteBibliography"/>
        <w:spacing w:after="0"/>
        <w:ind w:left="720" w:hanging="720"/>
      </w:pPr>
      <w:r w:rsidRPr="00E556B4">
        <w:t xml:space="preserve">21. Adult Cancer Survival Tables: One and Five Year net survival for adults diagnosed between 2013 and 2017, England: Office for National Statistics;  [Available from: </w:t>
      </w:r>
      <w:hyperlink r:id="rId54" w:history="1">
        <w:r w:rsidRPr="00E556B4">
          <w:rPr>
            <w:rStyle w:val="Hyperlink"/>
          </w:rPr>
          <w:t>https://www.ons.gov.uk/peoplepopulationandcommunity/healthandsocialcare/conditionsanddiseases/datasets/cancersurvivalratescancersurvivalinenglandadultsdiagnosed</w:t>
        </w:r>
      </w:hyperlink>
      <w:r w:rsidRPr="00E556B4">
        <w:t xml:space="preserve"> accessed 20th October 2019.</w:t>
      </w:r>
    </w:p>
    <w:p w14:paraId="3F1F7C89" w14:textId="77777777" w:rsidR="00E556B4" w:rsidRPr="00E556B4" w:rsidRDefault="00E556B4" w:rsidP="00E556B4">
      <w:pPr>
        <w:pStyle w:val="EndNoteBibliography"/>
        <w:spacing w:after="0"/>
        <w:ind w:left="720" w:hanging="720"/>
      </w:pPr>
      <w:r w:rsidRPr="00E556B4">
        <w:t>22. Survival for bladder cancer: Cancer Research UK, 2022.</w:t>
      </w:r>
    </w:p>
    <w:p w14:paraId="49CD6326" w14:textId="6C8AF6CD" w:rsidR="00E556B4" w:rsidRPr="00E556B4" w:rsidRDefault="00E556B4" w:rsidP="00E556B4">
      <w:pPr>
        <w:pStyle w:val="EndNoteBibliography"/>
        <w:spacing w:after="0"/>
        <w:ind w:left="720" w:hanging="720"/>
      </w:pPr>
      <w:r w:rsidRPr="00E556B4">
        <w:t xml:space="preserve">23. Pirie K, Peto R, Reeves GK, et al. The 21st century hazards of smoking and benefits of stopping: a prospective study of one million women in the UK. </w:t>
      </w:r>
      <w:r w:rsidRPr="00E556B4">
        <w:rPr>
          <w:i/>
        </w:rPr>
        <w:t>The Lancet</w:t>
      </w:r>
      <w:r w:rsidRPr="00E556B4">
        <w:t xml:space="preserve"> 2013;381(9861):133-41. doi: </w:t>
      </w:r>
      <w:hyperlink r:id="rId55" w:history="1">
        <w:r w:rsidRPr="00E556B4">
          <w:rPr>
            <w:rStyle w:val="Hyperlink"/>
          </w:rPr>
          <w:t>https://doi.org/10.1016/S0140-6736(12)61720-6</w:t>
        </w:r>
      </w:hyperlink>
    </w:p>
    <w:p w14:paraId="1BCDAA69" w14:textId="77777777" w:rsidR="00E556B4" w:rsidRPr="00E556B4" w:rsidRDefault="00E556B4" w:rsidP="00E556B4">
      <w:pPr>
        <w:pStyle w:val="EndNoteBibliography"/>
        <w:spacing w:after="0"/>
        <w:ind w:left="720" w:hanging="720"/>
      </w:pPr>
      <w:r w:rsidRPr="00E556B4">
        <w:t xml:space="preserve">24. Lyratzopoulos G, Abel GA, McPhail S, et al. Gender inequalities in the promptness of diagnosis of bladder and renal cancer after symptomatic presentation: evidence from secondary analysis of an English primary care audit survey. </w:t>
      </w:r>
      <w:r w:rsidRPr="00E556B4">
        <w:rPr>
          <w:i/>
        </w:rPr>
        <w:t>BMJ Open</w:t>
      </w:r>
      <w:r w:rsidRPr="00E556B4">
        <w:t xml:space="preserve"> 2013;3(6) doi: 10.1136/bmjopen-2013-002861 [published Online First: 2013/06/27]</w:t>
      </w:r>
    </w:p>
    <w:p w14:paraId="653D0639" w14:textId="77777777" w:rsidR="00E556B4" w:rsidRPr="00E556B4" w:rsidRDefault="00E556B4" w:rsidP="00E556B4">
      <w:pPr>
        <w:pStyle w:val="EndNoteBibliography"/>
        <w:ind w:left="720" w:hanging="720"/>
      </w:pPr>
      <w:r w:rsidRPr="00E556B4">
        <w:t xml:space="preserve">25. Moss S, Mathews C, Day TJ, et al. Increased uptake and improved outcomes of bowel cancer screening with a faecal immunochemical test: results from a pilot study within the national screening programme in England. </w:t>
      </w:r>
      <w:r w:rsidRPr="00E556B4">
        <w:rPr>
          <w:i/>
        </w:rPr>
        <w:t>Gut</w:t>
      </w:r>
      <w:r w:rsidRPr="00E556B4">
        <w:t xml:space="preserve"> 2017;66(9):1631-44. doi: 10.1136/gutjnl-2015-310691 [published Online First: 2016/06/09]</w:t>
      </w:r>
    </w:p>
    <w:p w14:paraId="518B70B1" w14:textId="312B4D30" w:rsidR="0037044C" w:rsidRDefault="00E556B4" w:rsidP="00E556B4">
      <w:pPr>
        <w:spacing w:line="259" w:lineRule="auto"/>
        <w:rPr>
          <w:rFonts w:asciiTheme="majorHAnsi" w:eastAsiaTheme="majorEastAsia" w:hAnsiTheme="majorHAnsi" w:cstheme="majorBidi"/>
          <w:color w:val="000000" w:themeColor="text1"/>
          <w:sz w:val="26"/>
          <w:szCs w:val="26"/>
        </w:rPr>
      </w:pPr>
      <w:r>
        <w:rPr>
          <w:rFonts w:asciiTheme="majorHAnsi" w:eastAsiaTheme="majorEastAsia" w:hAnsiTheme="majorHAnsi" w:cstheme="majorBidi"/>
          <w:color w:val="000000" w:themeColor="text1"/>
          <w:sz w:val="26"/>
          <w:szCs w:val="26"/>
        </w:rPr>
        <w:fldChar w:fldCharType="end"/>
      </w:r>
    </w:p>
    <w:sectPr w:rsidR="0037044C" w:rsidSect="004529D6">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James Chilcott" w:date="2023-04-21T09:33:00Z" w:initials="JC">
    <w:p w14:paraId="580DD4B0" w14:textId="5E6E7AA8" w:rsidR="0039760A" w:rsidRDefault="0039760A">
      <w:pPr>
        <w:pStyle w:val="CommentText"/>
      </w:pPr>
      <w:r>
        <w:rPr>
          <w:rStyle w:val="CommentReference"/>
        </w:rPr>
        <w:annotationRef/>
      </w:r>
      <w:r>
        <w:t>Death with bladder cancer presumably occurs from competing other cause risks.</w:t>
      </w:r>
    </w:p>
  </w:comment>
  <w:comment w:id="8" w:author="Olena Mandrik" w:date="2023-04-21T15:04:00Z" w:initials="OM">
    <w:p w14:paraId="648349F7" w14:textId="5FE52C20" w:rsidR="0072710A" w:rsidRDefault="0072710A">
      <w:pPr>
        <w:pStyle w:val="CommentText"/>
      </w:pPr>
      <w:r>
        <w:rPr>
          <w:rStyle w:val="CommentReference"/>
        </w:rPr>
        <w:annotationRef/>
      </w:r>
      <w:r>
        <w:t>And? I don’t understand what you want to say</w:t>
      </w:r>
    </w:p>
  </w:comment>
  <w:comment w:id="9" w:author="James Chilcott" w:date="2023-04-21T09:31:00Z" w:initials="JC">
    <w:p w14:paraId="50EF0BCE" w14:textId="5456F566" w:rsidR="0039760A" w:rsidRDefault="0039760A">
      <w:pPr>
        <w:pStyle w:val="CommentText"/>
      </w:pPr>
      <w:r>
        <w:t>… i</w:t>
      </w:r>
      <w:r>
        <w:rPr>
          <w:rStyle w:val="CommentReference"/>
        </w:rPr>
        <w:annotationRef/>
      </w:r>
      <w:r>
        <w:t>n the absence of screening.</w:t>
      </w:r>
    </w:p>
  </w:comment>
  <w:comment w:id="10" w:author="Olena Mandrik" w:date="2023-04-21T15:05:00Z" w:initials="OM">
    <w:p w14:paraId="5ED89D43" w14:textId="59F86C57" w:rsidR="0072710A" w:rsidRDefault="0072710A">
      <w:pPr>
        <w:pStyle w:val="CommentText"/>
      </w:pPr>
      <w:r>
        <w:rPr>
          <w:rStyle w:val="CommentReference"/>
        </w:rPr>
        <w:annotationRef/>
      </w:r>
      <w:r>
        <w:t>No. Even if they are diagnosed through screening they may die from BC, they just die less because of earlier stage at diagnosis</w:t>
      </w:r>
    </w:p>
  </w:comment>
  <w:comment w:id="20" w:author="James Chilcott" w:date="2023-04-21T12:19:00Z" w:initials="JC">
    <w:p w14:paraId="1B740C3E" w14:textId="77777777" w:rsidR="001665D3" w:rsidRDefault="001665D3">
      <w:pPr>
        <w:pStyle w:val="CommentText"/>
      </w:pPr>
      <w:r>
        <w:rPr>
          <w:rStyle w:val="CommentReference"/>
        </w:rPr>
        <w:annotationRef/>
      </w:r>
      <w:r>
        <w:t>Might be worth starting here with bullet pointed list of the different population modes in which the model can be run:</w:t>
      </w:r>
    </w:p>
    <w:p w14:paraId="5AF49416" w14:textId="77777777" w:rsidR="001665D3" w:rsidRDefault="001665D3">
      <w:pPr>
        <w:pStyle w:val="CommentText"/>
      </w:pPr>
      <w:r>
        <w:t>Calibration – replicating target pops</w:t>
      </w:r>
    </w:p>
    <w:p w14:paraId="2AB79B32" w14:textId="77777777" w:rsidR="001665D3" w:rsidRDefault="001665D3" w:rsidP="001665D3">
      <w:pPr>
        <w:pStyle w:val="CommentText"/>
      </w:pPr>
      <w:r>
        <w:t xml:space="preserve">Analysis – 1) to generate CE estimates 2) </w:t>
      </w:r>
      <w:r w:rsidR="0046411A">
        <w:t xml:space="preserve">modelling the trial pop 3) </w:t>
      </w:r>
      <w:r>
        <w:t xml:space="preserve">replicating screening decision </w:t>
      </w:r>
      <w:r w:rsidR="0046411A">
        <w:t>populations UK/England or Yorkshire.</w:t>
      </w:r>
    </w:p>
    <w:p w14:paraId="52D2A40D" w14:textId="77777777" w:rsidR="0046411A" w:rsidRDefault="0046411A" w:rsidP="001665D3">
      <w:pPr>
        <w:pStyle w:val="CommentText"/>
      </w:pPr>
    </w:p>
    <w:p w14:paraId="2879DC7E" w14:textId="77777777" w:rsidR="0046411A" w:rsidRDefault="0046411A" w:rsidP="001665D3">
      <w:pPr>
        <w:pStyle w:val="CommentText"/>
      </w:pPr>
      <w:proofErr w:type="gramStart"/>
      <w:r>
        <w:t>Cant</w:t>
      </w:r>
      <w:proofErr w:type="gramEnd"/>
      <w:r>
        <w:t xml:space="preserve"> think of any others, but have probably missed one!</w:t>
      </w:r>
    </w:p>
    <w:p w14:paraId="74E9047F" w14:textId="77777777" w:rsidR="0046411A" w:rsidRDefault="0046411A" w:rsidP="001665D3">
      <w:pPr>
        <w:pStyle w:val="CommentText"/>
      </w:pPr>
    </w:p>
    <w:p w14:paraId="52C3FC7F" w14:textId="48354A5F" w:rsidR="0046411A" w:rsidRDefault="0046411A" w:rsidP="001665D3">
      <w:pPr>
        <w:pStyle w:val="CommentText"/>
      </w:pPr>
      <w:r>
        <w:t>Having this clear upfront may help avoid confusion later.</w:t>
      </w:r>
    </w:p>
  </w:comment>
  <w:comment w:id="21" w:author="Olena Mandrik" w:date="2023-04-21T15:07:00Z" w:initials="OM">
    <w:p w14:paraId="51C8E600" w14:textId="77777777" w:rsidR="0072710A" w:rsidRDefault="0072710A">
      <w:pPr>
        <w:pStyle w:val="CommentText"/>
      </w:pPr>
      <w:r>
        <w:rPr>
          <w:rStyle w:val="CommentReference"/>
        </w:rPr>
        <w:annotationRef/>
      </w:r>
      <w:r>
        <w:t xml:space="preserve">That’s not how the model runs. So, it will be technically incorrect to say. There are two models – calibration and analysis. The analysis will simulate different </w:t>
      </w:r>
      <w:proofErr w:type="gramStart"/>
      <w:r>
        <w:t>cohorts</w:t>
      </w:r>
      <w:proofErr w:type="gramEnd"/>
      <w:r>
        <w:t xml:space="preserve"> but the cohorts need to be reconstructed separately. The model itself runs in two modes -PSA and deterministic. </w:t>
      </w:r>
    </w:p>
    <w:p w14:paraId="447DEC80" w14:textId="77777777" w:rsidR="0072710A" w:rsidRDefault="0072710A">
      <w:pPr>
        <w:pStyle w:val="CommentText"/>
      </w:pPr>
    </w:p>
    <w:p w14:paraId="717F086D" w14:textId="760D7AAD" w:rsidR="0072710A" w:rsidRDefault="0072710A">
      <w:pPr>
        <w:pStyle w:val="CommentText"/>
      </w:pPr>
      <w:r>
        <w:t xml:space="preserve">I added on the </w:t>
      </w:r>
      <w:proofErr w:type="gramStart"/>
      <w:r>
        <w:t>top, since</w:t>
      </w:r>
      <w:proofErr w:type="gramEnd"/>
      <w:r>
        <w:t xml:space="preserve"> this belongs to the model structure and not the population. </w:t>
      </w:r>
    </w:p>
  </w:comment>
  <w:comment w:id="37" w:author="James Chilcott" w:date="2023-04-21T09:42:00Z" w:initials="JC">
    <w:p w14:paraId="7FF08D60" w14:textId="68C8812D" w:rsidR="00181824" w:rsidRDefault="00181824">
      <w:pPr>
        <w:pStyle w:val="CommentText"/>
      </w:pPr>
      <w:r>
        <w:rPr>
          <w:rStyle w:val="CommentReference"/>
        </w:rPr>
        <w:annotationRef/>
      </w:r>
      <w:r>
        <w:t>Worth commenting on possible interaction smoking, occupation</w:t>
      </w:r>
    </w:p>
  </w:comment>
  <w:comment w:id="38" w:author="Olena Mandrik" w:date="2023-04-21T15:30:00Z" w:initials="OM">
    <w:p w14:paraId="380177B8" w14:textId="74DE72B2" w:rsidR="00292658" w:rsidRDefault="00292658">
      <w:pPr>
        <w:pStyle w:val="CommentText"/>
      </w:pPr>
      <w:r>
        <w:rPr>
          <w:rStyle w:val="CommentReference"/>
        </w:rPr>
        <w:annotationRef/>
      </w:r>
      <w:r w:rsidR="00E556B4">
        <w:t>I added below</w:t>
      </w:r>
      <w:r>
        <w:t xml:space="preserve">. </w:t>
      </w:r>
      <w:proofErr w:type="gramStart"/>
      <w:r>
        <w:t>This is why</w:t>
      </w:r>
      <w:proofErr w:type="gramEnd"/>
      <w:r>
        <w:t xml:space="preserve"> calibration was needed. </w:t>
      </w:r>
    </w:p>
  </w:comment>
  <w:comment w:id="64" w:author="James Chilcott" w:date="2023-04-21T10:15:00Z" w:initials="JC">
    <w:p w14:paraId="114D260D" w14:textId="485554DB" w:rsidR="00137CF1" w:rsidRDefault="00137CF1">
      <w:pPr>
        <w:pStyle w:val="CommentText"/>
      </w:pPr>
      <w:r>
        <w:rPr>
          <w:rStyle w:val="CommentReference"/>
        </w:rPr>
        <w:annotationRef/>
      </w:r>
      <w:r>
        <w:t>Peculiar combination – is the defined mean not also calibrated?</w:t>
      </w:r>
    </w:p>
  </w:comment>
  <w:comment w:id="65" w:author="Olena Mandrik" w:date="2023-04-21T15:41:00Z" w:initials="OM">
    <w:p w14:paraId="714B2E4C" w14:textId="2798F5E1" w:rsidR="00E556B4" w:rsidRDefault="00E556B4">
      <w:pPr>
        <w:pStyle w:val="CommentText"/>
      </w:pPr>
      <w:r>
        <w:rPr>
          <w:rStyle w:val="CommentReference"/>
        </w:rPr>
        <w:annotationRef/>
      </w:r>
      <w:r>
        <w:t>No, this was from the beginning the plan. The calibrated mean would mean model unidentifiability as undiagnosed cancer could be anywhere</w:t>
      </w:r>
    </w:p>
  </w:comment>
  <w:comment w:id="66" w:author="James Chilcott" w:date="2023-04-21T10:19:00Z" w:initials="JC">
    <w:p w14:paraId="1E640647" w14:textId="2F117443" w:rsidR="00137CF1" w:rsidRDefault="00137CF1">
      <w:pPr>
        <w:pStyle w:val="CommentText"/>
      </w:pPr>
      <w:r>
        <w:rPr>
          <w:rStyle w:val="CommentReference"/>
        </w:rPr>
        <w:annotationRef/>
      </w:r>
      <w:r>
        <w:t xml:space="preserve">Are treatment rates for NMIBC in the US higher than UK – How does this affect relevance of recurrence? And associated Q and C? </w:t>
      </w:r>
    </w:p>
  </w:comment>
  <w:comment w:id="67" w:author="Olena Mandrik" w:date="2023-04-21T15:42:00Z" w:initials="OM">
    <w:p w14:paraId="614C5724" w14:textId="6ACB7A11" w:rsidR="00E556B4" w:rsidRDefault="00E556B4">
      <w:pPr>
        <w:pStyle w:val="CommentText"/>
      </w:pPr>
      <w:r>
        <w:rPr>
          <w:rStyle w:val="CommentReference"/>
        </w:rPr>
        <w:annotationRef/>
      </w:r>
      <w:r>
        <w:t xml:space="preserve">Does not affect anything. As you can see below the model recurrence was even not included in the </w:t>
      </w:r>
      <w:proofErr w:type="spellStart"/>
      <w:r>
        <w:t>basecase</w:t>
      </w:r>
      <w:proofErr w:type="spellEnd"/>
      <w:r>
        <w:t xml:space="preserve"> model. Neither it is included in the </w:t>
      </w:r>
      <w:proofErr w:type="spellStart"/>
      <w:r>
        <w:t>MiMiC</w:t>
      </w:r>
      <w:proofErr w:type="spellEnd"/>
      <w:r>
        <w:t xml:space="preserve"> bowel. I added it only because of the scenario. It has zero impact on NHD as it is not reflected in the statistics </w:t>
      </w:r>
    </w:p>
  </w:comment>
  <w:comment w:id="68" w:author="James Chilcott" w:date="2023-04-21T10:26:00Z" w:initials="JC">
    <w:p w14:paraId="7C815DDE" w14:textId="649AE489" w:rsidR="00C97B93" w:rsidRDefault="00C97B93" w:rsidP="00C97B93">
      <w:pPr>
        <w:pStyle w:val="CommentText"/>
      </w:pPr>
      <w:r>
        <w:rPr>
          <w:rStyle w:val="CommentReference"/>
        </w:rPr>
        <w:annotationRef/>
      </w:r>
      <w:r>
        <w:t xml:space="preserve">Quite a difference? any thoughts on causes / possible implications – something funny going on with interaction between smoking, </w:t>
      </w:r>
      <w:proofErr w:type="gramStart"/>
      <w:r>
        <w:t>sex  and</w:t>
      </w:r>
      <w:proofErr w:type="gramEnd"/>
      <w:r>
        <w:t xml:space="preserve"> manufact?</w:t>
      </w:r>
    </w:p>
  </w:comment>
  <w:comment w:id="69" w:author="Olena Mandrik" w:date="2023-04-21T15:45:00Z" w:initials="OM">
    <w:p w14:paraId="2C64C791" w14:textId="2F15F4AA" w:rsidR="00E556B4" w:rsidRDefault="00E556B4">
      <w:pPr>
        <w:pStyle w:val="CommentText"/>
      </w:pPr>
      <w:r>
        <w:rPr>
          <w:rStyle w:val="CommentReference"/>
        </w:rPr>
        <w:annotationRef/>
      </w:r>
      <w:r>
        <w:t xml:space="preserve">Not really. these parameters are highly correlated and may not be relevantly </w:t>
      </w:r>
      <w:proofErr w:type="gramStart"/>
      <w:r>
        <w:t>weighted ,</w:t>
      </w:r>
      <w:proofErr w:type="gramEnd"/>
      <w:r>
        <w:t xml:space="preserve"> plus there is a smoking cessation what could have an impact</w:t>
      </w:r>
    </w:p>
  </w:comment>
  <w:comment w:id="71" w:author="James Chilcott" w:date="2023-04-21T10:30:00Z" w:initials="JC">
    <w:p w14:paraId="70A06FD9" w14:textId="14A33B2E" w:rsidR="00C97B93" w:rsidRDefault="00C97B93">
      <w:pPr>
        <w:pStyle w:val="CommentText"/>
      </w:pPr>
      <w:r>
        <w:rPr>
          <w:rStyle w:val="CommentReference"/>
        </w:rPr>
        <w:annotationRef/>
      </w:r>
      <w:r>
        <w:t>Not mean – this feels like a shame – Might be worth thinking how we can explore this in future</w:t>
      </w:r>
    </w:p>
  </w:comment>
  <w:comment w:id="72" w:author="Olena Mandrik" w:date="2023-04-21T15:47:00Z" w:initials="OM">
    <w:p w14:paraId="5F1E131B" w14:textId="1C7AAD8C" w:rsidR="00E556B4" w:rsidRDefault="00E556B4">
      <w:pPr>
        <w:pStyle w:val="CommentText"/>
      </w:pPr>
      <w:r>
        <w:rPr>
          <w:rStyle w:val="CommentReference"/>
        </w:rPr>
        <w:annotationRef/>
      </w:r>
      <w:r>
        <w:t>No, this was the plan so not a shame (</w:t>
      </w:r>
      <w:proofErr w:type="gramStart"/>
      <w:r>
        <w:t>i.e.</w:t>
      </w:r>
      <w:proofErr w:type="gramEnd"/>
      <w:r>
        <w:t xml:space="preserve"> this plan was written in September and hasn’t changed still). The model can be recalibrated if better evidence comes</w:t>
      </w:r>
    </w:p>
  </w:comment>
  <w:comment w:id="93" w:author="James Chilcott" w:date="2023-04-21T10:57:00Z" w:initials="JC">
    <w:p w14:paraId="1F47EC7C" w14:textId="3F626359" w:rsidR="00BD4197" w:rsidRDefault="00BD4197">
      <w:pPr>
        <w:pStyle w:val="CommentText"/>
      </w:pPr>
      <w:r>
        <w:rPr>
          <w:rStyle w:val="CommentReference"/>
        </w:rPr>
        <w:annotationRef/>
      </w:r>
      <w:r>
        <w:t xml:space="preserve">Thinking about this for the future – it might be an idea to maximise </w:t>
      </w:r>
      <w:proofErr w:type="spellStart"/>
      <w:r>
        <w:t>orth</w:t>
      </w:r>
      <w:proofErr w:type="spellEnd"/>
      <w:r>
        <w:t xml:space="preserve"> </w:t>
      </w:r>
      <w:proofErr w:type="spellStart"/>
      <w:r>
        <w:t>dist</w:t>
      </w:r>
      <w:proofErr w:type="spellEnd"/>
      <w:r>
        <w:t xml:space="preserve"> between starting points within an accepted GOF. </w:t>
      </w:r>
    </w:p>
  </w:comment>
  <w:comment w:id="94" w:author="Olena Mandrik" w:date="2023-04-21T15:51:00Z" w:initials="OM">
    <w:p w14:paraId="380A92E1" w14:textId="4E4A696F" w:rsidR="00565126" w:rsidRDefault="00565126">
      <w:pPr>
        <w:pStyle w:val="CommentText"/>
      </w:pPr>
      <w:r>
        <w:rPr>
          <w:rStyle w:val="CommentReference"/>
        </w:rPr>
        <w:annotationRef/>
      </w:r>
      <w:r>
        <w:t xml:space="preserve">Don’t understand </w:t>
      </w:r>
    </w:p>
  </w:comment>
  <w:comment w:id="99" w:author="James Chilcott" w:date="2023-04-21T13:44:00Z" w:initials="JC">
    <w:p w14:paraId="7ED2EC82" w14:textId="6455BEC0" w:rsidR="00420BA8" w:rsidRDefault="00420BA8">
      <w:pPr>
        <w:pStyle w:val="CommentText"/>
      </w:pPr>
      <w:r>
        <w:rPr>
          <w:rStyle w:val="CommentReference"/>
        </w:rPr>
        <w:annotationRef/>
      </w:r>
      <w:r>
        <w:t>And correlation between parameters? Perhaps a matrix in the appendix</w:t>
      </w:r>
    </w:p>
  </w:comment>
  <w:comment w:id="100" w:author="Olena Mandrik" w:date="2023-04-21T15:51:00Z" w:initials="OM">
    <w:p w14:paraId="48524269" w14:textId="77777777" w:rsidR="00565126" w:rsidRDefault="00565126">
      <w:pPr>
        <w:pStyle w:val="CommentText"/>
      </w:pPr>
      <w:r>
        <w:rPr>
          <w:rStyle w:val="CommentReference"/>
        </w:rPr>
        <w:annotationRef/>
      </w:r>
      <w:r>
        <w:t>I don’t’ see a point in a correlation matrix for parameters retrieved through an approach based on correlation (</w:t>
      </w:r>
      <w:proofErr w:type="gramStart"/>
      <w:r>
        <w:t>i.e.</w:t>
      </w:r>
      <w:proofErr w:type="gramEnd"/>
      <w:r>
        <w:t xml:space="preserve"> a step from the previous set).</w:t>
      </w:r>
    </w:p>
    <w:p w14:paraId="1BCFA258" w14:textId="77777777" w:rsidR="00565126" w:rsidRDefault="00565126">
      <w:pPr>
        <w:pStyle w:val="CommentText"/>
      </w:pPr>
    </w:p>
    <w:p w14:paraId="3DD22C52" w14:textId="31F9CE5D" w:rsidR="00565126" w:rsidRDefault="00565126">
      <w:pPr>
        <w:pStyle w:val="CommentText"/>
      </w:pPr>
      <w:r>
        <w:t xml:space="preserve">The mean with </w:t>
      </w:r>
      <w:proofErr w:type="spellStart"/>
      <w:r>
        <w:t>sd</w:t>
      </w:r>
      <w:proofErr w:type="spellEnd"/>
      <w:r>
        <w:t xml:space="preserve"> </w:t>
      </w:r>
      <w:proofErr w:type="gramStart"/>
      <w:r>
        <w:t>are</w:t>
      </w:r>
      <w:proofErr w:type="gramEnd"/>
      <w:r>
        <w:t xml:space="preserve"> quite explicit </w:t>
      </w:r>
    </w:p>
  </w:comment>
  <w:comment w:id="106" w:author="James Chilcott" w:date="2023-04-21T11:52:00Z" w:initials="JC">
    <w:p w14:paraId="7F8E39C0" w14:textId="2EFD25CD" w:rsidR="005F5A8C" w:rsidRDefault="005F5A8C">
      <w:pPr>
        <w:pStyle w:val="CommentText"/>
      </w:pPr>
      <w:r>
        <w:rPr>
          <w:rStyle w:val="CommentReference"/>
        </w:rPr>
        <w:annotationRef/>
      </w:r>
      <w:r>
        <w:t>Good wrinkle</w:t>
      </w:r>
    </w:p>
  </w:comment>
  <w:comment w:id="107" w:author="Olena Mandrik" w:date="2023-04-21T15:54:00Z" w:initials="OM">
    <w:p w14:paraId="343D6AB5" w14:textId="5A438E42" w:rsidR="00565126" w:rsidRDefault="00565126">
      <w:pPr>
        <w:pStyle w:val="CommentText"/>
      </w:pPr>
      <w:r>
        <w:rPr>
          <w:rStyle w:val="CommentReference"/>
        </w:rPr>
        <w:annotationRef/>
      </w:r>
      <w:r>
        <w:t xml:space="preserve">I forgot that based on </w:t>
      </w:r>
      <w:proofErr w:type="spellStart"/>
      <w:proofErr w:type="gramStart"/>
      <w:r>
        <w:t>J.Catto</w:t>
      </w:r>
      <w:proofErr w:type="spellEnd"/>
      <w:proofErr w:type="gramEnd"/>
      <w:r>
        <w:t xml:space="preserve"> input this was scrapped </w:t>
      </w:r>
    </w:p>
  </w:comment>
  <w:comment w:id="114" w:author="James Chilcott" w:date="2023-04-21T12:04:00Z" w:initials="JC">
    <w:p w14:paraId="014B84C4" w14:textId="2A905DE4" w:rsidR="007F1C09" w:rsidRDefault="007F1C09">
      <w:pPr>
        <w:pStyle w:val="CommentText"/>
      </w:pPr>
      <w:r>
        <w:rPr>
          <w:rStyle w:val="CommentReference"/>
        </w:rPr>
        <w:annotationRef/>
      </w:r>
      <w:r>
        <w:t>Presumably it can also model multiple repeat screens if required</w:t>
      </w:r>
    </w:p>
  </w:comment>
  <w:comment w:id="115" w:author="Chloe Thomas" w:date="2022-12-19T10:52:00Z" w:initials="CT">
    <w:p w14:paraId="5E921983" w14:textId="0101E134" w:rsidR="00F3207B" w:rsidRDefault="00F3207B" w:rsidP="00254D32">
      <w:pPr>
        <w:pStyle w:val="CommentText"/>
      </w:pPr>
      <w:r>
        <w:rPr>
          <w:rStyle w:val="CommentReference"/>
        </w:rPr>
        <w:annotationRef/>
      </w:r>
      <w:r>
        <w:t>Does this happen at model baseline in a group of people all aged e.g. 65, or do you model it happening in a single aged cohort that starts at 30 and all get screening (apart from the dead ones) when they get to 65 i.e. in year 35, or is it modelled dynamically in a multi-aged population with people getting it at different model timepoints once they get to 65? Would be useful to know so can visualise structure of model. The simplest and probably best for cost-effectiveness is the first one (for the second one you would have to not start the discounting until they got to 65).</w:t>
      </w:r>
    </w:p>
  </w:comment>
  <w:comment w:id="116" w:author="Olena Mandrik" w:date="2022-03-18T11:04:00Z" w:initials="OM">
    <w:p w14:paraId="08A0BE16" w14:textId="77777777" w:rsidR="00F3207B" w:rsidRDefault="00F3207B">
      <w:pPr>
        <w:pStyle w:val="CommentText"/>
      </w:pPr>
      <w:r>
        <w:rPr>
          <w:rStyle w:val="CommentReference"/>
        </w:rPr>
        <w:annotationRef/>
      </w:r>
      <w:r>
        <w:t>Question:</w:t>
      </w:r>
    </w:p>
    <w:p w14:paraId="0FC474ED" w14:textId="2F6D213C" w:rsidR="00F3207B" w:rsidRDefault="00F3207B">
      <w:pPr>
        <w:pStyle w:val="CommentText"/>
      </w:pPr>
      <w:r>
        <w:t>Can we precise the diagnostic pathway for screen-positive cases?</w:t>
      </w:r>
    </w:p>
  </w:comment>
  <w:comment w:id="124" w:author="Chloe Thomas" w:date="2022-12-19T10:57:00Z" w:initials="CT">
    <w:p w14:paraId="63AE0CA6" w14:textId="304D80D4" w:rsidR="00F3207B" w:rsidRDefault="00F3207B">
      <w:pPr>
        <w:pStyle w:val="CommentText"/>
      </w:pPr>
      <w:r>
        <w:rPr>
          <w:rStyle w:val="CommentReference"/>
        </w:rPr>
        <w:annotationRef/>
      </w:r>
      <w:r>
        <w:t>This was mentioned earlier, and it might be useful in the introduction part to say something more about the trial aims and objectives and PICO given that it is an integral part of the model.</w:t>
      </w:r>
    </w:p>
  </w:comment>
  <w:comment w:id="126" w:author="James Chilcott" w:date="2023-04-21T12:14:00Z" w:initials="JC">
    <w:p w14:paraId="5D88787E" w14:textId="581D1147" w:rsidR="001665D3" w:rsidRDefault="001665D3">
      <w:pPr>
        <w:pStyle w:val="CommentText"/>
      </w:pPr>
      <w:r>
        <w:rPr>
          <w:rStyle w:val="CommentReference"/>
        </w:rPr>
        <w:annotationRef/>
      </w:r>
      <w:r>
        <w:t xml:space="preserve">This is a wide age range – I think we should aim to understand how CE varies over this range (and if indeed there is an optimum (even if shallow) age). </w:t>
      </w:r>
      <w:proofErr w:type="gramStart"/>
      <w:r>
        <w:t>Also</w:t>
      </w:r>
      <w:proofErr w:type="gramEnd"/>
      <w:r>
        <w:t xml:space="preserve"> by C/Q C/LYG etc</w:t>
      </w:r>
    </w:p>
  </w:comment>
  <w:comment w:id="127" w:author="James Chilcott" w:date="2023-04-21T12:13:00Z" w:initials="JC">
    <w:p w14:paraId="28493DDD" w14:textId="4B5F146F" w:rsidR="001665D3" w:rsidRDefault="001665D3">
      <w:pPr>
        <w:pStyle w:val="CommentText"/>
      </w:pPr>
      <w:r>
        <w:rPr>
          <w:rStyle w:val="CommentReference"/>
        </w:rPr>
        <w:annotationRef/>
      </w:r>
      <w:r>
        <w:t>Cross reference to protocol publication</w:t>
      </w:r>
    </w:p>
  </w:comment>
  <w:comment w:id="128" w:author="Olena Mandrik" w:date="2022-05-13T18:16:00Z" w:initials="OM">
    <w:p w14:paraId="5B9A55DD" w14:textId="0B6B646A" w:rsidR="00F3207B" w:rsidRDefault="00F3207B">
      <w:pPr>
        <w:pStyle w:val="CommentText"/>
      </w:pPr>
      <w:r>
        <w:rPr>
          <w:rStyle w:val="CommentReference"/>
        </w:rPr>
        <w:annotationRef/>
      </w:r>
      <w:r>
        <w:t>Need confirm with the clinical team what age it would be appropriate to do the screening?</w:t>
      </w:r>
    </w:p>
  </w:comment>
  <w:comment w:id="129" w:author="Chloe Thomas" w:date="2022-12-19T10:50:00Z" w:initials="CT">
    <w:p w14:paraId="268C5077" w14:textId="1E3D966D" w:rsidR="00F3207B" w:rsidRDefault="00F3207B" w:rsidP="00D42D51">
      <w:pPr>
        <w:pStyle w:val="CommentText"/>
      </w:pPr>
      <w:r>
        <w:rPr>
          <w:rStyle w:val="CommentReference"/>
        </w:rPr>
        <w:annotationRef/>
      </w:r>
      <w:r>
        <w:t>Is it worth doing a mixed age cohort like the trial population? If the model is set up correctly it should be just as easy.</w:t>
      </w:r>
    </w:p>
  </w:comment>
  <w:comment w:id="130" w:author="Olena Mandrik" w:date="2022-12-20T13:22:00Z" w:initials="OM">
    <w:p w14:paraId="1929FFCA" w14:textId="773D65EF" w:rsidR="00F3207B" w:rsidRDefault="00F3207B">
      <w:pPr>
        <w:pStyle w:val="CommentText"/>
      </w:pPr>
      <w:r>
        <w:rPr>
          <w:rStyle w:val="CommentReference"/>
        </w:rPr>
        <w:annotationRef/>
      </w:r>
      <w:r>
        <w:t xml:space="preserve">Considering the implementation point of view one age is </w:t>
      </w:r>
      <w:proofErr w:type="gramStart"/>
      <w:r>
        <w:t>appropriate ,</w:t>
      </w:r>
      <w:proofErr w:type="gramEnd"/>
      <w:r>
        <w:t xml:space="preserve"> but if a purpose is the trial design, then multi-age cohort is needed, unless I need to answer a question on what age they should invite</w:t>
      </w:r>
    </w:p>
  </w:comment>
  <w:comment w:id="138" w:author="James Chilcott" w:date="2023-04-21T12:25:00Z" w:initials="JC">
    <w:p w14:paraId="6BEACABC" w14:textId="7CD90698" w:rsidR="0046411A" w:rsidRDefault="0046411A">
      <w:pPr>
        <w:pStyle w:val="CommentText"/>
      </w:pPr>
      <w:r>
        <w:rPr>
          <w:rStyle w:val="CommentReference"/>
        </w:rPr>
        <w:annotationRef/>
      </w:r>
      <w:r>
        <w:t xml:space="preserve">I think </w:t>
      </w:r>
      <w:proofErr w:type="spellStart"/>
      <w:r>
        <w:t>its</w:t>
      </w:r>
      <w:proofErr w:type="spellEnd"/>
      <w:r>
        <w:t xml:space="preserve"> best to avoid ‘base case’ its never clear what this means.</w:t>
      </w:r>
    </w:p>
  </w:comment>
  <w:comment w:id="139" w:author="Chloe Thomas" w:date="2022-12-19T11:05:00Z" w:initials="CT">
    <w:p w14:paraId="29AE4E00" w14:textId="2BA0F132" w:rsidR="00F3207B" w:rsidRDefault="00F3207B">
      <w:pPr>
        <w:pStyle w:val="CommentText"/>
      </w:pPr>
      <w:r>
        <w:rPr>
          <w:rStyle w:val="CommentReference"/>
        </w:rPr>
        <w:annotationRef/>
      </w:r>
      <w:r>
        <w:t>Another place where it would have been useful to specify the trial in the intro so that it was clear you were doing pre-trial modelling first. In this case then obviously won’t have any data from the trial for that modelling, but later will have some.</w:t>
      </w:r>
    </w:p>
  </w:comment>
  <w:comment w:id="140" w:author="Chloe Thomas" w:date="2022-12-19T11:01:00Z" w:initials="CT">
    <w:p w14:paraId="672514A9" w14:textId="4CBC8298" w:rsidR="00F3207B" w:rsidRDefault="00F3207B">
      <w:pPr>
        <w:pStyle w:val="CommentText"/>
      </w:pPr>
      <w:r>
        <w:rPr>
          <w:rStyle w:val="CommentReference"/>
        </w:rPr>
        <w:annotationRef/>
      </w:r>
      <w:r>
        <w:t xml:space="preserve">If these are likely higher than the </w:t>
      </w:r>
      <w:proofErr w:type="gramStart"/>
      <w:r>
        <w:t>trial</w:t>
      </w:r>
      <w:proofErr w:type="gramEnd"/>
      <w:r>
        <w:t xml:space="preserve"> then they are not worth doing. I agree that 100% is useful for proper CE analysis. Uptake in the trial would be an upper bound, so if that is assumed to be 40% no point in modelling other higher things – I would suggest something lower than the trial uptake too to represent something more realistic. Anyway, this won’t affect CE much as is only really the impact of cost of wasted test kits and maybe reminder letters, so don’t waste too much time on modelling lots of different options. Might be enough to do one 100% and one low one.</w:t>
      </w:r>
    </w:p>
  </w:comment>
  <w:comment w:id="141" w:author="Olena Mandrik" w:date="2022-03-23T11:56:00Z" w:initials="OM">
    <w:p w14:paraId="0F12C18E" w14:textId="77777777" w:rsidR="00F3207B" w:rsidRDefault="00F3207B" w:rsidP="00F10D5A">
      <w:pPr>
        <w:pStyle w:val="CommentText"/>
      </w:pPr>
      <w:r>
        <w:rPr>
          <w:rStyle w:val="CommentReference"/>
        </w:rPr>
        <w:annotationRef/>
      </w:r>
      <w:r>
        <w:t>Is there any data for bladder cancer?</w:t>
      </w:r>
    </w:p>
    <w:p w14:paraId="5D981CA1" w14:textId="77777777" w:rsidR="00F3207B" w:rsidRDefault="00F3207B" w:rsidP="00F10D5A">
      <w:pPr>
        <w:pStyle w:val="CommentText"/>
      </w:pPr>
    </w:p>
    <w:p w14:paraId="2F8F4799" w14:textId="77777777" w:rsidR="00F3207B" w:rsidRDefault="00F3207B" w:rsidP="00F10D5A">
      <w:pPr>
        <w:pStyle w:val="CommentText"/>
      </w:pPr>
      <w:r>
        <w:t>I couldn’t find anything</w:t>
      </w:r>
    </w:p>
  </w:comment>
  <w:comment w:id="142" w:author="Chloe Thomas" w:date="2022-12-19T11:06:00Z" w:initials="CT">
    <w:p w14:paraId="4B2DC64C" w14:textId="1AF4F46A" w:rsidR="00F3207B" w:rsidRDefault="00F3207B">
      <w:pPr>
        <w:pStyle w:val="CommentText"/>
      </w:pPr>
      <w:r>
        <w:rPr>
          <w:rStyle w:val="CommentReference"/>
        </w:rPr>
        <w:annotationRef/>
      </w:r>
      <w:r>
        <w:t xml:space="preserve">I imagine differences by these things could be similar to FIT </w:t>
      </w:r>
      <w:proofErr w:type="gramStart"/>
      <w:r>
        <w:t>screening</w:t>
      </w:r>
      <w:proofErr w:type="gramEnd"/>
      <w:r>
        <w:t xml:space="preserve"> so this seems reasonable. Not sure trial will be that helpful to inform the differences as all the recruited people are somewhat motivated so the usual relationships by ethnicity and deprivation may break down in the trial population who are very unrepresentative. I think the best it can do is inform an upper bound for uptake.</w:t>
      </w:r>
    </w:p>
  </w:comment>
  <w:comment w:id="151" w:author="Chloe Thomas" w:date="2022-12-19T11:11:00Z" w:initials="CT">
    <w:p w14:paraId="7EDA22C8" w14:textId="29DAE2DB" w:rsidR="00F3207B" w:rsidRDefault="00F3207B" w:rsidP="006C43EF">
      <w:pPr>
        <w:pStyle w:val="CommentText"/>
      </w:pPr>
      <w:r>
        <w:rPr>
          <w:rStyle w:val="CommentReference"/>
        </w:rPr>
        <w:annotationRef/>
      </w:r>
      <w:r>
        <w:t>What did they use as reference to calculate this sensitivity and who were their patients? Same with the Saad study. Would like to know what is the gold standard that they compare it against (and is that 100% sensitive)? Presumably specificity can only be calculated by having many people without cancer having to undergo something invasive to make sure.</w:t>
      </w:r>
    </w:p>
  </w:comment>
  <w:comment w:id="152" w:author="Olena Mandrik" w:date="2022-12-20T14:03:00Z" w:initials="OM">
    <w:p w14:paraId="14C7D923" w14:textId="44BD721B" w:rsidR="00F3207B" w:rsidRPr="00414C20" w:rsidRDefault="00F3207B">
      <w:pPr>
        <w:pStyle w:val="CommentText"/>
      </w:pPr>
      <w:r>
        <w:rPr>
          <w:rStyle w:val="CommentReference"/>
        </w:rPr>
        <w:annotationRef/>
      </w:r>
      <w:r>
        <w:t xml:space="preserve">Both studies used multiple tests and don’t report their methods well. I assume that the reference is biopsy at </w:t>
      </w:r>
      <w:proofErr w:type="gramStart"/>
      <w:r>
        <w:t>surgery</w:t>
      </w:r>
      <w:proofErr w:type="gramEnd"/>
      <w:r>
        <w:t xml:space="preserve"> but it is not stated</w:t>
      </w:r>
    </w:p>
  </w:comment>
  <w:comment w:id="153" w:author="James Chilcott" w:date="2023-04-21T12:31:00Z" w:initials="JC">
    <w:p w14:paraId="58AD5ABC" w14:textId="5233E7E8" w:rsidR="00974E2A" w:rsidRDefault="00974E2A">
      <w:pPr>
        <w:pStyle w:val="CommentText"/>
      </w:pPr>
      <w:r>
        <w:rPr>
          <w:rStyle w:val="CommentReference"/>
        </w:rPr>
        <w:annotationRef/>
      </w:r>
      <w:r>
        <w:t>? what</w:t>
      </w:r>
    </w:p>
  </w:comment>
  <w:comment w:id="150" w:author="James Chilcott" w:date="2023-04-21T12:35:00Z" w:initials="JC">
    <w:p w14:paraId="6403A8E8" w14:textId="45F4B9EB" w:rsidR="00974E2A" w:rsidRDefault="00974E2A">
      <w:pPr>
        <w:pStyle w:val="CommentText"/>
      </w:pPr>
      <w:r>
        <w:rPr>
          <w:rStyle w:val="CommentReference"/>
        </w:rPr>
        <w:annotationRef/>
      </w:r>
      <w:r>
        <w:t>Are Lotan and Saad in a symptomatic or screen setting – worth knowing</w:t>
      </w:r>
    </w:p>
  </w:comment>
  <w:comment w:id="160" w:author="Olena Mandrik" w:date="2023-04-12T13:54:00Z" w:initials="OM">
    <w:p w14:paraId="605F3C39" w14:textId="77777777" w:rsidR="00555B56" w:rsidRDefault="00555B56">
      <w:pPr>
        <w:pStyle w:val="CommentText"/>
      </w:pPr>
      <w:r>
        <w:rPr>
          <w:rStyle w:val="CommentReference"/>
        </w:rPr>
        <w:annotationRef/>
      </w:r>
      <w:r>
        <w:t>Note: add as a scenario analysis</w:t>
      </w:r>
    </w:p>
    <w:p w14:paraId="5F04A32F" w14:textId="77777777" w:rsidR="00555B56" w:rsidRDefault="00555B56">
      <w:pPr>
        <w:pStyle w:val="CommentText"/>
      </w:pPr>
    </w:p>
    <w:p w14:paraId="2B7C2091" w14:textId="531F2951" w:rsidR="00555B56" w:rsidRDefault="00555B56">
      <w:pPr>
        <w:pStyle w:val="CommentText"/>
      </w:pPr>
      <w:r w:rsidRPr="00555B56">
        <w:t>https://www.sciencedirect.com/science/article/pii/S0302283819307766?casa_token=wdDJwNvCe_MAAAAA:KRgeF-Anl-MpFmUCrIZCh96Vu0aEuxgr8vrZiy_CXQRRy8mK2irUP3aj-lT1k4XkP-kR4gTZ4L8</w:t>
      </w:r>
    </w:p>
  </w:comment>
  <w:comment w:id="161" w:author="Olena Mandrik" w:date="2022-12-20T13:54:00Z" w:initials="OM">
    <w:p w14:paraId="310783A2" w14:textId="61FD6BB4" w:rsidR="00F3207B" w:rsidRPr="00414C20" w:rsidRDefault="00F3207B">
      <w:pPr>
        <w:pStyle w:val="CommentText"/>
        <w:rPr>
          <w:lang w:val="uk-UA"/>
        </w:rPr>
      </w:pPr>
      <w:r>
        <w:rPr>
          <w:rStyle w:val="CommentReference"/>
        </w:rPr>
        <w:annotationRef/>
      </w:r>
      <w:r w:rsidRPr="00414C20">
        <w:t>https</w:t>
      </w:r>
      <w:r w:rsidRPr="00414C20">
        <w:rPr>
          <w:lang w:val="uk-UA"/>
        </w:rPr>
        <w:t>://</w:t>
      </w:r>
      <w:proofErr w:type="spellStart"/>
      <w:r w:rsidRPr="00414C20">
        <w:t>bjui</w:t>
      </w:r>
      <w:proofErr w:type="spellEnd"/>
      <w:r w:rsidRPr="00414C20">
        <w:rPr>
          <w:lang w:val="uk-UA"/>
        </w:rPr>
        <w:t>-</w:t>
      </w:r>
      <w:r w:rsidRPr="00414C20">
        <w:t>journals</w:t>
      </w:r>
      <w:r w:rsidRPr="00414C20">
        <w:rPr>
          <w:lang w:val="uk-UA"/>
        </w:rPr>
        <w:t>.</w:t>
      </w:r>
      <w:proofErr w:type="spellStart"/>
      <w:r w:rsidRPr="00414C20">
        <w:t>onlinelibrary</w:t>
      </w:r>
      <w:proofErr w:type="spellEnd"/>
      <w:r w:rsidRPr="00414C20">
        <w:rPr>
          <w:lang w:val="uk-UA"/>
        </w:rPr>
        <w:t>.</w:t>
      </w:r>
      <w:proofErr w:type="spellStart"/>
      <w:r w:rsidRPr="00414C20">
        <w:t>wiley</w:t>
      </w:r>
      <w:proofErr w:type="spellEnd"/>
      <w:r w:rsidRPr="00414C20">
        <w:rPr>
          <w:lang w:val="uk-UA"/>
        </w:rPr>
        <w:t>.</w:t>
      </w:r>
      <w:r w:rsidRPr="00414C20">
        <w:t>com</w:t>
      </w:r>
      <w:r w:rsidRPr="00414C20">
        <w:rPr>
          <w:lang w:val="uk-UA"/>
        </w:rPr>
        <w:t>/</w:t>
      </w:r>
      <w:proofErr w:type="spellStart"/>
      <w:r w:rsidRPr="00414C20">
        <w:t>doi</w:t>
      </w:r>
      <w:proofErr w:type="spellEnd"/>
      <w:r w:rsidRPr="00414C20">
        <w:rPr>
          <w:lang w:val="uk-UA"/>
        </w:rPr>
        <w:t>/</w:t>
      </w:r>
      <w:r w:rsidRPr="00414C20">
        <w:t>full</w:t>
      </w:r>
      <w:r w:rsidRPr="00414C20">
        <w:rPr>
          <w:lang w:val="uk-UA"/>
        </w:rPr>
        <w:t>/10.1046/</w:t>
      </w:r>
      <w:r w:rsidRPr="00414C20">
        <w:t>j</w:t>
      </w:r>
      <w:r w:rsidRPr="00414C20">
        <w:rPr>
          <w:lang w:val="uk-UA"/>
        </w:rPr>
        <w:t>.1464-4096.2001.01699.</w:t>
      </w:r>
      <w:r w:rsidRPr="00414C20">
        <w:t>x</w:t>
      </w:r>
      <w:r w:rsidRPr="00414C20">
        <w:rPr>
          <w:lang w:val="uk-UA"/>
        </w:rPr>
        <w:t>?</w:t>
      </w:r>
      <w:r w:rsidRPr="00414C20">
        <w:t>casa</w:t>
      </w:r>
      <w:r w:rsidRPr="00414C20">
        <w:rPr>
          <w:lang w:val="uk-UA"/>
        </w:rPr>
        <w:t>_</w:t>
      </w:r>
      <w:r w:rsidRPr="00414C20">
        <w:t>token</w:t>
      </w:r>
      <w:r w:rsidRPr="00414C20">
        <w:rPr>
          <w:lang w:val="uk-UA"/>
        </w:rPr>
        <w:t>=_</w:t>
      </w:r>
      <w:proofErr w:type="spellStart"/>
      <w:r w:rsidRPr="00414C20">
        <w:t>StP</w:t>
      </w:r>
      <w:proofErr w:type="spellEnd"/>
      <w:r w:rsidRPr="00414C20">
        <w:rPr>
          <w:lang w:val="uk-UA"/>
        </w:rPr>
        <w:t>-</w:t>
      </w:r>
      <w:proofErr w:type="spellStart"/>
      <w:r w:rsidRPr="00414C20">
        <w:t>yYBNhEAAAAA</w:t>
      </w:r>
      <w:proofErr w:type="spellEnd"/>
      <w:r w:rsidRPr="00414C20">
        <w:rPr>
          <w:lang w:val="uk-UA"/>
        </w:rPr>
        <w:t>%3</w:t>
      </w:r>
      <w:r w:rsidRPr="00414C20">
        <w:t>A</w:t>
      </w:r>
      <w:r w:rsidRPr="00414C20">
        <w:rPr>
          <w:lang w:val="uk-UA"/>
        </w:rPr>
        <w:t>-</w:t>
      </w:r>
      <w:proofErr w:type="spellStart"/>
      <w:r w:rsidRPr="00414C20">
        <w:t>WpmQaqJUndNNYMo</w:t>
      </w:r>
      <w:proofErr w:type="spellEnd"/>
      <w:r w:rsidRPr="00414C20">
        <w:rPr>
          <w:lang w:val="uk-UA"/>
        </w:rPr>
        <w:t>6</w:t>
      </w:r>
      <w:proofErr w:type="spellStart"/>
      <w:r w:rsidRPr="00414C20">
        <w:t>TerQvKZw</w:t>
      </w:r>
      <w:proofErr w:type="spellEnd"/>
      <w:r w:rsidRPr="00414C20">
        <w:rPr>
          <w:lang w:val="uk-UA"/>
        </w:rPr>
        <w:t>3</w:t>
      </w:r>
      <w:r w:rsidRPr="00414C20">
        <w:t>In</w:t>
      </w:r>
      <w:r w:rsidRPr="00414C20">
        <w:rPr>
          <w:lang w:val="uk-UA"/>
        </w:rPr>
        <w:t>_</w:t>
      </w:r>
      <w:r w:rsidRPr="00414C20">
        <w:t>MK</w:t>
      </w:r>
      <w:r w:rsidRPr="00414C20">
        <w:rPr>
          <w:lang w:val="uk-UA"/>
        </w:rPr>
        <w:t>8-</w:t>
      </w:r>
      <w:r w:rsidRPr="00414C20">
        <w:t>e</w:t>
      </w:r>
      <w:r w:rsidRPr="00414C20">
        <w:rPr>
          <w:lang w:val="uk-UA"/>
        </w:rPr>
        <w:t>67</w:t>
      </w:r>
      <w:proofErr w:type="spellStart"/>
      <w:r w:rsidRPr="00414C20">
        <w:t>tk</w:t>
      </w:r>
      <w:proofErr w:type="spellEnd"/>
      <w:r w:rsidRPr="00414C20">
        <w:rPr>
          <w:lang w:val="uk-UA"/>
        </w:rPr>
        <w:t>3</w:t>
      </w:r>
      <w:proofErr w:type="spellStart"/>
      <w:r w:rsidRPr="00414C20">
        <w:t>MvTz</w:t>
      </w:r>
      <w:proofErr w:type="spellEnd"/>
      <w:r w:rsidRPr="00414C20">
        <w:rPr>
          <w:lang w:val="uk-UA"/>
        </w:rPr>
        <w:t>7</w:t>
      </w:r>
      <w:proofErr w:type="spellStart"/>
      <w:r w:rsidRPr="00414C20">
        <w:t>xwDI</w:t>
      </w:r>
      <w:proofErr w:type="spellEnd"/>
      <w:r w:rsidRPr="00414C20">
        <w:rPr>
          <w:lang w:val="uk-UA"/>
        </w:rPr>
        <w:t>_9</w:t>
      </w:r>
      <w:r w:rsidRPr="00414C20">
        <w:t>j</w:t>
      </w:r>
      <w:r w:rsidRPr="00414C20">
        <w:rPr>
          <w:lang w:val="uk-UA"/>
        </w:rPr>
        <w:t>2</w:t>
      </w:r>
      <w:proofErr w:type="spellStart"/>
      <w:r w:rsidRPr="00414C20">
        <w:t>YDGiy</w:t>
      </w:r>
      <w:proofErr w:type="spellEnd"/>
      <w:r w:rsidRPr="00414C20">
        <w:rPr>
          <w:lang w:val="uk-UA"/>
        </w:rPr>
        <w:t>3_</w:t>
      </w:r>
      <w:proofErr w:type="spellStart"/>
      <w:r w:rsidRPr="00414C20">
        <w:t>dTGo</w:t>
      </w:r>
      <w:proofErr w:type="spellEnd"/>
      <w:r w:rsidRPr="00414C20">
        <w:rPr>
          <w:lang w:val="uk-UA"/>
        </w:rPr>
        <w:t>2</w:t>
      </w:r>
      <w:proofErr w:type="spellStart"/>
      <w:r w:rsidRPr="00414C20">
        <w:t>bReB</w:t>
      </w:r>
      <w:proofErr w:type="spellEnd"/>
      <w:r w:rsidRPr="00414C20">
        <w:rPr>
          <w:lang w:val="uk-UA"/>
        </w:rPr>
        <w:t>4</w:t>
      </w:r>
      <w:proofErr w:type="spellStart"/>
      <w:r w:rsidRPr="00414C20">
        <w:t>eXyawDp</w:t>
      </w:r>
      <w:proofErr w:type="spellEnd"/>
    </w:p>
  </w:comment>
  <w:comment w:id="162" w:author="Olena Mandrik" w:date="2022-12-12T09:44:00Z" w:initials="OM">
    <w:p w14:paraId="2B7E7143" w14:textId="77777777" w:rsidR="00F3207B" w:rsidRDefault="00F3207B" w:rsidP="00D42BD0">
      <w:pPr>
        <w:pStyle w:val="CommentText"/>
      </w:pPr>
      <w:r>
        <w:rPr>
          <w:rStyle w:val="CommentReference"/>
        </w:rPr>
        <w:annotationRef/>
      </w:r>
      <w:r>
        <w:t>Need to understand how the redirection for diagnostic is made, based on the study and one of the strategies used</w:t>
      </w:r>
    </w:p>
    <w:p w14:paraId="2CCBD1C9" w14:textId="77777777" w:rsidR="00F3207B" w:rsidRDefault="00F3207B" w:rsidP="00D42BD0">
      <w:pPr>
        <w:pStyle w:val="CommentText"/>
      </w:pPr>
    </w:p>
    <w:p w14:paraId="223BD993" w14:textId="77777777" w:rsidR="00F3207B" w:rsidRPr="00856BCB" w:rsidRDefault="00F3207B" w:rsidP="00D42BD0">
      <w:pPr>
        <w:pStyle w:val="CommentText"/>
        <w:rPr>
          <w:lang w:val="pt-PT"/>
        </w:rPr>
      </w:pPr>
      <w:r w:rsidRPr="00856BCB">
        <w:rPr>
          <w:rFonts w:ascii="Segoe UI" w:hAnsi="Segoe UI" w:cs="Segoe UI"/>
          <w:color w:val="5B616B"/>
          <w:shd w:val="clear" w:color="auto" w:fill="FFFFFF"/>
          <w:lang w:val="pt-PT"/>
        </w:rPr>
        <w:t>doi: 10.1111/j.1464-410X.2011.10664.x.</w:t>
      </w:r>
    </w:p>
  </w:comment>
  <w:comment w:id="163" w:author="Olena Mandrik" w:date="2023-02-03T14:42:00Z" w:initials="OM">
    <w:p w14:paraId="7A98C2A9" w14:textId="09256880" w:rsidR="00F3207B" w:rsidRPr="00856BCB" w:rsidRDefault="00F3207B">
      <w:pPr>
        <w:pStyle w:val="CommentText"/>
        <w:rPr>
          <w:lang w:val="pt-PT"/>
        </w:rPr>
      </w:pPr>
      <w:r>
        <w:rPr>
          <w:rStyle w:val="CommentReference"/>
        </w:rPr>
        <w:annotationRef/>
      </w:r>
      <w:r w:rsidRPr="00856BCB">
        <w:rPr>
          <w:lang w:val="pt-PT"/>
        </w:rPr>
        <w:t>https://bjui-journals.onlinelibrary.wiley.com/doi/full/10.1111/j.1464-410X.2012.11500.x?casa_token=2B71BUyrgTEAAAAA%3ADhiunhvHVSRciHsnKmvrUj2XSPHk8ev-AX4gg507zfTkqPzzjKgjpt67O_EF__j2Ky75QdzDQ9rK-w</w:t>
      </w:r>
    </w:p>
  </w:comment>
  <w:comment w:id="164" w:author="Olena Mandrik" w:date="2022-12-12T09:44:00Z" w:initials="OM">
    <w:p w14:paraId="63EED6ED" w14:textId="77777777" w:rsidR="00F3207B" w:rsidRDefault="00F3207B" w:rsidP="0049366E">
      <w:pPr>
        <w:pStyle w:val="CommentText"/>
      </w:pPr>
      <w:r>
        <w:rPr>
          <w:rStyle w:val="CommentReference"/>
        </w:rPr>
        <w:annotationRef/>
      </w:r>
      <w:r>
        <w:t>Need to understand how the redirection for diagnostic is made, based on the study and one of the strategies used</w:t>
      </w:r>
    </w:p>
    <w:p w14:paraId="5CB82DC5" w14:textId="77777777" w:rsidR="00F3207B" w:rsidRDefault="00F3207B" w:rsidP="0049366E">
      <w:pPr>
        <w:pStyle w:val="CommentText"/>
      </w:pPr>
    </w:p>
    <w:p w14:paraId="20C0B915" w14:textId="77777777" w:rsidR="00F3207B" w:rsidRPr="00856BCB" w:rsidRDefault="00F3207B" w:rsidP="0049366E">
      <w:pPr>
        <w:pStyle w:val="CommentText"/>
        <w:rPr>
          <w:lang w:val="pt-PT"/>
        </w:rPr>
      </w:pPr>
      <w:r w:rsidRPr="00856BCB">
        <w:rPr>
          <w:rFonts w:ascii="Segoe UI" w:hAnsi="Segoe UI" w:cs="Segoe UI"/>
          <w:color w:val="5B616B"/>
          <w:shd w:val="clear" w:color="auto" w:fill="FFFFFF"/>
          <w:lang w:val="pt-PT"/>
        </w:rPr>
        <w:t>doi: 10.1111/j.1464-410X.2011.10664.x.</w:t>
      </w:r>
    </w:p>
  </w:comment>
  <w:comment w:id="165" w:author="Olena Mandrik" w:date="2023-02-03T14:42:00Z" w:initials="OM">
    <w:p w14:paraId="1C891E4B" w14:textId="77777777" w:rsidR="00F3207B" w:rsidRPr="00856BCB" w:rsidRDefault="00F3207B" w:rsidP="0049366E">
      <w:pPr>
        <w:pStyle w:val="CommentText"/>
        <w:rPr>
          <w:lang w:val="pt-PT"/>
        </w:rPr>
      </w:pPr>
      <w:r>
        <w:rPr>
          <w:rStyle w:val="CommentReference"/>
        </w:rPr>
        <w:annotationRef/>
      </w:r>
      <w:r w:rsidRPr="00856BCB">
        <w:rPr>
          <w:lang w:val="pt-PT"/>
        </w:rPr>
        <w:t>https://bjui-journals.onlinelibrary.wiley.com/doi/full/10.1111/j.1464-410X.2012.11500.x?casa_token=2B71BUyrgTEAAAAA%3ADhiunhvHVSRciHsnKmvrUj2XSPHk8ev-AX4gg507zfTkqPzzjKgjpt67O_EF__j2Ky75QdzDQ9rK-w</w:t>
      </w:r>
    </w:p>
  </w:comment>
  <w:comment w:id="166" w:author="Olena Mandrik" w:date="2022-12-12T10:24:00Z" w:initials="OM">
    <w:p w14:paraId="6D168FCD" w14:textId="77777777" w:rsidR="00F3207B" w:rsidRDefault="00F3207B" w:rsidP="00D42BD0">
      <w:pPr>
        <w:pStyle w:val="CommentText"/>
      </w:pPr>
      <w:r>
        <w:rPr>
          <w:rStyle w:val="CommentReference"/>
        </w:rPr>
        <w:annotationRef/>
      </w:r>
      <w:r>
        <w:t xml:space="preserve">Used in </w:t>
      </w:r>
      <w:proofErr w:type="spellStart"/>
      <w:r>
        <w:t>Staton</w:t>
      </w:r>
      <w:proofErr w:type="spellEnd"/>
      <w:r>
        <w:t xml:space="preserve"> 2018 (originally from </w:t>
      </w:r>
      <w:proofErr w:type="spellStart"/>
      <w:r w:rsidRPr="00B3356C">
        <w:rPr>
          <w:rFonts w:ascii="Helvetica" w:hAnsi="Helvetica"/>
          <w:color w:val="000000"/>
          <w:sz w:val="16"/>
          <w:szCs w:val="16"/>
        </w:rPr>
        <w:t>Kondas</w:t>
      </w:r>
      <w:proofErr w:type="spellEnd"/>
      <w:r w:rsidRPr="00B3356C">
        <w:rPr>
          <w:rFonts w:ascii="Helvetica" w:hAnsi="Helvetica"/>
          <w:color w:val="000000"/>
          <w:sz w:val="16"/>
          <w:szCs w:val="16"/>
        </w:rPr>
        <w:t xml:space="preserve"> J, </w:t>
      </w:r>
      <w:proofErr w:type="spellStart"/>
      <w:r w:rsidRPr="00B3356C">
        <w:rPr>
          <w:rFonts w:ascii="Helvetica" w:hAnsi="Helvetica"/>
          <w:color w:val="000000"/>
          <w:sz w:val="16"/>
          <w:szCs w:val="16"/>
        </w:rPr>
        <w:t>Szentgyorgyi</w:t>
      </w:r>
      <w:proofErr w:type="spellEnd"/>
      <w:r w:rsidRPr="00B3356C">
        <w:rPr>
          <w:rFonts w:ascii="Helvetica" w:hAnsi="Helvetica"/>
          <w:color w:val="000000"/>
          <w:sz w:val="16"/>
          <w:szCs w:val="16"/>
        </w:rPr>
        <w:t xml:space="preserve"> E. Transurethral resection of 1250 bladder tumours. International urology and</w:t>
      </w:r>
      <w:r w:rsidRPr="00B3356C">
        <w:rPr>
          <w:rFonts w:ascii="Helvetica" w:hAnsi="Helvetica"/>
          <w:color w:val="000000"/>
          <w:sz w:val="16"/>
          <w:szCs w:val="16"/>
        </w:rPr>
        <w:br/>
        <w:t xml:space="preserve">nephrology. 1992; 24(1):35–42. PMID: </w:t>
      </w:r>
      <w:r w:rsidRPr="00B3356C">
        <w:rPr>
          <w:rFonts w:ascii="Helvetica" w:hAnsi="Helvetica"/>
          <w:color w:val="3C65AD"/>
          <w:sz w:val="16"/>
          <w:szCs w:val="16"/>
        </w:rPr>
        <w:t>1378046</w:t>
      </w:r>
      <w:r>
        <w:rPr>
          <w:rFonts w:ascii="Helvetica" w:hAnsi="Helvetica"/>
          <w:color w:val="3C65AD"/>
          <w:sz w:val="16"/>
          <w:szCs w:val="16"/>
        </w:rPr>
        <w:t>)</w:t>
      </w:r>
    </w:p>
  </w:comment>
  <w:comment w:id="169" w:author="Olena Mandrik" w:date="2022-03-23T12:20:00Z" w:initials="OM">
    <w:p w14:paraId="7BAA2AEB" w14:textId="5EA33D8F" w:rsidR="00F3207B" w:rsidRDefault="00F3207B" w:rsidP="00C24E0A">
      <w:r>
        <w:rPr>
          <w:rStyle w:val="CommentReference"/>
        </w:rPr>
        <w:annotationRef/>
      </w:r>
      <w:r>
        <w:t>In people with high-risk non-muscle-invasive bladder cancer, what follow up should be used?</w:t>
      </w:r>
    </w:p>
    <w:p w14:paraId="563B4D79" w14:textId="4A3D7A19" w:rsidR="00F3207B" w:rsidRDefault="00F3207B">
      <w:pPr>
        <w:pStyle w:val="CommentText"/>
      </w:pPr>
    </w:p>
  </w:comment>
  <w:comment w:id="170" w:author="Olena Mandrik" w:date="2022-03-23T14:21:00Z" w:initials="OM">
    <w:p w14:paraId="6F50D9DD" w14:textId="60F2EA98" w:rsidR="00F3207B" w:rsidRDefault="00F3207B">
      <w:pPr>
        <w:pStyle w:val="CommentText"/>
      </w:pPr>
      <w:r>
        <w:rPr>
          <w:rStyle w:val="CommentReference"/>
        </w:rPr>
        <w:annotationRef/>
      </w:r>
      <w:r>
        <w:t>Any ideas?</w:t>
      </w:r>
    </w:p>
  </w:comment>
  <w:comment w:id="171" w:author="Chloe Thomas" w:date="2022-12-19T11:21:00Z" w:initials="CT">
    <w:p w14:paraId="48C6D5BB" w14:textId="496D583E" w:rsidR="00F3207B" w:rsidRDefault="00F3207B">
      <w:pPr>
        <w:pStyle w:val="CommentText"/>
      </w:pPr>
      <w:r>
        <w:rPr>
          <w:rStyle w:val="CommentReference"/>
        </w:rPr>
        <w:annotationRef/>
      </w:r>
      <w:r>
        <w:t>I guess the question is why would it be any different? I can’t see any reasons why it would be different, so keeping it the same makes sense.</w:t>
      </w:r>
    </w:p>
  </w:comment>
  <w:comment w:id="172" w:author="Olena Mandrik" w:date="2022-03-23T12:27:00Z" w:initials="OM">
    <w:p w14:paraId="5F51E665" w14:textId="77777777" w:rsidR="00F3207B" w:rsidRPr="00C24E0A" w:rsidRDefault="00F3207B" w:rsidP="00C0716F">
      <w:pPr>
        <w:pStyle w:val="Heading4"/>
        <w:shd w:val="clear" w:color="auto" w:fill="FAFAFB"/>
        <w:rPr>
          <w:rFonts w:ascii="inherit" w:hAnsi="inherit" w:hint="eastAsia"/>
          <w:color w:val="0E0E0E"/>
        </w:rPr>
      </w:pPr>
      <w:r>
        <w:rPr>
          <w:rStyle w:val="CommentReference"/>
        </w:rPr>
        <w:annotationRef/>
      </w:r>
      <w:r w:rsidRPr="00C24E0A">
        <w:rPr>
          <w:rFonts w:ascii="inherit" w:hAnsi="inherit"/>
          <w:color w:val="0E0E0E"/>
        </w:rPr>
        <w:t>Low-risk non-muscle-invasive bladder cancer</w:t>
      </w:r>
    </w:p>
    <w:p w14:paraId="6400A0C8" w14:textId="77777777" w:rsidR="00F3207B" w:rsidRPr="00C24E0A" w:rsidRDefault="00F3207B" w:rsidP="00C0716F">
      <w:pPr>
        <w:pStyle w:val="numbered-paragraph"/>
        <w:shd w:val="clear" w:color="auto" w:fill="FAFAFB"/>
        <w:spacing w:before="0" w:beforeAutospacing="0" w:after="180" w:afterAutospacing="0"/>
        <w:ind w:left="960"/>
        <w:rPr>
          <w:rFonts w:ascii="Lato" w:hAnsi="Lato"/>
          <w:color w:val="0E0E0E"/>
        </w:rPr>
      </w:pPr>
      <w:r w:rsidRPr="00C24E0A">
        <w:rPr>
          <w:rStyle w:val="paragraph-number"/>
          <w:rFonts w:ascii="Lato" w:eastAsiaTheme="majorEastAsia" w:hAnsi="Lato"/>
          <w:color w:val="0E0E0E"/>
        </w:rPr>
        <w:t>1.4.3</w:t>
      </w:r>
      <w:r w:rsidRPr="00C24E0A">
        <w:rPr>
          <w:rFonts w:ascii="Lato" w:hAnsi="Lato"/>
          <w:color w:val="0E0E0E"/>
        </w:rPr>
        <w:t>Offer people with low-risk non-muscle-invasive bladder cancer (see the </w:t>
      </w:r>
      <w:hyperlink r:id="rId1" w:anchor="treating-non-muscle-invasive-bladder-cancer-2" w:tgtFrame="_top" w:history="1">
        <w:r w:rsidRPr="00C24E0A">
          <w:rPr>
            <w:rStyle w:val="Hyperlink"/>
            <w:rFonts w:ascii="Lato" w:eastAsiaTheme="majorEastAsia" w:hAnsi="Lato"/>
            <w:color w:val="005EA5"/>
          </w:rPr>
          <w:t>section on risk classification in non-muscle-invasive bladder cancer</w:t>
        </w:r>
      </w:hyperlink>
      <w:r w:rsidRPr="00C24E0A">
        <w:rPr>
          <w:rFonts w:ascii="Lato" w:hAnsi="Lato"/>
          <w:color w:val="0E0E0E"/>
        </w:rPr>
        <w:t xml:space="preserve">) </w:t>
      </w:r>
      <w:proofErr w:type="spellStart"/>
      <w:r w:rsidRPr="00C24E0A">
        <w:rPr>
          <w:rFonts w:ascii="Lato" w:hAnsi="Lato"/>
          <w:color w:val="0E0E0E"/>
        </w:rPr>
        <w:t>cystoscopic</w:t>
      </w:r>
      <w:proofErr w:type="spellEnd"/>
      <w:r w:rsidRPr="00C24E0A">
        <w:rPr>
          <w:rFonts w:ascii="Lato" w:hAnsi="Lato"/>
          <w:color w:val="0E0E0E"/>
        </w:rPr>
        <w:t xml:space="preserve"> follow</w:t>
      </w:r>
      <w:r w:rsidRPr="00C24E0A">
        <w:rPr>
          <w:rFonts w:ascii="Lato" w:hAnsi="Lato"/>
          <w:color w:val="0E0E0E"/>
        </w:rPr>
        <w:noBreakHyphen/>
        <w:t>up 3 months and 12 months after diagnosis.</w:t>
      </w:r>
    </w:p>
    <w:p w14:paraId="07250EAC" w14:textId="77777777" w:rsidR="00F3207B" w:rsidRPr="00C24E0A" w:rsidRDefault="00F3207B" w:rsidP="00C0716F">
      <w:pPr>
        <w:pStyle w:val="numbered-paragraph"/>
        <w:shd w:val="clear" w:color="auto" w:fill="FAFAFB"/>
        <w:spacing w:before="0" w:beforeAutospacing="0" w:after="180" w:afterAutospacing="0"/>
        <w:ind w:left="960"/>
        <w:rPr>
          <w:rFonts w:ascii="Lato" w:hAnsi="Lato"/>
          <w:color w:val="0E0E0E"/>
        </w:rPr>
      </w:pPr>
      <w:r w:rsidRPr="00C24E0A">
        <w:rPr>
          <w:rStyle w:val="paragraph-number"/>
          <w:rFonts w:ascii="Lato" w:eastAsiaTheme="majorEastAsia" w:hAnsi="Lato"/>
          <w:color w:val="0E0E0E"/>
        </w:rPr>
        <w:t>1.4.4</w:t>
      </w:r>
      <w:r w:rsidRPr="00C24E0A">
        <w:rPr>
          <w:rFonts w:ascii="Lato" w:hAnsi="Lato"/>
          <w:color w:val="0E0E0E"/>
        </w:rPr>
        <w:t>Do not use urinary biomarkers or cytology in addition to cystoscopy for follow</w:t>
      </w:r>
      <w:r w:rsidRPr="00C24E0A">
        <w:rPr>
          <w:rFonts w:ascii="Lato" w:hAnsi="Lato"/>
          <w:color w:val="0E0E0E"/>
        </w:rPr>
        <w:noBreakHyphen/>
        <w:t>up after treatment for low</w:t>
      </w:r>
      <w:r w:rsidRPr="00C24E0A">
        <w:rPr>
          <w:rFonts w:ascii="Lato" w:hAnsi="Lato"/>
          <w:color w:val="0E0E0E"/>
        </w:rPr>
        <w:noBreakHyphen/>
        <w:t>risk bladder cancer.</w:t>
      </w:r>
    </w:p>
    <w:p w14:paraId="33B0932F" w14:textId="77777777" w:rsidR="00F3207B" w:rsidRPr="00C24E0A" w:rsidRDefault="00F3207B" w:rsidP="00C0716F">
      <w:pPr>
        <w:pStyle w:val="numbered-paragraph"/>
        <w:shd w:val="clear" w:color="auto" w:fill="FAFAFB"/>
        <w:spacing w:before="0" w:beforeAutospacing="0" w:after="180" w:afterAutospacing="0"/>
        <w:ind w:left="960"/>
        <w:rPr>
          <w:rFonts w:ascii="Lato" w:hAnsi="Lato"/>
          <w:color w:val="0E0E0E"/>
        </w:rPr>
      </w:pPr>
      <w:r w:rsidRPr="00C24E0A">
        <w:rPr>
          <w:rStyle w:val="paragraph-number"/>
          <w:rFonts w:ascii="Lato" w:eastAsiaTheme="majorEastAsia" w:hAnsi="Lato"/>
          <w:color w:val="0E0E0E"/>
        </w:rPr>
        <w:t>1.4.5</w:t>
      </w:r>
      <w:r w:rsidRPr="00C24E0A">
        <w:rPr>
          <w:rFonts w:ascii="Lato" w:hAnsi="Lato"/>
          <w:color w:val="0E0E0E"/>
        </w:rPr>
        <w:t>Discharge to primary care people who have had low</w:t>
      </w:r>
      <w:r w:rsidRPr="00C24E0A">
        <w:rPr>
          <w:rFonts w:ascii="Lato" w:hAnsi="Lato"/>
          <w:color w:val="0E0E0E"/>
        </w:rPr>
        <w:noBreakHyphen/>
        <w:t>risk non</w:t>
      </w:r>
      <w:r w:rsidRPr="00C24E0A">
        <w:rPr>
          <w:rFonts w:ascii="Lato" w:hAnsi="Lato"/>
          <w:color w:val="0E0E0E"/>
        </w:rPr>
        <w:noBreakHyphen/>
        <w:t>muscle</w:t>
      </w:r>
      <w:r w:rsidRPr="00C24E0A">
        <w:rPr>
          <w:rFonts w:ascii="Lato" w:hAnsi="Lato"/>
          <w:color w:val="0E0E0E"/>
        </w:rPr>
        <w:noBreakHyphen/>
        <w:t>invasive bladder cancer and who have no recurrence of the bladder cancer within 12 months.</w:t>
      </w:r>
    </w:p>
    <w:p w14:paraId="180B3C7B" w14:textId="77777777" w:rsidR="00F3207B" w:rsidRPr="00C24E0A" w:rsidRDefault="00F3207B" w:rsidP="00C0716F">
      <w:pPr>
        <w:pStyle w:val="numbered-paragraph"/>
        <w:shd w:val="clear" w:color="auto" w:fill="FAFAFB"/>
        <w:spacing w:before="0" w:beforeAutospacing="0" w:after="180" w:afterAutospacing="0"/>
        <w:ind w:left="960"/>
        <w:rPr>
          <w:rFonts w:ascii="Lato" w:hAnsi="Lato"/>
          <w:color w:val="0E0E0E"/>
        </w:rPr>
      </w:pPr>
      <w:r w:rsidRPr="00C24E0A">
        <w:rPr>
          <w:rStyle w:val="paragraph-number"/>
          <w:rFonts w:ascii="Lato" w:eastAsiaTheme="majorEastAsia" w:hAnsi="Lato"/>
          <w:color w:val="0E0E0E"/>
        </w:rPr>
        <w:t>1.4.6</w:t>
      </w:r>
      <w:r w:rsidRPr="00C24E0A">
        <w:rPr>
          <w:rFonts w:ascii="Lato" w:hAnsi="Lato"/>
          <w:color w:val="0E0E0E"/>
        </w:rPr>
        <w:t xml:space="preserve">Do not offer routine urinary cytology or prolonged </w:t>
      </w:r>
      <w:proofErr w:type="spellStart"/>
      <w:r w:rsidRPr="00C24E0A">
        <w:rPr>
          <w:rFonts w:ascii="Lato" w:hAnsi="Lato"/>
          <w:color w:val="0E0E0E"/>
        </w:rPr>
        <w:t>cystoscopic</w:t>
      </w:r>
      <w:proofErr w:type="spellEnd"/>
      <w:r w:rsidRPr="00C24E0A">
        <w:rPr>
          <w:rFonts w:ascii="Lato" w:hAnsi="Lato"/>
          <w:color w:val="0E0E0E"/>
        </w:rPr>
        <w:t xml:space="preserve"> follow</w:t>
      </w:r>
      <w:r w:rsidRPr="00C24E0A">
        <w:rPr>
          <w:rFonts w:ascii="Lato" w:hAnsi="Lato"/>
          <w:color w:val="0E0E0E"/>
        </w:rPr>
        <w:noBreakHyphen/>
        <w:t>up after 12 months for people with low</w:t>
      </w:r>
      <w:r w:rsidRPr="00C24E0A">
        <w:rPr>
          <w:rFonts w:ascii="Lato" w:hAnsi="Lato"/>
          <w:color w:val="0E0E0E"/>
        </w:rPr>
        <w:noBreakHyphen/>
        <w:t>risk non</w:t>
      </w:r>
      <w:r w:rsidRPr="00C24E0A">
        <w:rPr>
          <w:rFonts w:ascii="Lato" w:hAnsi="Lato"/>
          <w:color w:val="0E0E0E"/>
        </w:rPr>
        <w:noBreakHyphen/>
        <w:t>muscle</w:t>
      </w:r>
      <w:r w:rsidRPr="00C24E0A">
        <w:rPr>
          <w:rFonts w:ascii="Lato" w:hAnsi="Lato"/>
          <w:color w:val="0E0E0E"/>
        </w:rPr>
        <w:noBreakHyphen/>
        <w:t>invasive bladder cancer.</w:t>
      </w:r>
    </w:p>
    <w:p w14:paraId="021BFC53" w14:textId="77777777" w:rsidR="00F3207B" w:rsidRPr="00C24E0A" w:rsidRDefault="00F3207B" w:rsidP="00C0716F">
      <w:pPr>
        <w:pStyle w:val="Heading4"/>
        <w:shd w:val="clear" w:color="auto" w:fill="FAFAFB"/>
        <w:rPr>
          <w:rFonts w:ascii="inherit" w:hAnsi="inherit" w:hint="eastAsia"/>
          <w:color w:val="0E0E0E"/>
        </w:rPr>
      </w:pPr>
      <w:r w:rsidRPr="00C24E0A">
        <w:rPr>
          <w:rFonts w:ascii="inherit" w:hAnsi="inherit"/>
          <w:color w:val="0E0E0E"/>
        </w:rPr>
        <w:t>Intermediate-risk non-muscle-invasive bladder cancer</w:t>
      </w:r>
    </w:p>
    <w:p w14:paraId="06ABB421" w14:textId="77777777" w:rsidR="00F3207B" w:rsidRPr="00C24E0A" w:rsidRDefault="00F3207B" w:rsidP="00C0716F">
      <w:pPr>
        <w:pStyle w:val="numbered-paragraph"/>
        <w:shd w:val="clear" w:color="auto" w:fill="FAFAFB"/>
        <w:spacing w:before="0" w:beforeAutospacing="0" w:after="180" w:afterAutospacing="0"/>
        <w:ind w:left="960"/>
        <w:rPr>
          <w:rFonts w:ascii="Lato" w:hAnsi="Lato"/>
          <w:color w:val="0E0E0E"/>
        </w:rPr>
      </w:pPr>
      <w:r w:rsidRPr="00C24E0A">
        <w:rPr>
          <w:rStyle w:val="paragraph-number"/>
          <w:rFonts w:ascii="Lato" w:eastAsiaTheme="majorEastAsia" w:hAnsi="Lato"/>
          <w:color w:val="0E0E0E"/>
        </w:rPr>
        <w:t>1.4.7</w:t>
      </w:r>
      <w:r w:rsidRPr="00C24E0A">
        <w:rPr>
          <w:rFonts w:ascii="Lato" w:hAnsi="Lato"/>
          <w:color w:val="0E0E0E"/>
        </w:rPr>
        <w:t>Offer people with intermediate-risk non-muscle-invasive bladder cancer (see the </w:t>
      </w:r>
      <w:hyperlink r:id="rId2" w:anchor="treating-non-muscle-invasive-bladder-cancer-2" w:tgtFrame="_top" w:history="1">
        <w:r w:rsidRPr="00C24E0A">
          <w:rPr>
            <w:rStyle w:val="Hyperlink"/>
            <w:rFonts w:ascii="Lato" w:eastAsiaTheme="majorEastAsia" w:hAnsi="Lato"/>
            <w:color w:val="005EA5"/>
          </w:rPr>
          <w:t>section on risk classification in non-muscle-invasive bladder cancer</w:t>
        </w:r>
      </w:hyperlink>
      <w:r w:rsidRPr="00C24E0A">
        <w:rPr>
          <w:rFonts w:ascii="Lato" w:hAnsi="Lato"/>
          <w:color w:val="0E0E0E"/>
        </w:rPr>
        <w:t xml:space="preserve">) </w:t>
      </w:r>
      <w:proofErr w:type="spellStart"/>
      <w:r w:rsidRPr="00C24E0A">
        <w:rPr>
          <w:rFonts w:ascii="Lato" w:hAnsi="Lato"/>
          <w:color w:val="0E0E0E"/>
        </w:rPr>
        <w:t>cystoscopic</w:t>
      </w:r>
      <w:proofErr w:type="spellEnd"/>
      <w:r w:rsidRPr="00C24E0A">
        <w:rPr>
          <w:rFonts w:ascii="Lato" w:hAnsi="Lato"/>
          <w:color w:val="0E0E0E"/>
        </w:rPr>
        <w:t xml:space="preserve"> follow</w:t>
      </w:r>
      <w:r w:rsidRPr="00C24E0A">
        <w:rPr>
          <w:rFonts w:ascii="Lato" w:hAnsi="Lato"/>
          <w:color w:val="0E0E0E"/>
        </w:rPr>
        <w:noBreakHyphen/>
        <w:t>up at 3, 9 and 18 months, and once a year thereafter.</w:t>
      </w:r>
    </w:p>
    <w:p w14:paraId="0429FD68" w14:textId="77777777" w:rsidR="00F3207B" w:rsidRPr="00C24E0A" w:rsidRDefault="00F3207B" w:rsidP="00C0716F">
      <w:pPr>
        <w:pStyle w:val="numbered-paragraph"/>
        <w:shd w:val="clear" w:color="auto" w:fill="FAFAFB"/>
        <w:spacing w:before="0" w:beforeAutospacing="0" w:after="180" w:afterAutospacing="0"/>
        <w:ind w:left="960"/>
        <w:rPr>
          <w:rFonts w:ascii="Lato" w:hAnsi="Lato"/>
          <w:color w:val="0E0E0E"/>
        </w:rPr>
      </w:pPr>
      <w:r w:rsidRPr="00C24E0A">
        <w:rPr>
          <w:rStyle w:val="paragraph-number"/>
          <w:rFonts w:ascii="Lato" w:eastAsiaTheme="majorEastAsia" w:hAnsi="Lato"/>
          <w:color w:val="0E0E0E"/>
        </w:rPr>
        <w:t>1.4.8</w:t>
      </w:r>
      <w:r w:rsidRPr="00C24E0A">
        <w:rPr>
          <w:rFonts w:ascii="Lato" w:hAnsi="Lato"/>
          <w:color w:val="0E0E0E"/>
        </w:rPr>
        <w:t>Consider discharging people who have had intermediate</w:t>
      </w:r>
      <w:r w:rsidRPr="00C24E0A">
        <w:rPr>
          <w:rFonts w:ascii="Lato" w:hAnsi="Lato"/>
          <w:color w:val="0E0E0E"/>
        </w:rPr>
        <w:noBreakHyphen/>
        <w:t>risk non</w:t>
      </w:r>
      <w:r w:rsidRPr="00C24E0A">
        <w:rPr>
          <w:rFonts w:ascii="Lato" w:hAnsi="Lato"/>
          <w:color w:val="0E0E0E"/>
        </w:rPr>
        <w:noBreakHyphen/>
        <w:t>muscle</w:t>
      </w:r>
      <w:r w:rsidRPr="00C24E0A">
        <w:rPr>
          <w:rFonts w:ascii="Lato" w:hAnsi="Lato"/>
          <w:color w:val="0E0E0E"/>
        </w:rPr>
        <w:noBreakHyphen/>
        <w:t>invasive bladder cancer to primary care after 5 years of disease</w:t>
      </w:r>
      <w:r w:rsidRPr="00C24E0A">
        <w:rPr>
          <w:rFonts w:ascii="Lato" w:hAnsi="Lato"/>
          <w:color w:val="0E0E0E"/>
        </w:rPr>
        <w:noBreakHyphen/>
        <w:t>free follow</w:t>
      </w:r>
      <w:r w:rsidRPr="00C24E0A">
        <w:rPr>
          <w:rFonts w:ascii="Lato" w:hAnsi="Lato"/>
          <w:color w:val="0E0E0E"/>
        </w:rPr>
        <w:noBreakHyphen/>
        <w:t>up.</w:t>
      </w:r>
    </w:p>
    <w:p w14:paraId="59EB37B7" w14:textId="77777777" w:rsidR="00F3207B" w:rsidRPr="00C24E0A" w:rsidRDefault="00F3207B" w:rsidP="00C0716F">
      <w:pPr>
        <w:pStyle w:val="Heading4"/>
        <w:shd w:val="clear" w:color="auto" w:fill="FAFAFB"/>
        <w:rPr>
          <w:rFonts w:ascii="inherit" w:hAnsi="inherit" w:hint="eastAsia"/>
          <w:color w:val="0E0E0E"/>
        </w:rPr>
      </w:pPr>
      <w:r w:rsidRPr="00C24E0A">
        <w:rPr>
          <w:rFonts w:ascii="inherit" w:hAnsi="inherit"/>
          <w:color w:val="0E0E0E"/>
        </w:rPr>
        <w:t>High-risk non-muscle-invasive bladder cancer</w:t>
      </w:r>
    </w:p>
    <w:p w14:paraId="2FC55A3A" w14:textId="77777777" w:rsidR="00F3207B" w:rsidRPr="00C24E0A" w:rsidRDefault="00F3207B" w:rsidP="00C0716F">
      <w:pPr>
        <w:pStyle w:val="numbered-paragraph"/>
        <w:shd w:val="clear" w:color="auto" w:fill="FAFAFB"/>
        <w:spacing w:before="0" w:beforeAutospacing="0" w:after="180" w:afterAutospacing="0"/>
        <w:ind w:left="960"/>
        <w:rPr>
          <w:rFonts w:ascii="Lato" w:hAnsi="Lato"/>
          <w:color w:val="0E0E0E"/>
        </w:rPr>
      </w:pPr>
      <w:r w:rsidRPr="00C24E0A">
        <w:rPr>
          <w:rStyle w:val="paragraph-number"/>
          <w:rFonts w:ascii="Lato" w:eastAsiaTheme="majorEastAsia" w:hAnsi="Lato"/>
          <w:color w:val="0E0E0E"/>
        </w:rPr>
        <w:t>1.4.9</w:t>
      </w:r>
      <w:r w:rsidRPr="00C24E0A">
        <w:rPr>
          <w:rFonts w:ascii="Lato" w:hAnsi="Lato"/>
          <w:color w:val="0E0E0E"/>
        </w:rPr>
        <w:t>Offer people with high-risk non-muscle-invasive bladder cancer (see the </w:t>
      </w:r>
      <w:hyperlink r:id="rId3" w:anchor="treating-non-muscle-invasive-bladder-cancer-2" w:tgtFrame="_top" w:history="1">
        <w:r w:rsidRPr="00C24E0A">
          <w:rPr>
            <w:rStyle w:val="Hyperlink"/>
            <w:rFonts w:ascii="Lato" w:eastAsiaTheme="majorEastAsia" w:hAnsi="Lato"/>
            <w:color w:val="005EA5"/>
          </w:rPr>
          <w:t>section on risk classification in non-muscle-invasive bladder cancer</w:t>
        </w:r>
      </w:hyperlink>
      <w:r w:rsidRPr="00C24E0A">
        <w:rPr>
          <w:rFonts w:ascii="Lato" w:hAnsi="Lato"/>
          <w:color w:val="0E0E0E"/>
        </w:rPr>
        <w:t xml:space="preserve">) </w:t>
      </w:r>
      <w:proofErr w:type="spellStart"/>
      <w:r w:rsidRPr="00C24E0A">
        <w:rPr>
          <w:rFonts w:ascii="Lato" w:hAnsi="Lato"/>
          <w:color w:val="0E0E0E"/>
        </w:rPr>
        <w:t>cystoscopic</w:t>
      </w:r>
      <w:proofErr w:type="spellEnd"/>
      <w:r w:rsidRPr="00C24E0A">
        <w:rPr>
          <w:rFonts w:ascii="Lato" w:hAnsi="Lato"/>
          <w:color w:val="0E0E0E"/>
        </w:rPr>
        <w:t xml:space="preserve"> follow</w:t>
      </w:r>
      <w:r w:rsidRPr="00C24E0A">
        <w:rPr>
          <w:rFonts w:ascii="Lato" w:hAnsi="Lato"/>
          <w:color w:val="0E0E0E"/>
        </w:rPr>
        <w:noBreakHyphen/>
        <w:t>up:</w:t>
      </w:r>
    </w:p>
    <w:p w14:paraId="4123217C" w14:textId="77777777" w:rsidR="00F3207B" w:rsidRPr="00C24E0A" w:rsidRDefault="00F3207B" w:rsidP="00C0716F">
      <w:pPr>
        <w:pStyle w:val="NormalWeb"/>
        <w:numPr>
          <w:ilvl w:val="0"/>
          <w:numId w:val="23"/>
        </w:numPr>
        <w:shd w:val="clear" w:color="auto" w:fill="FAFAFB"/>
        <w:spacing w:before="0" w:beforeAutospacing="0" w:after="180" w:afterAutospacing="0" w:line="360" w:lineRule="atLeast"/>
        <w:ind w:left="1080"/>
        <w:rPr>
          <w:rFonts w:ascii="Lato" w:hAnsi="Lato"/>
          <w:color w:val="0E0E0E"/>
        </w:rPr>
      </w:pPr>
      <w:r w:rsidRPr="00C24E0A">
        <w:rPr>
          <w:rFonts w:ascii="Lato" w:hAnsi="Lato"/>
          <w:color w:val="0E0E0E"/>
        </w:rPr>
        <w:t>every 3 months for the first 2 years </w:t>
      </w:r>
      <w:r w:rsidRPr="00C24E0A">
        <w:rPr>
          <w:rStyle w:val="Strong"/>
          <w:rFonts w:ascii="Lato" w:eastAsiaTheme="majorEastAsia" w:hAnsi="Lato"/>
          <w:color w:val="0E0E0E"/>
        </w:rPr>
        <w:t>then</w:t>
      </w:r>
    </w:p>
    <w:p w14:paraId="7BC877A5" w14:textId="77777777" w:rsidR="00F3207B" w:rsidRPr="00C24E0A" w:rsidRDefault="00F3207B" w:rsidP="00C0716F">
      <w:pPr>
        <w:pStyle w:val="NormalWeb"/>
        <w:numPr>
          <w:ilvl w:val="0"/>
          <w:numId w:val="23"/>
        </w:numPr>
        <w:shd w:val="clear" w:color="auto" w:fill="FAFAFB"/>
        <w:spacing w:before="0" w:beforeAutospacing="0" w:after="180" w:afterAutospacing="0" w:line="360" w:lineRule="atLeast"/>
        <w:ind w:left="1080"/>
        <w:rPr>
          <w:rFonts w:ascii="Lato" w:hAnsi="Lato"/>
          <w:color w:val="0E0E0E"/>
        </w:rPr>
      </w:pPr>
      <w:r w:rsidRPr="00C24E0A">
        <w:rPr>
          <w:rFonts w:ascii="Lato" w:hAnsi="Lato"/>
          <w:color w:val="0E0E0E"/>
        </w:rPr>
        <w:t>every 6 months for the next 2 years </w:t>
      </w:r>
      <w:r w:rsidRPr="00C24E0A">
        <w:rPr>
          <w:rStyle w:val="Strong"/>
          <w:rFonts w:ascii="Lato" w:eastAsiaTheme="majorEastAsia" w:hAnsi="Lato"/>
          <w:color w:val="0E0E0E"/>
        </w:rPr>
        <w:t>then</w:t>
      </w:r>
    </w:p>
    <w:p w14:paraId="54A300D5" w14:textId="77777777" w:rsidR="00F3207B" w:rsidRPr="00C24E0A" w:rsidRDefault="00F3207B" w:rsidP="00C0716F">
      <w:pPr>
        <w:pStyle w:val="NormalWeb"/>
        <w:numPr>
          <w:ilvl w:val="0"/>
          <w:numId w:val="23"/>
        </w:numPr>
        <w:shd w:val="clear" w:color="auto" w:fill="FAFAFB"/>
        <w:spacing w:before="0" w:beforeAutospacing="0" w:after="180" w:afterAutospacing="0" w:line="360" w:lineRule="atLeast"/>
        <w:ind w:left="1080"/>
        <w:rPr>
          <w:rFonts w:ascii="Lato" w:hAnsi="Lato"/>
          <w:color w:val="0E0E0E"/>
        </w:rPr>
      </w:pPr>
      <w:r w:rsidRPr="00C24E0A">
        <w:rPr>
          <w:rFonts w:ascii="Lato" w:hAnsi="Lato"/>
          <w:color w:val="0E0E0E"/>
        </w:rPr>
        <w:t>once a year thereafter.</w:t>
      </w:r>
    </w:p>
    <w:p w14:paraId="0C63CA04" w14:textId="77777777" w:rsidR="00F3207B" w:rsidRDefault="00F3207B" w:rsidP="00C0716F"/>
    <w:p w14:paraId="3598FD64" w14:textId="6B49BEBD" w:rsidR="00F3207B" w:rsidRDefault="00F3207B">
      <w:pPr>
        <w:pStyle w:val="CommentText"/>
      </w:pPr>
    </w:p>
  </w:comment>
  <w:comment w:id="173" w:author="Chloe Thomas" w:date="2022-12-19T11:22:00Z" w:initials="CT">
    <w:p w14:paraId="26E08F44" w14:textId="4181D825" w:rsidR="00F3207B" w:rsidRDefault="00F3207B" w:rsidP="00C11AE4">
      <w:pPr>
        <w:pStyle w:val="CommentText"/>
      </w:pPr>
      <w:r>
        <w:rPr>
          <w:rStyle w:val="CommentReference"/>
        </w:rPr>
        <w:annotationRef/>
      </w:r>
      <w:r>
        <w:t>For the rest of their life?</w:t>
      </w:r>
    </w:p>
  </w:comment>
  <w:comment w:id="174" w:author="Chloe Thomas" w:date="2022-12-19T11:23:00Z" w:initials="CT">
    <w:p w14:paraId="05AA7AEA" w14:textId="431A9FA7" w:rsidR="00F3207B" w:rsidRDefault="00F3207B" w:rsidP="00C11AE4">
      <w:pPr>
        <w:pStyle w:val="CommentText"/>
      </w:pPr>
      <w:r>
        <w:rPr>
          <w:rStyle w:val="CommentReference"/>
        </w:rPr>
        <w:annotationRef/>
      </w:r>
      <w:r>
        <w:t xml:space="preserve">Do you have different cycle lengths? Or are you just stating that this model has an annual cycle, so all surveillance events that happen within one year are aggregated together, including their costs, </w:t>
      </w:r>
      <w:proofErr w:type="gramStart"/>
      <w:r>
        <w:t>harms</w:t>
      </w:r>
      <w:proofErr w:type="gramEnd"/>
      <w:r>
        <w:t xml:space="preserve"> and test characteristics.</w:t>
      </w:r>
    </w:p>
  </w:comment>
  <w:comment w:id="175" w:author="James Chilcott" w:date="2023-04-21T13:18:00Z" w:initials="JC">
    <w:p w14:paraId="38EDC558" w14:textId="02B9B026" w:rsidR="005C6D6B" w:rsidRDefault="005C6D6B">
      <w:pPr>
        <w:pStyle w:val="CommentText"/>
      </w:pPr>
      <w:r>
        <w:rPr>
          <w:rStyle w:val="CommentReference"/>
        </w:rPr>
        <w:annotationRef/>
      </w:r>
      <w:r>
        <w:t xml:space="preserve">Also biases in favour of screening through this protection </w:t>
      </w:r>
      <w:proofErr w:type="spellStart"/>
      <w:r>
        <w:t>perios</w:t>
      </w:r>
      <w:proofErr w:type="spellEnd"/>
      <w:r>
        <w:t xml:space="preserve"> – could be </w:t>
      </w:r>
      <w:proofErr w:type="spellStart"/>
      <w:r>
        <w:t>problemaic</w:t>
      </w:r>
      <w:proofErr w:type="spellEnd"/>
    </w:p>
  </w:comment>
  <w:comment w:id="176" w:author="Chloe Thomas" w:date="2022-12-19T11:25:00Z" w:initials="CT">
    <w:p w14:paraId="652804D0" w14:textId="474B1D16" w:rsidR="00F3207B" w:rsidRDefault="00F3207B">
      <w:pPr>
        <w:pStyle w:val="CommentText"/>
      </w:pPr>
      <w:r>
        <w:rPr>
          <w:rStyle w:val="CommentReference"/>
        </w:rPr>
        <w:annotationRef/>
      </w:r>
      <w:r>
        <w:t xml:space="preserve">This seems bizarre. Surely the whole point of surveillance is that these people are at higher risk, and the ones with highest grade cancers at particularly high risk, which will be reflected in their individual risk params. </w:t>
      </w:r>
      <w:proofErr w:type="gramStart"/>
      <w:r>
        <w:t>So</w:t>
      </w:r>
      <w:proofErr w:type="gramEnd"/>
      <w:r>
        <w:t xml:space="preserve"> pausing the risk during the period of surveillance is just reducing their overall risk by a lot.</w:t>
      </w:r>
    </w:p>
  </w:comment>
  <w:comment w:id="177" w:author="Olena Mandrik" w:date="2022-12-12T11:18:00Z" w:initials="OM">
    <w:p w14:paraId="6B75D2E4" w14:textId="09759534" w:rsidR="00F3207B" w:rsidRDefault="00F3207B">
      <w:pPr>
        <w:pStyle w:val="CommentText"/>
      </w:pPr>
      <w:r>
        <w:rPr>
          <w:rStyle w:val="CommentReference"/>
        </w:rPr>
        <w:annotationRef/>
      </w:r>
      <w:r w:rsidRPr="00AB49F8">
        <w:t>https://www.nice.org.uk/guidance/ng2/chapter/recommendations#treating-non-muscle-invasive-bladder-cancer-2</w:t>
      </w:r>
    </w:p>
  </w:comment>
  <w:comment w:id="180" w:author="Olena Mandrik" w:date="2022-03-26T10:26:00Z" w:initials="OM">
    <w:p w14:paraId="42B057F5" w14:textId="48161724" w:rsidR="00F3207B" w:rsidRDefault="00F3207B">
      <w:pPr>
        <w:pStyle w:val="CommentText"/>
      </w:pPr>
      <w:r>
        <w:rPr>
          <w:rStyle w:val="CommentReference"/>
        </w:rPr>
        <w:annotationRef/>
      </w:r>
      <w:r>
        <w:t>Decrements related to diagnostic</w:t>
      </w:r>
    </w:p>
  </w:comment>
  <w:comment w:id="181" w:author="Olena Mandrik" w:date="2022-03-16T15:46:00Z" w:initials="OM">
    <w:p w14:paraId="717A3E39" w14:textId="406D73C2" w:rsidR="00F3207B" w:rsidRDefault="00F3207B">
      <w:pPr>
        <w:pStyle w:val="CommentText"/>
      </w:pPr>
      <w:r>
        <w:rPr>
          <w:rStyle w:val="CommentReference"/>
        </w:rPr>
        <w:annotationRef/>
      </w:r>
      <w:r w:rsidRPr="006E3366">
        <w:t>https://www.sciencedirect.com/science/article/pii/S1558767319303775</w:t>
      </w:r>
    </w:p>
  </w:comment>
  <w:comment w:id="182" w:author="James Chilcott" w:date="2023-04-21T13:27:00Z" w:initials="JC">
    <w:p w14:paraId="3FD2B3E1" w14:textId="3BC5DD72" w:rsidR="005C6D6B" w:rsidRDefault="005C6D6B">
      <w:pPr>
        <w:pStyle w:val="CommentText"/>
      </w:pPr>
      <w:r>
        <w:rPr>
          <w:rStyle w:val="CommentReference"/>
        </w:rPr>
        <w:annotationRef/>
      </w:r>
      <w:r>
        <w:t xml:space="preserve">Are these </w:t>
      </w:r>
      <w:proofErr w:type="spellStart"/>
      <w:r>
        <w:t>disutilities</w:t>
      </w:r>
      <w:proofErr w:type="spellEnd"/>
      <w:r>
        <w:t xml:space="preserve"> applied for diagnosed patients </w:t>
      </w:r>
      <w:proofErr w:type="spellStart"/>
      <w:proofErr w:type="gramStart"/>
      <w:r>
        <w:t>only.</w:t>
      </w:r>
      <w:r w:rsidR="009419E3">
        <w:t>Screening</w:t>
      </w:r>
      <w:proofErr w:type="spellEnd"/>
      <w:proofErr w:type="gramEnd"/>
      <w:r w:rsidR="009419E3">
        <w:t xml:space="preserve"> would then lead to disutility – which may or may not be appropriate. </w:t>
      </w:r>
    </w:p>
  </w:comment>
  <w:comment w:id="183" w:author="Chloe Thomas" w:date="2022-12-19T11:30:00Z" w:initials="CT">
    <w:p w14:paraId="457A2698" w14:textId="450AAFCA" w:rsidR="00F3207B" w:rsidRDefault="00F3207B">
      <w:pPr>
        <w:pStyle w:val="CommentText"/>
      </w:pPr>
      <w:r>
        <w:rPr>
          <w:rStyle w:val="CommentReference"/>
        </w:rPr>
        <w:annotationRef/>
      </w:r>
      <w:proofErr w:type="gramStart"/>
      <w:r>
        <w:t>So</w:t>
      </w:r>
      <w:proofErr w:type="gramEnd"/>
      <w:r>
        <w:t xml:space="preserve"> this implies that these people go back to having the same utility as someone of their age/sex in the general pop? Is this likely to be correct (just wondering whether they </w:t>
      </w:r>
      <w:proofErr w:type="gramStart"/>
      <w:r>
        <w:t>may  have</w:t>
      </w:r>
      <w:proofErr w:type="gramEnd"/>
      <w:r>
        <w:t xml:space="preserve"> treatment that leads to permanent impacts)</w:t>
      </w:r>
    </w:p>
  </w:comment>
  <w:comment w:id="184" w:author="Olena Mandrik" w:date="2022-12-20T14:30:00Z" w:initials="OM">
    <w:p w14:paraId="6DF3CE2B" w14:textId="301E724E" w:rsidR="00F3207B" w:rsidRDefault="00F3207B">
      <w:pPr>
        <w:pStyle w:val="CommentText"/>
      </w:pPr>
      <w:r>
        <w:rPr>
          <w:rStyle w:val="CommentReference"/>
        </w:rPr>
        <w:annotationRef/>
      </w:r>
      <w:r>
        <w:t xml:space="preserve">From general cancer modelling is likely that in reality utilities improve with time but since there is no data to have time </w:t>
      </w:r>
      <w:proofErr w:type="gramStart"/>
      <w:r>
        <w:t>trend</w:t>
      </w:r>
      <w:proofErr w:type="gramEnd"/>
      <w:r>
        <w:t xml:space="preserve"> I think it is ok to apply flat over 5y (overestimation an impact) and then equal to the age (underestimation)</w:t>
      </w:r>
    </w:p>
  </w:comment>
  <w:comment w:id="185" w:author="Olena Mandrik" w:date="2022-03-18T10:38:00Z" w:initials="OM">
    <w:p w14:paraId="79D7ED7E" w14:textId="77777777" w:rsidR="00F3207B" w:rsidRDefault="00F3207B" w:rsidP="00EA17C7">
      <w:pPr>
        <w:shd w:val="clear" w:color="auto" w:fill="FFFFFF"/>
        <w:spacing w:line="360" w:lineRule="atLeast"/>
        <w:textAlignment w:val="baseline"/>
        <w:rPr>
          <w:rFonts w:ascii="Lato" w:hAnsi="Lato"/>
          <w:color w:val="0E0E0E"/>
          <w:sz w:val="21"/>
          <w:szCs w:val="21"/>
        </w:rPr>
      </w:pPr>
      <w:r>
        <w:rPr>
          <w:rStyle w:val="CommentReference"/>
        </w:rPr>
        <w:annotationRef/>
      </w:r>
      <w:r w:rsidRPr="00B1074A">
        <w:t>https://bjui-journals.onlinelibrary.wiley.com/doi/abs/10.1046/j.1464-410X.2002.02776.x</w:t>
      </w:r>
    </w:p>
    <w:p w14:paraId="6BBF04B7" w14:textId="77777777" w:rsidR="00F3207B" w:rsidRDefault="00F3207B" w:rsidP="00EA17C7">
      <w:pPr>
        <w:pStyle w:val="CommentText"/>
      </w:pPr>
    </w:p>
  </w:comment>
  <w:comment w:id="186" w:author="Olena Mandrik" w:date="2022-12-12T16:24:00Z" w:initials="OM">
    <w:p w14:paraId="0C7D653B" w14:textId="14AD2E3D" w:rsidR="00F3207B" w:rsidRDefault="00F3207B">
      <w:pPr>
        <w:pStyle w:val="CommentText"/>
      </w:pPr>
      <w:r>
        <w:rPr>
          <w:rStyle w:val="CommentReference"/>
        </w:rPr>
        <w:annotationRef/>
      </w:r>
      <w:hyperlink r:id="rId4" w:history="1">
        <w:r w:rsidRPr="00A0639F">
          <w:rPr>
            <w:rStyle w:val="Hyperlink"/>
          </w:rPr>
          <w:t>https://journals.sagepub.com/doi/full/10.1177/2051415819874562?casa_token=-kFpXFD1RAUAAAAA%3AbTc97E-38URnaZeyHwk1ZU_xXrUaDEqNeJWInOb5gasF81C6zQ_Wn6dy3nrpCopzbGdQa10HUA</w:t>
        </w:r>
      </w:hyperlink>
    </w:p>
    <w:p w14:paraId="37460F91" w14:textId="1FB56200" w:rsidR="00F3207B" w:rsidRDefault="00F3207B">
      <w:pPr>
        <w:pStyle w:val="CommentText"/>
      </w:pPr>
    </w:p>
  </w:comment>
  <w:comment w:id="189" w:author="Olena Mandrik" w:date="2022-12-12T15:47:00Z" w:initials="OM">
    <w:p w14:paraId="1E9FE4F7" w14:textId="1E07FF37" w:rsidR="00F3207B" w:rsidRDefault="00F3207B">
      <w:pPr>
        <w:pStyle w:val="CommentText"/>
      </w:pPr>
      <w:r>
        <w:rPr>
          <w:rStyle w:val="CommentReference"/>
        </w:rPr>
        <w:annotationRef/>
      </w:r>
      <w:r w:rsidRPr="00D22982">
        <w:t>https://www.sciencedirect.com/science/article/pii/S1558767319303775</w:t>
      </w:r>
    </w:p>
  </w:comment>
  <w:comment w:id="192" w:author="Olena Mandrik" w:date="2022-03-18T10:33:00Z" w:initials="OM">
    <w:p w14:paraId="4B9D6A0C" w14:textId="77777777" w:rsidR="00F3207B" w:rsidRDefault="00F3207B" w:rsidP="00E85D13">
      <w:pPr>
        <w:pStyle w:val="CommentText"/>
      </w:pPr>
      <w:r>
        <w:rPr>
          <w:rStyle w:val="CommentReference"/>
        </w:rPr>
        <w:annotationRef/>
      </w:r>
      <w:r>
        <w:t>Question:</w:t>
      </w:r>
    </w:p>
    <w:p w14:paraId="70FA286C" w14:textId="77777777" w:rsidR="00F3207B" w:rsidRDefault="00F3207B" w:rsidP="00E85D13">
      <w:pPr>
        <w:pStyle w:val="CommentText"/>
      </w:pPr>
      <w:r>
        <w:t xml:space="preserve">Clinical team, what are the assumptions for screen-detected cases? How do we assess the diagnostic costs? Should they be based on the trial protocol with the assumed 100% adherence? </w:t>
      </w:r>
    </w:p>
  </w:comment>
  <w:comment w:id="193" w:author="Olena Mandrik" w:date="2022-03-18T10:17:00Z" w:initials="OM">
    <w:p w14:paraId="1E879DD3" w14:textId="77777777" w:rsidR="00F3207B" w:rsidRDefault="00F3207B" w:rsidP="003557A7">
      <w:pPr>
        <w:spacing w:line="259" w:lineRule="auto"/>
        <w:rPr>
          <w:highlight w:val="yellow"/>
        </w:rPr>
      </w:pPr>
      <w:r>
        <w:rPr>
          <w:rStyle w:val="CommentReference"/>
        </w:rPr>
        <w:annotationRef/>
      </w:r>
      <w:r w:rsidRPr="00B1074A">
        <w:rPr>
          <w:noProof/>
        </w:rPr>
        <w:t>https://bmjopen.bmj.com/content/bmjopen/3/6/e002861.full.pdf</w:t>
      </w:r>
      <w:r>
        <w:rPr>
          <w:highlight w:val="yellow"/>
        </w:rPr>
        <w:br w:type="page"/>
      </w:r>
    </w:p>
    <w:p w14:paraId="53BE611F" w14:textId="77777777" w:rsidR="00F3207B" w:rsidRDefault="00F3207B" w:rsidP="003557A7">
      <w:pPr>
        <w:pStyle w:val="CommentText"/>
      </w:pPr>
    </w:p>
  </w:comment>
  <w:comment w:id="194" w:author="Chloe Thomas" w:date="2023-02-24T09:08:00Z" w:initials="CT">
    <w:p w14:paraId="2453C9BC" w14:textId="62F743DC" w:rsidR="00F3207B" w:rsidRDefault="00F3207B">
      <w:pPr>
        <w:pStyle w:val="CommentText"/>
      </w:pPr>
      <w:r>
        <w:rPr>
          <w:rStyle w:val="CommentReference"/>
        </w:rPr>
        <w:annotationRef/>
      </w:r>
      <w:r>
        <w:t xml:space="preserve">I’m not sure it is that recent yet. Usually </w:t>
      </w:r>
      <w:proofErr w:type="gramStart"/>
      <w:r>
        <w:t>have to</w:t>
      </w:r>
      <w:proofErr w:type="gramEnd"/>
      <w:r>
        <w:t xml:space="preserve"> use one that is a little old.</w:t>
      </w:r>
    </w:p>
  </w:comment>
  <w:comment w:id="195" w:author="James Chilcott" w:date="2023-04-21T13:31:00Z" w:initials="JC">
    <w:p w14:paraId="48ACA369" w14:textId="77777777" w:rsidR="009419E3" w:rsidRDefault="009419E3">
      <w:pPr>
        <w:pStyle w:val="CommentText"/>
      </w:pPr>
      <w:r>
        <w:rPr>
          <w:rStyle w:val="CommentReference"/>
        </w:rPr>
        <w:annotationRef/>
      </w:r>
      <w:r>
        <w:t>Can we get this from the study?</w:t>
      </w:r>
    </w:p>
    <w:p w14:paraId="1A1BD86B" w14:textId="77777777" w:rsidR="009419E3" w:rsidRDefault="009419E3">
      <w:pPr>
        <w:pStyle w:val="CommentText"/>
      </w:pPr>
    </w:p>
    <w:p w14:paraId="18B2F99D" w14:textId="63CE7C96" w:rsidR="009419E3" w:rsidRDefault="009419E3">
      <w:pPr>
        <w:pStyle w:val="CommentText"/>
      </w:pPr>
      <w:proofErr w:type="gramStart"/>
      <w:r>
        <w:t>Similarly</w:t>
      </w:r>
      <w:proofErr w:type="gramEnd"/>
      <w:r>
        <w:t xml:space="preserve"> for some of the other resources and screening costs below too?</w:t>
      </w:r>
    </w:p>
  </w:comment>
  <w:comment w:id="196" w:author="Olena Mandrik" w:date="2023-01-09T15:06:00Z" w:initials="OM">
    <w:p w14:paraId="00D3DDCD" w14:textId="77777777" w:rsidR="00F3207B" w:rsidRDefault="00F3207B" w:rsidP="00E85D13">
      <w:pPr>
        <w:pStyle w:val="CommentText"/>
      </w:pPr>
      <w:r>
        <w:rPr>
          <w:rStyle w:val="CommentReference"/>
        </w:rPr>
        <w:annotationRef/>
      </w:r>
      <w:r>
        <w:t>Add ref</w:t>
      </w:r>
    </w:p>
  </w:comment>
  <w:comment w:id="197" w:author="Chloe Thomas" w:date="2023-02-24T09:09:00Z" w:initials="CT">
    <w:p w14:paraId="658B90BE" w14:textId="495F4B06" w:rsidR="00F3207B" w:rsidRDefault="00F3207B">
      <w:pPr>
        <w:pStyle w:val="CommentText"/>
      </w:pPr>
      <w:r>
        <w:rPr>
          <w:rStyle w:val="CommentReference"/>
        </w:rPr>
        <w:annotationRef/>
      </w:r>
      <w:r>
        <w:t>I would suggest putting the uninflated cost too just so it is clear what the published value was and what you have done with it.</w:t>
      </w:r>
    </w:p>
  </w:comment>
  <w:comment w:id="198" w:author="Olena Mandrik" w:date="2023-02-24T10:02:00Z" w:initials="OM">
    <w:p w14:paraId="5EA0C2AA" w14:textId="79504A7C" w:rsidR="009F000C" w:rsidRDefault="009F000C">
      <w:pPr>
        <w:pStyle w:val="CommentText"/>
      </w:pPr>
      <w:r>
        <w:rPr>
          <w:rStyle w:val="CommentReference"/>
        </w:rPr>
        <w:annotationRef/>
      </w:r>
      <w:r>
        <w:t>I made it clear that unit costs are uninflated</w:t>
      </w:r>
    </w:p>
  </w:comment>
  <w:comment w:id="206" w:author="Olena Mandrik" w:date="2023-02-23T11:51:00Z" w:initials="OM">
    <w:p w14:paraId="22CDC5C2" w14:textId="3A3F97B2" w:rsidR="00F3207B" w:rsidRDefault="00F3207B">
      <w:pPr>
        <w:pStyle w:val="CommentText"/>
      </w:pPr>
      <w:r>
        <w:rPr>
          <w:rStyle w:val="CommentReference"/>
        </w:rPr>
        <w:annotationRef/>
      </w:r>
      <w:r>
        <w:t>Inflate to 2022</w:t>
      </w:r>
    </w:p>
  </w:comment>
  <w:comment w:id="207" w:author="Chloe Thomas" w:date="2023-02-24T09:11:00Z" w:initials="CT">
    <w:p w14:paraId="65997B39" w14:textId="0ED4BF15" w:rsidR="00F3207B" w:rsidRDefault="00F3207B">
      <w:pPr>
        <w:pStyle w:val="CommentText"/>
      </w:pPr>
      <w:r>
        <w:rPr>
          <w:rStyle w:val="CommentReference"/>
        </w:rPr>
        <w:annotationRef/>
      </w:r>
      <w:r>
        <w:t>I suppose that this ends up ignoring any costs of recurrence after 3 years (this is for example included in the costs we use for bowel cancer because they based the costs on literally all resource use by the patients over 10 years, although we have the same issue after 10 years). Maybe just put this as a limitation rather than trying to find any extra costs.</w:t>
      </w:r>
    </w:p>
  </w:comment>
  <w:comment w:id="208" w:author="Olena Mandrik" w:date="2023-02-24T09:59:00Z" w:initials="OM">
    <w:p w14:paraId="40A3553E" w14:textId="106062ED" w:rsidR="00634D1A" w:rsidRDefault="00634D1A">
      <w:pPr>
        <w:pStyle w:val="CommentText"/>
      </w:pPr>
      <w:r>
        <w:rPr>
          <w:rStyle w:val="CommentReference"/>
        </w:rPr>
        <w:annotationRef/>
      </w:r>
      <w:r>
        <w:t xml:space="preserve">Good point. I think </w:t>
      </w:r>
      <w:proofErr w:type="gramStart"/>
      <w:r>
        <w:t>a  scenario</w:t>
      </w:r>
      <w:proofErr w:type="gramEnd"/>
      <w:r>
        <w:t xml:space="preserve"> will be with the costs for Y4,5  =Y3</w:t>
      </w:r>
    </w:p>
  </w:comment>
  <w:comment w:id="209" w:author="Chloe Thomas" w:date="2023-02-24T09:13:00Z" w:initials="CT">
    <w:p w14:paraId="7BE26C8C" w14:textId="10B6B54A" w:rsidR="00F3207B" w:rsidRDefault="00F3207B" w:rsidP="00B931A3">
      <w:pPr>
        <w:pStyle w:val="CommentText"/>
      </w:pPr>
      <w:r>
        <w:rPr>
          <w:rStyle w:val="CommentReference"/>
        </w:rPr>
        <w:annotationRef/>
      </w:r>
      <w:r>
        <w:t xml:space="preserve">Is </w:t>
      </w:r>
      <w:proofErr w:type="gramStart"/>
      <w:r>
        <w:t>this co</w:t>
      </w:r>
      <w:r w:rsidR="00B931A3">
        <w:t>sts of invites</w:t>
      </w:r>
      <w:proofErr w:type="gramEnd"/>
      <w:r w:rsidR="00B931A3">
        <w:t xml:space="preserve"> etc. Presumably </w:t>
      </w:r>
      <w:r>
        <w:t>not costs of FIT kit or lab costs</w:t>
      </w:r>
      <w:r w:rsidR="00B931A3">
        <w:t xml:space="preserve"> </w:t>
      </w:r>
      <w:proofErr w:type="gramStart"/>
      <w:r w:rsidR="00B931A3">
        <w:t>themselves?</w:t>
      </w:r>
      <w:proofErr w:type="gramEnd"/>
      <w:r w:rsidR="00B931A3">
        <w:t xml:space="preserve"> Does the Dipstick get posted to people, as costs of FIT invite include postage of kit too (would cost more than a letter)?</w:t>
      </w:r>
    </w:p>
  </w:comment>
  <w:comment w:id="210" w:author="Olena Mandrik" w:date="2023-02-24T10:00:00Z" w:initials="OM">
    <w:p w14:paraId="5CBFD4F2" w14:textId="6C4D26E9" w:rsidR="00634D1A" w:rsidRDefault="00634D1A">
      <w:pPr>
        <w:pStyle w:val="CommentText"/>
      </w:pPr>
      <w:r>
        <w:rPr>
          <w:rStyle w:val="CommentReference"/>
        </w:rPr>
        <w:annotationRef/>
      </w:r>
      <w:r>
        <w:t>Costs of dipstick are below (from the NHS), postage costs are included into the invite costs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0DD4B0" w15:done="0"/>
  <w15:commentEx w15:paraId="648349F7" w15:paraIdParent="580DD4B0" w15:done="0"/>
  <w15:commentEx w15:paraId="50EF0BCE" w15:done="0"/>
  <w15:commentEx w15:paraId="5ED89D43" w15:paraIdParent="50EF0BCE" w15:done="0"/>
  <w15:commentEx w15:paraId="52C3FC7F" w15:done="0"/>
  <w15:commentEx w15:paraId="717F086D" w15:paraIdParent="52C3FC7F" w15:done="0"/>
  <w15:commentEx w15:paraId="7FF08D60" w15:done="0"/>
  <w15:commentEx w15:paraId="380177B8" w15:paraIdParent="7FF08D60" w15:done="0"/>
  <w15:commentEx w15:paraId="114D260D" w15:done="0"/>
  <w15:commentEx w15:paraId="714B2E4C" w15:paraIdParent="114D260D" w15:done="0"/>
  <w15:commentEx w15:paraId="1E640647" w15:done="0"/>
  <w15:commentEx w15:paraId="614C5724" w15:paraIdParent="1E640647" w15:done="0"/>
  <w15:commentEx w15:paraId="7C815DDE" w15:done="0"/>
  <w15:commentEx w15:paraId="2C64C791" w15:paraIdParent="7C815DDE" w15:done="0"/>
  <w15:commentEx w15:paraId="70A06FD9" w15:done="0"/>
  <w15:commentEx w15:paraId="5F1E131B" w15:paraIdParent="70A06FD9" w15:done="0"/>
  <w15:commentEx w15:paraId="1F47EC7C" w15:done="0"/>
  <w15:commentEx w15:paraId="380A92E1" w15:paraIdParent="1F47EC7C" w15:done="0"/>
  <w15:commentEx w15:paraId="7ED2EC82" w15:done="0"/>
  <w15:commentEx w15:paraId="3DD22C52" w15:paraIdParent="7ED2EC82" w15:done="0"/>
  <w15:commentEx w15:paraId="7F8E39C0" w15:done="0"/>
  <w15:commentEx w15:paraId="343D6AB5" w15:paraIdParent="7F8E39C0" w15:done="0"/>
  <w15:commentEx w15:paraId="014B84C4" w15:done="0"/>
  <w15:commentEx w15:paraId="5E921983" w15:done="0"/>
  <w15:commentEx w15:paraId="0FC474ED" w15:done="0"/>
  <w15:commentEx w15:paraId="63AE0CA6" w15:done="0"/>
  <w15:commentEx w15:paraId="5D88787E" w15:done="0"/>
  <w15:commentEx w15:paraId="28493DDD" w15:done="0"/>
  <w15:commentEx w15:paraId="5B9A55DD" w15:done="0"/>
  <w15:commentEx w15:paraId="268C5077" w15:paraIdParent="5B9A55DD" w15:done="0"/>
  <w15:commentEx w15:paraId="1929FFCA" w15:paraIdParent="5B9A55DD" w15:done="0"/>
  <w15:commentEx w15:paraId="6BEACABC" w15:done="0"/>
  <w15:commentEx w15:paraId="29AE4E00" w15:done="0"/>
  <w15:commentEx w15:paraId="672514A9" w15:done="1"/>
  <w15:commentEx w15:paraId="2F8F4799" w15:done="1"/>
  <w15:commentEx w15:paraId="4B2DC64C" w15:paraIdParent="2F8F4799" w15:done="1"/>
  <w15:commentEx w15:paraId="7EDA22C8" w15:done="0"/>
  <w15:commentEx w15:paraId="14C7D923" w15:paraIdParent="7EDA22C8" w15:done="0"/>
  <w15:commentEx w15:paraId="58AD5ABC" w15:done="0"/>
  <w15:commentEx w15:paraId="6403A8E8" w15:done="0"/>
  <w15:commentEx w15:paraId="2B7C2091" w15:done="0"/>
  <w15:commentEx w15:paraId="310783A2" w15:done="0"/>
  <w15:commentEx w15:paraId="223BD993" w15:done="0"/>
  <w15:commentEx w15:paraId="7A98C2A9" w15:done="0"/>
  <w15:commentEx w15:paraId="20C0B915" w15:done="0"/>
  <w15:commentEx w15:paraId="1C891E4B" w15:done="0"/>
  <w15:commentEx w15:paraId="6D168FCD" w15:done="0"/>
  <w15:commentEx w15:paraId="563B4D79" w15:done="0"/>
  <w15:commentEx w15:paraId="6F50D9DD" w15:done="0"/>
  <w15:commentEx w15:paraId="48C6D5BB" w15:done="0"/>
  <w15:commentEx w15:paraId="3598FD64" w15:done="0"/>
  <w15:commentEx w15:paraId="26E08F44" w15:done="0"/>
  <w15:commentEx w15:paraId="05AA7AEA" w15:done="0"/>
  <w15:commentEx w15:paraId="38EDC558" w15:done="0"/>
  <w15:commentEx w15:paraId="652804D0" w15:done="0"/>
  <w15:commentEx w15:paraId="6B75D2E4" w15:done="0"/>
  <w15:commentEx w15:paraId="42B057F5" w15:done="0"/>
  <w15:commentEx w15:paraId="717A3E39" w15:done="0"/>
  <w15:commentEx w15:paraId="3FD2B3E1" w15:done="0"/>
  <w15:commentEx w15:paraId="457A2698" w15:done="0"/>
  <w15:commentEx w15:paraId="6DF3CE2B" w15:paraIdParent="457A2698" w15:done="0"/>
  <w15:commentEx w15:paraId="6BBF04B7" w15:done="0"/>
  <w15:commentEx w15:paraId="37460F91" w15:done="0"/>
  <w15:commentEx w15:paraId="1E9FE4F7" w15:done="0"/>
  <w15:commentEx w15:paraId="70FA286C" w15:done="1"/>
  <w15:commentEx w15:paraId="53BE611F" w15:done="0"/>
  <w15:commentEx w15:paraId="2453C9BC" w15:done="0"/>
  <w15:commentEx w15:paraId="18B2F99D" w15:done="0"/>
  <w15:commentEx w15:paraId="00D3DDCD" w15:done="0"/>
  <w15:commentEx w15:paraId="658B90BE" w15:done="0"/>
  <w15:commentEx w15:paraId="5EA0C2AA" w15:paraIdParent="658B90BE" w15:done="0"/>
  <w15:commentEx w15:paraId="22CDC5C2" w15:done="0"/>
  <w15:commentEx w15:paraId="65997B39" w15:done="0"/>
  <w15:commentEx w15:paraId="40A3553E" w15:paraIdParent="65997B39" w15:done="0"/>
  <w15:commentEx w15:paraId="7BE26C8C" w15:done="0"/>
  <w15:commentEx w15:paraId="5CBFD4F2" w15:paraIdParent="7BE26C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CD6D4" w16cex:dateUtc="2023-04-21T08:33:00Z"/>
  <w16cex:commentExtensible w16cex:durableId="27ED2492" w16cex:dateUtc="2023-04-21T14:04:00Z"/>
  <w16cex:commentExtensible w16cex:durableId="27ECD68D" w16cex:dateUtc="2023-04-21T08:31:00Z"/>
  <w16cex:commentExtensible w16cex:durableId="27ED24B8" w16cex:dateUtc="2023-04-21T14:05:00Z"/>
  <w16cex:commentExtensible w16cex:durableId="27ECFDC2" w16cex:dateUtc="2023-04-21T11:19:00Z"/>
  <w16cex:commentExtensible w16cex:durableId="27ED251A" w16cex:dateUtc="2023-04-21T14:07:00Z"/>
  <w16cex:commentExtensible w16cex:durableId="27ECD91A" w16cex:dateUtc="2023-04-21T08:42:00Z"/>
  <w16cex:commentExtensible w16cex:durableId="27ED2AA7" w16cex:dateUtc="2023-04-21T14:30:00Z"/>
  <w16cex:commentExtensible w16cex:durableId="27ECE0DB" w16cex:dateUtc="2023-04-21T09:15:00Z"/>
  <w16cex:commentExtensible w16cex:durableId="27ED2D31" w16cex:dateUtc="2023-04-21T14:41:00Z"/>
  <w16cex:commentExtensible w16cex:durableId="27ECE199" w16cex:dateUtc="2023-04-21T09:19:00Z"/>
  <w16cex:commentExtensible w16cex:durableId="27ED2D71" w16cex:dateUtc="2023-04-21T14:42:00Z"/>
  <w16cex:commentExtensible w16cex:durableId="27ECE36C" w16cex:dateUtc="2023-04-21T09:26:00Z"/>
  <w16cex:commentExtensible w16cex:durableId="27ED2E12" w16cex:dateUtc="2023-04-21T14:45:00Z"/>
  <w16cex:commentExtensible w16cex:durableId="27ECE460" w16cex:dateUtc="2023-04-21T09:30:00Z"/>
  <w16cex:commentExtensible w16cex:durableId="27ED2E9C" w16cex:dateUtc="2023-04-21T14:47:00Z"/>
  <w16cex:commentExtensible w16cex:durableId="27ECEA98" w16cex:dateUtc="2023-04-21T09:57:00Z"/>
  <w16cex:commentExtensible w16cex:durableId="27ED2F7C" w16cex:dateUtc="2023-04-21T14:51:00Z"/>
  <w16cex:commentExtensible w16cex:durableId="27ED11AF" w16cex:dateUtc="2023-04-21T12:44:00Z"/>
  <w16cex:commentExtensible w16cex:durableId="27ED2F8E" w16cex:dateUtc="2023-04-21T14:51:00Z"/>
  <w16cex:commentExtensible w16cex:durableId="27ECF77D" w16cex:dateUtc="2023-04-21T10:52:00Z"/>
  <w16cex:commentExtensible w16cex:durableId="27ED3035" w16cex:dateUtc="2023-04-21T14:54:00Z"/>
  <w16cex:commentExtensible w16cex:durableId="27ECFA49" w16cex:dateUtc="2023-04-21T11:04:00Z"/>
  <w16cex:commentExtensible w16cex:durableId="25DEE5B3" w16cex:dateUtc="2022-03-18T11:04:00Z"/>
  <w16cex:commentExtensible w16cex:durableId="27ECFCB0" w16cex:dateUtc="2023-04-21T11:14:00Z"/>
  <w16cex:commentExtensible w16cex:durableId="27ECFC52" w16cex:dateUtc="2023-04-21T11:13:00Z"/>
  <w16cex:commentExtensible w16cex:durableId="26291F17" w16cex:dateUtc="2022-05-13T17:16:00Z"/>
  <w16cex:commentExtensible w16cex:durableId="274C35AC" w16cex:dateUtc="2022-12-20T13:22:00Z"/>
  <w16cex:commentExtensible w16cex:durableId="27ECFF1C" w16cex:dateUtc="2023-04-21T11:25:00Z"/>
  <w16cex:commentExtensible w16cex:durableId="25E58982" w16cex:dateUtc="2022-03-23T11:56:00Z"/>
  <w16cex:commentExtensible w16cex:durableId="274C3F23" w16cex:dateUtc="2022-12-20T14:03:00Z"/>
  <w16cex:commentExtensible w16cex:durableId="27ED00AB" w16cex:dateUtc="2023-04-21T11:31:00Z"/>
  <w16cex:commentExtensible w16cex:durableId="27ED0187" w16cex:dateUtc="2023-04-21T11:35:00Z"/>
  <w16cex:commentExtensible w16cex:durableId="27E136A3" w16cex:dateUtc="2023-04-12T12:54:00Z"/>
  <w16cex:commentExtensible w16cex:durableId="274C3D14" w16cex:dateUtc="2022-12-20T13:54:00Z"/>
  <w16cex:commentExtensible w16cex:durableId="27417697" w16cex:dateUtc="2022-12-12T09:44:00Z"/>
  <w16cex:commentExtensible w16cex:durableId="27879BC4" w16cex:dateUtc="2023-02-03T14:42:00Z"/>
  <w16cex:commentExtensible w16cex:durableId="27879C21" w16cex:dateUtc="2022-12-12T09:44:00Z"/>
  <w16cex:commentExtensible w16cex:durableId="27879C20" w16cex:dateUtc="2023-02-03T14:42:00Z"/>
  <w16cex:commentExtensible w16cex:durableId="27417FD3" w16cex:dateUtc="2022-12-12T10:24:00Z"/>
  <w16cex:commentExtensible w16cex:durableId="25E58F1F" w16cex:dateUtc="2022-03-23T12:20:00Z"/>
  <w16cex:commentExtensible w16cex:durableId="25E5AB69" w16cex:dateUtc="2022-03-23T14:21:00Z"/>
  <w16cex:commentExtensible w16cex:durableId="25E59096" w16cex:dateUtc="2022-03-23T12:27:00Z"/>
  <w16cex:commentExtensible w16cex:durableId="27ED0BB7" w16cex:dateUtc="2023-04-21T12:18:00Z"/>
  <w16cex:commentExtensible w16cex:durableId="27418CA0" w16cex:dateUtc="2022-12-12T11:18:00Z"/>
  <w16cex:commentExtensible w16cex:durableId="25E968EA" w16cex:dateUtc="2022-03-26T10:26:00Z"/>
  <w16cex:commentExtensible w16cex:durableId="25DC84CA" w16cex:dateUtc="2022-03-16T15:46:00Z"/>
  <w16cex:commentExtensible w16cex:durableId="27ED0DD7" w16cex:dateUtc="2023-04-21T12:27:00Z"/>
  <w16cex:commentExtensible w16cex:durableId="274C45A1" w16cex:dateUtc="2022-12-20T14:30:00Z"/>
  <w16cex:commentExtensible w16cex:durableId="25DEDF9A" w16cex:dateUtc="2022-03-18T10:38:00Z"/>
  <w16cex:commentExtensible w16cex:durableId="2741D449" w16cex:dateUtc="2022-12-12T16:24:00Z"/>
  <w16cex:commentExtensible w16cex:durableId="2741CBAB" w16cex:dateUtc="2022-12-12T15:47:00Z"/>
  <w16cex:commentExtensible w16cex:durableId="25DEDE71" w16cex:dateUtc="2022-03-18T10:33:00Z"/>
  <w16cex:commentExtensible w16cex:durableId="25DEDAAE" w16cex:dateUtc="2022-03-18T10:17:00Z"/>
  <w16cex:commentExtensible w16cex:durableId="27ED0EB6" w16cex:dateUtc="2023-04-21T12:31:00Z"/>
  <w16cex:commentExtensible w16cex:durableId="2766ABE3" w16cex:dateUtc="2023-01-09T15:06:00Z"/>
  <w16cex:commentExtensible w16cex:durableId="27A309A3" w16cex:dateUtc="2023-02-24T10:02:00Z"/>
  <w16cex:commentExtensible w16cex:durableId="27A1D1B5" w16cex:dateUtc="2023-02-23T11:51:00Z"/>
  <w16cex:commentExtensible w16cex:durableId="27A30909" w16cex:dateUtc="2023-02-24T09:59:00Z"/>
  <w16cex:commentExtensible w16cex:durableId="27A30925" w16cex:dateUtc="2023-02-24T1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0DD4B0" w16cid:durableId="27ECD6D4"/>
  <w16cid:commentId w16cid:paraId="648349F7" w16cid:durableId="27ED2492"/>
  <w16cid:commentId w16cid:paraId="50EF0BCE" w16cid:durableId="27ECD68D"/>
  <w16cid:commentId w16cid:paraId="5ED89D43" w16cid:durableId="27ED24B8"/>
  <w16cid:commentId w16cid:paraId="52C3FC7F" w16cid:durableId="27ECFDC2"/>
  <w16cid:commentId w16cid:paraId="717F086D" w16cid:durableId="27ED251A"/>
  <w16cid:commentId w16cid:paraId="7FF08D60" w16cid:durableId="27ECD91A"/>
  <w16cid:commentId w16cid:paraId="380177B8" w16cid:durableId="27ED2AA7"/>
  <w16cid:commentId w16cid:paraId="114D260D" w16cid:durableId="27ECE0DB"/>
  <w16cid:commentId w16cid:paraId="714B2E4C" w16cid:durableId="27ED2D31"/>
  <w16cid:commentId w16cid:paraId="1E640647" w16cid:durableId="27ECE199"/>
  <w16cid:commentId w16cid:paraId="614C5724" w16cid:durableId="27ED2D71"/>
  <w16cid:commentId w16cid:paraId="7C815DDE" w16cid:durableId="27ECE36C"/>
  <w16cid:commentId w16cid:paraId="2C64C791" w16cid:durableId="27ED2E12"/>
  <w16cid:commentId w16cid:paraId="70A06FD9" w16cid:durableId="27ECE460"/>
  <w16cid:commentId w16cid:paraId="5F1E131B" w16cid:durableId="27ED2E9C"/>
  <w16cid:commentId w16cid:paraId="1F47EC7C" w16cid:durableId="27ECEA98"/>
  <w16cid:commentId w16cid:paraId="380A92E1" w16cid:durableId="27ED2F7C"/>
  <w16cid:commentId w16cid:paraId="7ED2EC82" w16cid:durableId="27ED11AF"/>
  <w16cid:commentId w16cid:paraId="3DD22C52" w16cid:durableId="27ED2F8E"/>
  <w16cid:commentId w16cid:paraId="7F8E39C0" w16cid:durableId="27ECF77D"/>
  <w16cid:commentId w16cid:paraId="343D6AB5" w16cid:durableId="27ED3035"/>
  <w16cid:commentId w16cid:paraId="014B84C4" w16cid:durableId="27ECFA49"/>
  <w16cid:commentId w16cid:paraId="5E921983" w16cid:durableId="274C038B"/>
  <w16cid:commentId w16cid:paraId="0FC474ED" w16cid:durableId="25DEE5B3"/>
  <w16cid:commentId w16cid:paraId="63AE0CA6" w16cid:durableId="274C038D"/>
  <w16cid:commentId w16cid:paraId="5D88787E" w16cid:durableId="27ECFCB0"/>
  <w16cid:commentId w16cid:paraId="28493DDD" w16cid:durableId="27ECFC52"/>
  <w16cid:commentId w16cid:paraId="5B9A55DD" w16cid:durableId="26291F17"/>
  <w16cid:commentId w16cid:paraId="268C5077" w16cid:durableId="274C0390"/>
  <w16cid:commentId w16cid:paraId="1929FFCA" w16cid:durableId="274C35AC"/>
  <w16cid:commentId w16cid:paraId="6BEACABC" w16cid:durableId="27ECFF1C"/>
  <w16cid:commentId w16cid:paraId="29AE4E00" w16cid:durableId="274C0391"/>
  <w16cid:commentId w16cid:paraId="672514A9" w16cid:durableId="274C0392"/>
  <w16cid:commentId w16cid:paraId="2F8F4799" w16cid:durableId="25E58982"/>
  <w16cid:commentId w16cid:paraId="4B2DC64C" w16cid:durableId="274C0394"/>
  <w16cid:commentId w16cid:paraId="7EDA22C8" w16cid:durableId="274C0395"/>
  <w16cid:commentId w16cid:paraId="14C7D923" w16cid:durableId="274C3F23"/>
  <w16cid:commentId w16cid:paraId="58AD5ABC" w16cid:durableId="27ED00AB"/>
  <w16cid:commentId w16cid:paraId="6403A8E8" w16cid:durableId="27ED0187"/>
  <w16cid:commentId w16cid:paraId="2B7C2091" w16cid:durableId="27E136A3"/>
  <w16cid:commentId w16cid:paraId="310783A2" w16cid:durableId="274C3D14"/>
  <w16cid:commentId w16cid:paraId="223BD993" w16cid:durableId="27417697"/>
  <w16cid:commentId w16cid:paraId="7A98C2A9" w16cid:durableId="27879BC4"/>
  <w16cid:commentId w16cid:paraId="20C0B915" w16cid:durableId="27879C21"/>
  <w16cid:commentId w16cid:paraId="1C891E4B" w16cid:durableId="27879C20"/>
  <w16cid:commentId w16cid:paraId="6D168FCD" w16cid:durableId="27417FD3"/>
  <w16cid:commentId w16cid:paraId="563B4D79" w16cid:durableId="25E58F1F"/>
  <w16cid:commentId w16cid:paraId="6F50D9DD" w16cid:durableId="25E5AB69"/>
  <w16cid:commentId w16cid:paraId="48C6D5BB" w16cid:durableId="274C039C"/>
  <w16cid:commentId w16cid:paraId="3598FD64" w16cid:durableId="25E59096"/>
  <w16cid:commentId w16cid:paraId="26E08F44" w16cid:durableId="274C039E"/>
  <w16cid:commentId w16cid:paraId="05AA7AEA" w16cid:durableId="274C039F"/>
  <w16cid:commentId w16cid:paraId="38EDC558" w16cid:durableId="27ED0BB7"/>
  <w16cid:commentId w16cid:paraId="652804D0" w16cid:durableId="274C03A0"/>
  <w16cid:commentId w16cid:paraId="6B75D2E4" w16cid:durableId="27418CA0"/>
  <w16cid:commentId w16cid:paraId="42B057F5" w16cid:durableId="25E968EA"/>
  <w16cid:commentId w16cid:paraId="717A3E39" w16cid:durableId="25DC84CA"/>
  <w16cid:commentId w16cid:paraId="3FD2B3E1" w16cid:durableId="27ED0DD7"/>
  <w16cid:commentId w16cid:paraId="457A2698" w16cid:durableId="274C03A6"/>
  <w16cid:commentId w16cid:paraId="6DF3CE2B" w16cid:durableId="274C45A1"/>
  <w16cid:commentId w16cid:paraId="6BBF04B7" w16cid:durableId="25DEDF9A"/>
  <w16cid:commentId w16cid:paraId="37460F91" w16cid:durableId="2741D449"/>
  <w16cid:commentId w16cid:paraId="1E9FE4F7" w16cid:durableId="2741CBAB"/>
  <w16cid:commentId w16cid:paraId="70FA286C" w16cid:durableId="25DEDE71"/>
  <w16cid:commentId w16cid:paraId="53BE611F" w16cid:durableId="25DEDAAE"/>
  <w16cid:commentId w16cid:paraId="2453C9BC" w16cid:durableId="27A308A0"/>
  <w16cid:commentId w16cid:paraId="18B2F99D" w16cid:durableId="27ED0EB6"/>
  <w16cid:commentId w16cid:paraId="00D3DDCD" w16cid:durableId="2766ABE3"/>
  <w16cid:commentId w16cid:paraId="658B90BE" w16cid:durableId="27A308A2"/>
  <w16cid:commentId w16cid:paraId="5EA0C2AA" w16cid:durableId="27A309A3"/>
  <w16cid:commentId w16cid:paraId="22CDC5C2" w16cid:durableId="27A1D1B5"/>
  <w16cid:commentId w16cid:paraId="65997B39" w16cid:durableId="27A308A4"/>
  <w16cid:commentId w16cid:paraId="40A3553E" w16cid:durableId="27A30909"/>
  <w16cid:commentId w16cid:paraId="7BE26C8C" w16cid:durableId="27A308A5"/>
  <w16cid:commentId w16cid:paraId="5CBFD4F2" w16cid:durableId="27A309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57174" w14:textId="77777777" w:rsidR="00EB69A9" w:rsidRDefault="00EB69A9" w:rsidP="00D04E35">
      <w:pPr>
        <w:spacing w:after="0" w:line="240" w:lineRule="auto"/>
      </w:pPr>
      <w:r>
        <w:separator/>
      </w:r>
    </w:p>
  </w:endnote>
  <w:endnote w:type="continuationSeparator" w:id="0">
    <w:p w14:paraId="7BDF136B" w14:textId="77777777" w:rsidR="00EB69A9" w:rsidRDefault="00EB69A9" w:rsidP="00D04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Lato">
    <w:altName w:val="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763074"/>
      <w:docPartObj>
        <w:docPartGallery w:val="Page Numbers (Bottom of Page)"/>
        <w:docPartUnique/>
      </w:docPartObj>
    </w:sdtPr>
    <w:sdtEndPr>
      <w:rPr>
        <w:noProof/>
      </w:rPr>
    </w:sdtEndPr>
    <w:sdtContent>
      <w:p w14:paraId="00D16578" w14:textId="096B5095" w:rsidR="00F3207B" w:rsidRDefault="00F3207B">
        <w:pPr>
          <w:pStyle w:val="Footer"/>
          <w:jc w:val="right"/>
        </w:pPr>
        <w:r>
          <w:fldChar w:fldCharType="begin"/>
        </w:r>
        <w:r>
          <w:instrText xml:space="preserve"> PAGE   \* MERGEFORMAT </w:instrText>
        </w:r>
        <w:r>
          <w:fldChar w:fldCharType="separate"/>
        </w:r>
        <w:r w:rsidR="00B931A3">
          <w:rPr>
            <w:noProof/>
          </w:rPr>
          <w:t>35</w:t>
        </w:r>
        <w:r>
          <w:rPr>
            <w:noProof/>
          </w:rPr>
          <w:fldChar w:fldCharType="end"/>
        </w:r>
      </w:p>
    </w:sdtContent>
  </w:sdt>
  <w:p w14:paraId="4BC4D8D6" w14:textId="77777777" w:rsidR="00F3207B" w:rsidRDefault="00F320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FCC8E" w14:textId="77777777" w:rsidR="00EB69A9" w:rsidRDefault="00EB69A9" w:rsidP="00D04E35">
      <w:pPr>
        <w:spacing w:after="0" w:line="240" w:lineRule="auto"/>
      </w:pPr>
      <w:r>
        <w:separator/>
      </w:r>
    </w:p>
  </w:footnote>
  <w:footnote w:type="continuationSeparator" w:id="0">
    <w:p w14:paraId="248193A2" w14:textId="77777777" w:rsidR="00EB69A9" w:rsidRDefault="00EB69A9" w:rsidP="00D04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D0604"/>
    <w:multiLevelType w:val="hybridMultilevel"/>
    <w:tmpl w:val="0F7EC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F2254A"/>
    <w:multiLevelType w:val="hybridMultilevel"/>
    <w:tmpl w:val="20ACE1D8"/>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12A60DF1"/>
    <w:multiLevelType w:val="hybridMultilevel"/>
    <w:tmpl w:val="254A022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3" w15:restartNumberingAfterBreak="0">
    <w:nsid w:val="1508079E"/>
    <w:multiLevelType w:val="multilevel"/>
    <w:tmpl w:val="EEB2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24BB0"/>
    <w:multiLevelType w:val="hybridMultilevel"/>
    <w:tmpl w:val="D32E0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25976"/>
    <w:multiLevelType w:val="hybridMultilevel"/>
    <w:tmpl w:val="F8022950"/>
    <w:lvl w:ilvl="0" w:tplc="BE625110">
      <w:start w:val="1"/>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4A3BF5"/>
    <w:multiLevelType w:val="hybridMultilevel"/>
    <w:tmpl w:val="42B21B36"/>
    <w:lvl w:ilvl="0" w:tplc="F8241CF4">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7D56A8"/>
    <w:multiLevelType w:val="hybridMultilevel"/>
    <w:tmpl w:val="4EFA4C0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214597"/>
    <w:multiLevelType w:val="hybridMultilevel"/>
    <w:tmpl w:val="F790015C"/>
    <w:lvl w:ilvl="0" w:tplc="BE625110">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8E7296"/>
    <w:multiLevelType w:val="hybridMultilevel"/>
    <w:tmpl w:val="80F84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8D3BA9"/>
    <w:multiLevelType w:val="hybridMultilevel"/>
    <w:tmpl w:val="F678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C73813"/>
    <w:multiLevelType w:val="hybridMultilevel"/>
    <w:tmpl w:val="D88AA1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281108"/>
    <w:multiLevelType w:val="hybridMultilevel"/>
    <w:tmpl w:val="004A7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EF3696"/>
    <w:multiLevelType w:val="hybridMultilevel"/>
    <w:tmpl w:val="CD22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835358"/>
    <w:multiLevelType w:val="hybridMultilevel"/>
    <w:tmpl w:val="44583A18"/>
    <w:lvl w:ilvl="0" w:tplc="D02CA9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FD1EC3"/>
    <w:multiLevelType w:val="hybridMultilevel"/>
    <w:tmpl w:val="265E6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60568E"/>
    <w:multiLevelType w:val="hybridMultilevel"/>
    <w:tmpl w:val="BA447A10"/>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7" w15:restartNumberingAfterBreak="0">
    <w:nsid w:val="35720CEC"/>
    <w:multiLevelType w:val="hybridMultilevel"/>
    <w:tmpl w:val="530682B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F64D4E"/>
    <w:multiLevelType w:val="hybridMultilevel"/>
    <w:tmpl w:val="B93A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D123BF"/>
    <w:multiLevelType w:val="hybridMultilevel"/>
    <w:tmpl w:val="31E0ADD6"/>
    <w:lvl w:ilvl="0" w:tplc="069E4792">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3B752F44"/>
    <w:multiLevelType w:val="hybridMultilevel"/>
    <w:tmpl w:val="EA242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E17305"/>
    <w:multiLevelType w:val="hybridMultilevel"/>
    <w:tmpl w:val="49967B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2C553A"/>
    <w:multiLevelType w:val="hybridMultilevel"/>
    <w:tmpl w:val="BD1ED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67574"/>
    <w:multiLevelType w:val="hybridMultilevel"/>
    <w:tmpl w:val="69EE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873394"/>
    <w:multiLevelType w:val="hybridMultilevel"/>
    <w:tmpl w:val="0F7A3DD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563F00E5"/>
    <w:multiLevelType w:val="hybridMultilevel"/>
    <w:tmpl w:val="530682B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6D056E"/>
    <w:multiLevelType w:val="hybridMultilevel"/>
    <w:tmpl w:val="0852A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D026502"/>
    <w:multiLevelType w:val="hybridMultilevel"/>
    <w:tmpl w:val="44FE1ED4"/>
    <w:lvl w:ilvl="0" w:tplc="AB78CB06">
      <w:start w:val="1"/>
      <w:numFmt w:val="decimal"/>
      <w:lvlText w:val="(%1)"/>
      <w:lvlJc w:val="left"/>
      <w:pPr>
        <w:ind w:left="720" w:hanging="360"/>
      </w:pPr>
      <w:rPr>
        <w:rFonts w:hint="default"/>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0B95F57"/>
    <w:multiLevelType w:val="hybridMultilevel"/>
    <w:tmpl w:val="E7E00BEA"/>
    <w:lvl w:ilvl="0" w:tplc="3D30E8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1302B2C"/>
    <w:multiLevelType w:val="hybridMultilevel"/>
    <w:tmpl w:val="293C38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A50FA8"/>
    <w:multiLevelType w:val="hybridMultilevel"/>
    <w:tmpl w:val="834EC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FD6DA7"/>
    <w:multiLevelType w:val="hybridMultilevel"/>
    <w:tmpl w:val="E6D2A29A"/>
    <w:lvl w:ilvl="0" w:tplc="BE625110">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421239"/>
    <w:multiLevelType w:val="hybridMultilevel"/>
    <w:tmpl w:val="B29ED9C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3" w15:restartNumberingAfterBreak="0">
    <w:nsid w:val="6BBF5065"/>
    <w:multiLevelType w:val="hybridMultilevel"/>
    <w:tmpl w:val="0D4CA15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C924E1"/>
    <w:multiLevelType w:val="hybridMultilevel"/>
    <w:tmpl w:val="E4A640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FF85D13"/>
    <w:multiLevelType w:val="hybridMultilevel"/>
    <w:tmpl w:val="3AC045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0BB0B4B"/>
    <w:multiLevelType w:val="hybridMultilevel"/>
    <w:tmpl w:val="015A2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8104DB"/>
    <w:multiLevelType w:val="multilevel"/>
    <w:tmpl w:val="EB94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EC094E"/>
    <w:multiLevelType w:val="hybridMultilevel"/>
    <w:tmpl w:val="93801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84752128">
    <w:abstractNumId w:val="4"/>
  </w:num>
  <w:num w:numId="2" w16cid:durableId="169761475">
    <w:abstractNumId w:val="23"/>
  </w:num>
  <w:num w:numId="3" w16cid:durableId="541402327">
    <w:abstractNumId w:val="25"/>
  </w:num>
  <w:num w:numId="4" w16cid:durableId="456603436">
    <w:abstractNumId w:val="33"/>
  </w:num>
  <w:num w:numId="5" w16cid:durableId="1134829075">
    <w:abstractNumId w:val="17"/>
  </w:num>
  <w:num w:numId="6" w16cid:durableId="1698389038">
    <w:abstractNumId w:val="16"/>
  </w:num>
  <w:num w:numId="7" w16cid:durableId="2046247816">
    <w:abstractNumId w:val="11"/>
  </w:num>
  <w:num w:numId="8" w16cid:durableId="1368291285">
    <w:abstractNumId w:val="38"/>
  </w:num>
  <w:num w:numId="9" w16cid:durableId="1442800670">
    <w:abstractNumId w:val="34"/>
  </w:num>
  <w:num w:numId="10" w16cid:durableId="1322543868">
    <w:abstractNumId w:val="5"/>
  </w:num>
  <w:num w:numId="11" w16cid:durableId="516695241">
    <w:abstractNumId w:val="36"/>
  </w:num>
  <w:num w:numId="12" w16cid:durableId="929780294">
    <w:abstractNumId w:val="31"/>
  </w:num>
  <w:num w:numId="13" w16cid:durableId="1744066561">
    <w:abstractNumId w:val="8"/>
  </w:num>
  <w:num w:numId="14" w16cid:durableId="1883518094">
    <w:abstractNumId w:val="9"/>
  </w:num>
  <w:num w:numId="15" w16cid:durableId="893926202">
    <w:abstractNumId w:val="26"/>
  </w:num>
  <w:num w:numId="16" w16cid:durableId="971445820">
    <w:abstractNumId w:val="18"/>
  </w:num>
  <w:num w:numId="17" w16cid:durableId="1266496207">
    <w:abstractNumId w:val="20"/>
  </w:num>
  <w:num w:numId="18" w16cid:durableId="716126083">
    <w:abstractNumId w:val="7"/>
  </w:num>
  <w:num w:numId="19" w16cid:durableId="2117016381">
    <w:abstractNumId w:val="0"/>
  </w:num>
  <w:num w:numId="20" w16cid:durableId="693966948">
    <w:abstractNumId w:val="15"/>
  </w:num>
  <w:num w:numId="21" w16cid:durableId="1152142788">
    <w:abstractNumId w:val="32"/>
  </w:num>
  <w:num w:numId="22" w16cid:durableId="1605264225">
    <w:abstractNumId w:val="30"/>
  </w:num>
  <w:num w:numId="23" w16cid:durableId="1269968902">
    <w:abstractNumId w:val="3"/>
  </w:num>
  <w:num w:numId="24" w16cid:durableId="1864123643">
    <w:abstractNumId w:val="13"/>
  </w:num>
  <w:num w:numId="25" w16cid:durableId="749277199">
    <w:abstractNumId w:val="29"/>
  </w:num>
  <w:num w:numId="26" w16cid:durableId="1593512066">
    <w:abstractNumId w:val="28"/>
  </w:num>
  <w:num w:numId="27" w16cid:durableId="1743260231">
    <w:abstractNumId w:val="1"/>
  </w:num>
  <w:num w:numId="28" w16cid:durableId="157770789">
    <w:abstractNumId w:val="6"/>
  </w:num>
  <w:num w:numId="29" w16cid:durableId="2008822244">
    <w:abstractNumId w:val="24"/>
  </w:num>
  <w:num w:numId="30" w16cid:durableId="2077236776">
    <w:abstractNumId w:val="35"/>
  </w:num>
  <w:num w:numId="31" w16cid:durableId="1208376645">
    <w:abstractNumId w:val="37"/>
  </w:num>
  <w:num w:numId="32" w16cid:durableId="331106043">
    <w:abstractNumId w:val="27"/>
  </w:num>
  <w:num w:numId="33" w16cid:durableId="2134708936">
    <w:abstractNumId w:val="10"/>
  </w:num>
  <w:num w:numId="34" w16cid:durableId="1564410871">
    <w:abstractNumId w:val="14"/>
  </w:num>
  <w:num w:numId="35" w16cid:durableId="649216989">
    <w:abstractNumId w:val="12"/>
  </w:num>
  <w:num w:numId="36" w16cid:durableId="380246461">
    <w:abstractNumId w:val="21"/>
  </w:num>
  <w:num w:numId="37" w16cid:durableId="1955014584">
    <w:abstractNumId w:val="19"/>
  </w:num>
  <w:num w:numId="38" w16cid:durableId="1680230064">
    <w:abstractNumId w:val="2"/>
  </w:num>
  <w:num w:numId="39" w16cid:durableId="1399398490">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ena Mandrik">
    <w15:presenceInfo w15:providerId="AD" w15:userId="S::o.mandrik@sheffield.ac.uk::4c0922c8-d4b9-4065-b2a5-cbef982309b9"/>
  </w15:person>
  <w15:person w15:author="James Chilcott">
    <w15:presenceInfo w15:providerId="AD" w15:userId="S::J.B.Chilcott@sheffield.ac.uk::14040f9e-3580-42ff-812d-44f35c7e8910"/>
  </w15:person>
  <w15:person w15:author="Chloe Thomas">
    <w15:presenceInfo w15:providerId="AD" w15:userId="S-1-5-21-2058212775-3106242629-2981419196-1219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s-ES_tradnl"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_tradnl"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zMDUzNjI1tTQ0N7RQ0lEKTi0uzszPAykwrgUA6vkM1ywAAAA="/>
    <w:docVar w:name="EN.InstantFormat" w:val="&lt;ENInstantFormat&gt;&lt;Enabled&gt;1&lt;/Enabled&gt;&lt;ScanUnformatted&gt;1&lt;/ScanUnformatted&gt;&lt;ScanChanges&gt;1&lt;/ScanChanges&gt;&lt;Suspended&gt;0&lt;/Suspended&gt;&lt;/ENInstantFormat&gt;"/>
    <w:docVar w:name="EN.Layout" w:val="&lt;ENLayout&gt;&lt;Style&gt;BMJ&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9wz0a0x75vsr9e05ztvvv2bpwwars2x0dwa&quot;&gt;Bladder cancer-Converted&lt;record-ids&gt;&lt;item&gt;1&lt;/item&gt;&lt;item&gt;3&lt;/item&gt;&lt;item&gt;4&lt;/item&gt;&lt;item&gt;8&lt;/item&gt;&lt;item&gt;9&lt;/item&gt;&lt;item&gt;11&lt;/item&gt;&lt;item&gt;13&lt;/item&gt;&lt;item&gt;14&lt;/item&gt;&lt;item&gt;16&lt;/item&gt;&lt;item&gt;17&lt;/item&gt;&lt;item&gt;18&lt;/item&gt;&lt;item&gt;19&lt;/item&gt;&lt;item&gt;20&lt;/item&gt;&lt;item&gt;78&lt;/item&gt;&lt;item&gt;79&lt;/item&gt;&lt;item&gt;119&lt;/item&gt;&lt;item&gt;121&lt;/item&gt;&lt;item&gt;122&lt;/item&gt;&lt;item&gt;123&lt;/item&gt;&lt;item&gt;124&lt;/item&gt;&lt;item&gt;125&lt;/item&gt;&lt;item&gt;126&lt;/item&gt;&lt;item&gt;127&lt;/item&gt;&lt;/record-ids&gt;&lt;/item&gt;&lt;/Libraries&gt;"/>
  </w:docVars>
  <w:rsids>
    <w:rsidRoot w:val="00D01D44"/>
    <w:rsid w:val="000011A3"/>
    <w:rsid w:val="00003E54"/>
    <w:rsid w:val="00003F7D"/>
    <w:rsid w:val="000062F7"/>
    <w:rsid w:val="00006329"/>
    <w:rsid w:val="00006901"/>
    <w:rsid w:val="00006FF7"/>
    <w:rsid w:val="00012434"/>
    <w:rsid w:val="00012B57"/>
    <w:rsid w:val="000132C2"/>
    <w:rsid w:val="0001411F"/>
    <w:rsid w:val="0001582E"/>
    <w:rsid w:val="000166B4"/>
    <w:rsid w:val="0002001F"/>
    <w:rsid w:val="0002141D"/>
    <w:rsid w:val="00022155"/>
    <w:rsid w:val="0002282E"/>
    <w:rsid w:val="00023F29"/>
    <w:rsid w:val="00024E57"/>
    <w:rsid w:val="00025127"/>
    <w:rsid w:val="00027549"/>
    <w:rsid w:val="00027DB6"/>
    <w:rsid w:val="0003012C"/>
    <w:rsid w:val="0003092C"/>
    <w:rsid w:val="00030BB8"/>
    <w:rsid w:val="00030F79"/>
    <w:rsid w:val="0003158A"/>
    <w:rsid w:val="00031CD5"/>
    <w:rsid w:val="000320E7"/>
    <w:rsid w:val="000324A4"/>
    <w:rsid w:val="000330B8"/>
    <w:rsid w:val="00034F7D"/>
    <w:rsid w:val="00035EEC"/>
    <w:rsid w:val="00036C5F"/>
    <w:rsid w:val="00037A80"/>
    <w:rsid w:val="000415BC"/>
    <w:rsid w:val="00041737"/>
    <w:rsid w:val="0004202F"/>
    <w:rsid w:val="0004588B"/>
    <w:rsid w:val="000461C6"/>
    <w:rsid w:val="00047629"/>
    <w:rsid w:val="00047DEF"/>
    <w:rsid w:val="000504A2"/>
    <w:rsid w:val="00050C57"/>
    <w:rsid w:val="00050CC9"/>
    <w:rsid w:val="00051EDE"/>
    <w:rsid w:val="00053C23"/>
    <w:rsid w:val="00053C65"/>
    <w:rsid w:val="0005406A"/>
    <w:rsid w:val="00057B1B"/>
    <w:rsid w:val="00062731"/>
    <w:rsid w:val="00062AA2"/>
    <w:rsid w:val="00062BE5"/>
    <w:rsid w:val="000639C2"/>
    <w:rsid w:val="00063EF6"/>
    <w:rsid w:val="00065577"/>
    <w:rsid w:val="000666D4"/>
    <w:rsid w:val="000727F1"/>
    <w:rsid w:val="000734E9"/>
    <w:rsid w:val="00074725"/>
    <w:rsid w:val="00077FBE"/>
    <w:rsid w:val="00080279"/>
    <w:rsid w:val="00080BE3"/>
    <w:rsid w:val="0008188B"/>
    <w:rsid w:val="00083071"/>
    <w:rsid w:val="000838A3"/>
    <w:rsid w:val="00084762"/>
    <w:rsid w:val="000849D2"/>
    <w:rsid w:val="0008510A"/>
    <w:rsid w:val="00087707"/>
    <w:rsid w:val="0009063C"/>
    <w:rsid w:val="000915E9"/>
    <w:rsid w:val="00093E9B"/>
    <w:rsid w:val="00094662"/>
    <w:rsid w:val="00095860"/>
    <w:rsid w:val="0009631F"/>
    <w:rsid w:val="00096A9B"/>
    <w:rsid w:val="00096ACD"/>
    <w:rsid w:val="00096BAD"/>
    <w:rsid w:val="0009767B"/>
    <w:rsid w:val="00097EF0"/>
    <w:rsid w:val="000A07F2"/>
    <w:rsid w:val="000A0E46"/>
    <w:rsid w:val="000A149F"/>
    <w:rsid w:val="000A2A94"/>
    <w:rsid w:val="000A3B2F"/>
    <w:rsid w:val="000A4C61"/>
    <w:rsid w:val="000A640B"/>
    <w:rsid w:val="000A6613"/>
    <w:rsid w:val="000A7824"/>
    <w:rsid w:val="000B2439"/>
    <w:rsid w:val="000B2685"/>
    <w:rsid w:val="000B3DD4"/>
    <w:rsid w:val="000B56B5"/>
    <w:rsid w:val="000B58D7"/>
    <w:rsid w:val="000B696B"/>
    <w:rsid w:val="000B7100"/>
    <w:rsid w:val="000B77AE"/>
    <w:rsid w:val="000B7E23"/>
    <w:rsid w:val="000C0008"/>
    <w:rsid w:val="000C1994"/>
    <w:rsid w:val="000C2282"/>
    <w:rsid w:val="000C32C9"/>
    <w:rsid w:val="000C4A46"/>
    <w:rsid w:val="000C70DD"/>
    <w:rsid w:val="000D1569"/>
    <w:rsid w:val="000D3B69"/>
    <w:rsid w:val="000D66E4"/>
    <w:rsid w:val="000E02C2"/>
    <w:rsid w:val="000E0E52"/>
    <w:rsid w:val="000E3237"/>
    <w:rsid w:val="000E3B01"/>
    <w:rsid w:val="000E4064"/>
    <w:rsid w:val="000E4DB7"/>
    <w:rsid w:val="000E58F0"/>
    <w:rsid w:val="000E6167"/>
    <w:rsid w:val="000E70BE"/>
    <w:rsid w:val="000E7881"/>
    <w:rsid w:val="000F0C44"/>
    <w:rsid w:val="000F3A87"/>
    <w:rsid w:val="000F4DA5"/>
    <w:rsid w:val="000F5DD7"/>
    <w:rsid w:val="000F5FC1"/>
    <w:rsid w:val="000F7175"/>
    <w:rsid w:val="000F7F10"/>
    <w:rsid w:val="00100F63"/>
    <w:rsid w:val="00101B96"/>
    <w:rsid w:val="00101E9C"/>
    <w:rsid w:val="0010215B"/>
    <w:rsid w:val="00102343"/>
    <w:rsid w:val="00102B7C"/>
    <w:rsid w:val="00102D17"/>
    <w:rsid w:val="0010385D"/>
    <w:rsid w:val="001044E9"/>
    <w:rsid w:val="001056CD"/>
    <w:rsid w:val="00106DFF"/>
    <w:rsid w:val="00107014"/>
    <w:rsid w:val="001070A8"/>
    <w:rsid w:val="00107B18"/>
    <w:rsid w:val="00107EC1"/>
    <w:rsid w:val="00110747"/>
    <w:rsid w:val="0011259A"/>
    <w:rsid w:val="00113D0B"/>
    <w:rsid w:val="00113DA0"/>
    <w:rsid w:val="00114D8E"/>
    <w:rsid w:val="0011574F"/>
    <w:rsid w:val="00115E22"/>
    <w:rsid w:val="00115F16"/>
    <w:rsid w:val="0011604C"/>
    <w:rsid w:val="0011618A"/>
    <w:rsid w:val="001202A3"/>
    <w:rsid w:val="001209B9"/>
    <w:rsid w:val="00120F86"/>
    <w:rsid w:val="00121050"/>
    <w:rsid w:val="00123054"/>
    <w:rsid w:val="0012402F"/>
    <w:rsid w:val="0012486F"/>
    <w:rsid w:val="00124B50"/>
    <w:rsid w:val="00126714"/>
    <w:rsid w:val="00130F9F"/>
    <w:rsid w:val="00132A7D"/>
    <w:rsid w:val="00134AA7"/>
    <w:rsid w:val="001351B1"/>
    <w:rsid w:val="001353FA"/>
    <w:rsid w:val="0013577B"/>
    <w:rsid w:val="00136A0E"/>
    <w:rsid w:val="00137264"/>
    <w:rsid w:val="001374FD"/>
    <w:rsid w:val="00137CF1"/>
    <w:rsid w:val="00140FE9"/>
    <w:rsid w:val="00141CB4"/>
    <w:rsid w:val="00142B2D"/>
    <w:rsid w:val="0014375E"/>
    <w:rsid w:val="00143821"/>
    <w:rsid w:val="00143F6C"/>
    <w:rsid w:val="00145184"/>
    <w:rsid w:val="00147F1F"/>
    <w:rsid w:val="00150932"/>
    <w:rsid w:val="00150B81"/>
    <w:rsid w:val="00151ECC"/>
    <w:rsid w:val="0015265C"/>
    <w:rsid w:val="001539C5"/>
    <w:rsid w:val="0015407B"/>
    <w:rsid w:val="00155C0A"/>
    <w:rsid w:val="001576FB"/>
    <w:rsid w:val="001601E7"/>
    <w:rsid w:val="0016050B"/>
    <w:rsid w:val="001617B6"/>
    <w:rsid w:val="00162EC3"/>
    <w:rsid w:val="00163A6C"/>
    <w:rsid w:val="001665D3"/>
    <w:rsid w:val="00166934"/>
    <w:rsid w:val="0016721D"/>
    <w:rsid w:val="001679DB"/>
    <w:rsid w:val="00167BD5"/>
    <w:rsid w:val="00171A1A"/>
    <w:rsid w:val="00171B47"/>
    <w:rsid w:val="00172ED0"/>
    <w:rsid w:val="00174036"/>
    <w:rsid w:val="001749C3"/>
    <w:rsid w:val="00174B9F"/>
    <w:rsid w:val="001754FE"/>
    <w:rsid w:val="00175B09"/>
    <w:rsid w:val="00175E94"/>
    <w:rsid w:val="0017603E"/>
    <w:rsid w:val="00176547"/>
    <w:rsid w:val="00176EB9"/>
    <w:rsid w:val="0017763A"/>
    <w:rsid w:val="001806FE"/>
    <w:rsid w:val="00180A29"/>
    <w:rsid w:val="00180F67"/>
    <w:rsid w:val="0018154D"/>
    <w:rsid w:val="00181553"/>
    <w:rsid w:val="00181824"/>
    <w:rsid w:val="00181971"/>
    <w:rsid w:val="00182A54"/>
    <w:rsid w:val="0018327D"/>
    <w:rsid w:val="00183566"/>
    <w:rsid w:val="00185CB7"/>
    <w:rsid w:val="001874D8"/>
    <w:rsid w:val="001901C1"/>
    <w:rsid w:val="00190C19"/>
    <w:rsid w:val="001910B3"/>
    <w:rsid w:val="00193514"/>
    <w:rsid w:val="001946C6"/>
    <w:rsid w:val="0019502C"/>
    <w:rsid w:val="0019719B"/>
    <w:rsid w:val="00197C11"/>
    <w:rsid w:val="001A03E3"/>
    <w:rsid w:val="001A46C9"/>
    <w:rsid w:val="001A603D"/>
    <w:rsid w:val="001A6375"/>
    <w:rsid w:val="001A747D"/>
    <w:rsid w:val="001B024A"/>
    <w:rsid w:val="001B0633"/>
    <w:rsid w:val="001B18A0"/>
    <w:rsid w:val="001B20D7"/>
    <w:rsid w:val="001B45ED"/>
    <w:rsid w:val="001B47E1"/>
    <w:rsid w:val="001B4913"/>
    <w:rsid w:val="001B4E5F"/>
    <w:rsid w:val="001B5EDE"/>
    <w:rsid w:val="001B750A"/>
    <w:rsid w:val="001B7D87"/>
    <w:rsid w:val="001C01C1"/>
    <w:rsid w:val="001C0E31"/>
    <w:rsid w:val="001C1548"/>
    <w:rsid w:val="001C327E"/>
    <w:rsid w:val="001C37D6"/>
    <w:rsid w:val="001C3CC3"/>
    <w:rsid w:val="001C5F27"/>
    <w:rsid w:val="001C606E"/>
    <w:rsid w:val="001D119E"/>
    <w:rsid w:val="001D209B"/>
    <w:rsid w:val="001D2876"/>
    <w:rsid w:val="001E0407"/>
    <w:rsid w:val="001E1AE3"/>
    <w:rsid w:val="001E1E03"/>
    <w:rsid w:val="001E2FF7"/>
    <w:rsid w:val="001E3C06"/>
    <w:rsid w:val="001E4658"/>
    <w:rsid w:val="001E5E3E"/>
    <w:rsid w:val="001E6A2E"/>
    <w:rsid w:val="001E7CE3"/>
    <w:rsid w:val="001E7FD8"/>
    <w:rsid w:val="001F0119"/>
    <w:rsid w:val="001F2DC6"/>
    <w:rsid w:val="001F2F10"/>
    <w:rsid w:val="001F4E87"/>
    <w:rsid w:val="001F505B"/>
    <w:rsid w:val="001F50D8"/>
    <w:rsid w:val="001F5CBC"/>
    <w:rsid w:val="001F62FB"/>
    <w:rsid w:val="001F6A2F"/>
    <w:rsid w:val="002007A9"/>
    <w:rsid w:val="0020119C"/>
    <w:rsid w:val="00202209"/>
    <w:rsid w:val="00204772"/>
    <w:rsid w:val="002047EF"/>
    <w:rsid w:val="00205877"/>
    <w:rsid w:val="00207157"/>
    <w:rsid w:val="002073FE"/>
    <w:rsid w:val="0020756B"/>
    <w:rsid w:val="00207F3F"/>
    <w:rsid w:val="00210F65"/>
    <w:rsid w:val="00211195"/>
    <w:rsid w:val="0021209A"/>
    <w:rsid w:val="00212AB0"/>
    <w:rsid w:val="002130B5"/>
    <w:rsid w:val="00213E8B"/>
    <w:rsid w:val="00213EA9"/>
    <w:rsid w:val="00213FA1"/>
    <w:rsid w:val="0021650C"/>
    <w:rsid w:val="00220080"/>
    <w:rsid w:val="00220310"/>
    <w:rsid w:val="00221B96"/>
    <w:rsid w:val="00221C5D"/>
    <w:rsid w:val="00223040"/>
    <w:rsid w:val="00223598"/>
    <w:rsid w:val="00225056"/>
    <w:rsid w:val="002272EA"/>
    <w:rsid w:val="00230E8B"/>
    <w:rsid w:val="00231F60"/>
    <w:rsid w:val="00232C7F"/>
    <w:rsid w:val="00233236"/>
    <w:rsid w:val="00234A97"/>
    <w:rsid w:val="00234FE1"/>
    <w:rsid w:val="00235202"/>
    <w:rsid w:val="0024083F"/>
    <w:rsid w:val="002417A5"/>
    <w:rsid w:val="00241F1B"/>
    <w:rsid w:val="00243674"/>
    <w:rsid w:val="002438A3"/>
    <w:rsid w:val="00244186"/>
    <w:rsid w:val="00244B62"/>
    <w:rsid w:val="00245B05"/>
    <w:rsid w:val="002464E9"/>
    <w:rsid w:val="00246E32"/>
    <w:rsid w:val="0024721E"/>
    <w:rsid w:val="0025001F"/>
    <w:rsid w:val="00250509"/>
    <w:rsid w:val="00253167"/>
    <w:rsid w:val="00254D32"/>
    <w:rsid w:val="00255143"/>
    <w:rsid w:val="00255898"/>
    <w:rsid w:val="0026071D"/>
    <w:rsid w:val="00260D12"/>
    <w:rsid w:val="00261EFD"/>
    <w:rsid w:val="002639AC"/>
    <w:rsid w:val="00263B3B"/>
    <w:rsid w:val="002640AD"/>
    <w:rsid w:val="00264108"/>
    <w:rsid w:val="002674EF"/>
    <w:rsid w:val="002718F2"/>
    <w:rsid w:val="00271D3B"/>
    <w:rsid w:val="00272A6A"/>
    <w:rsid w:val="002738DF"/>
    <w:rsid w:val="00273A19"/>
    <w:rsid w:val="00275031"/>
    <w:rsid w:val="00277401"/>
    <w:rsid w:val="002776C8"/>
    <w:rsid w:val="00277DD3"/>
    <w:rsid w:val="00280523"/>
    <w:rsid w:val="002808F9"/>
    <w:rsid w:val="00281001"/>
    <w:rsid w:val="00281054"/>
    <w:rsid w:val="002837B4"/>
    <w:rsid w:val="0028512F"/>
    <w:rsid w:val="00285216"/>
    <w:rsid w:val="002871C3"/>
    <w:rsid w:val="0028797E"/>
    <w:rsid w:val="002907A2"/>
    <w:rsid w:val="00290BA2"/>
    <w:rsid w:val="00290C98"/>
    <w:rsid w:val="00291C17"/>
    <w:rsid w:val="00292658"/>
    <w:rsid w:val="00293389"/>
    <w:rsid w:val="00295561"/>
    <w:rsid w:val="00296C47"/>
    <w:rsid w:val="002979AD"/>
    <w:rsid w:val="002A078D"/>
    <w:rsid w:val="002A0D06"/>
    <w:rsid w:val="002A0E85"/>
    <w:rsid w:val="002A11C7"/>
    <w:rsid w:val="002A1529"/>
    <w:rsid w:val="002A606D"/>
    <w:rsid w:val="002A7984"/>
    <w:rsid w:val="002A7D27"/>
    <w:rsid w:val="002B0C7F"/>
    <w:rsid w:val="002B1663"/>
    <w:rsid w:val="002B1F6C"/>
    <w:rsid w:val="002B273B"/>
    <w:rsid w:val="002B3582"/>
    <w:rsid w:val="002B3609"/>
    <w:rsid w:val="002B4204"/>
    <w:rsid w:val="002C0E13"/>
    <w:rsid w:val="002C1A45"/>
    <w:rsid w:val="002C34AD"/>
    <w:rsid w:val="002C3BAF"/>
    <w:rsid w:val="002C6468"/>
    <w:rsid w:val="002D01CC"/>
    <w:rsid w:val="002D03F4"/>
    <w:rsid w:val="002D0A13"/>
    <w:rsid w:val="002D1F55"/>
    <w:rsid w:val="002D2981"/>
    <w:rsid w:val="002D45BE"/>
    <w:rsid w:val="002D45F6"/>
    <w:rsid w:val="002D48F0"/>
    <w:rsid w:val="002D67CC"/>
    <w:rsid w:val="002D7972"/>
    <w:rsid w:val="002D7C3F"/>
    <w:rsid w:val="002E1150"/>
    <w:rsid w:val="002E15D7"/>
    <w:rsid w:val="002E1F22"/>
    <w:rsid w:val="002E3DBD"/>
    <w:rsid w:val="002E4560"/>
    <w:rsid w:val="002E5A83"/>
    <w:rsid w:val="002F097A"/>
    <w:rsid w:val="002F0B15"/>
    <w:rsid w:val="002F15BB"/>
    <w:rsid w:val="002F343C"/>
    <w:rsid w:val="002F4783"/>
    <w:rsid w:val="002F5A5A"/>
    <w:rsid w:val="002F5E5C"/>
    <w:rsid w:val="002F6414"/>
    <w:rsid w:val="002F66AC"/>
    <w:rsid w:val="002F6DB1"/>
    <w:rsid w:val="002F7BC4"/>
    <w:rsid w:val="00300644"/>
    <w:rsid w:val="003023F7"/>
    <w:rsid w:val="00302706"/>
    <w:rsid w:val="003039AE"/>
    <w:rsid w:val="00304594"/>
    <w:rsid w:val="003048B4"/>
    <w:rsid w:val="00306161"/>
    <w:rsid w:val="00307506"/>
    <w:rsid w:val="003118D1"/>
    <w:rsid w:val="00313A03"/>
    <w:rsid w:val="00314152"/>
    <w:rsid w:val="00315F04"/>
    <w:rsid w:val="00316070"/>
    <w:rsid w:val="0031653F"/>
    <w:rsid w:val="00316F3A"/>
    <w:rsid w:val="00322BB5"/>
    <w:rsid w:val="00322C7D"/>
    <w:rsid w:val="003239DA"/>
    <w:rsid w:val="00325225"/>
    <w:rsid w:val="0032538B"/>
    <w:rsid w:val="00325CA8"/>
    <w:rsid w:val="003263B2"/>
    <w:rsid w:val="003268E0"/>
    <w:rsid w:val="00327C66"/>
    <w:rsid w:val="00327EDE"/>
    <w:rsid w:val="0033025C"/>
    <w:rsid w:val="00330E42"/>
    <w:rsid w:val="00332FE2"/>
    <w:rsid w:val="003333F1"/>
    <w:rsid w:val="00334439"/>
    <w:rsid w:val="00336B4B"/>
    <w:rsid w:val="00340FE7"/>
    <w:rsid w:val="0034158D"/>
    <w:rsid w:val="00341975"/>
    <w:rsid w:val="00341CD0"/>
    <w:rsid w:val="003427C5"/>
    <w:rsid w:val="00342E6E"/>
    <w:rsid w:val="003451E7"/>
    <w:rsid w:val="003468F0"/>
    <w:rsid w:val="00350805"/>
    <w:rsid w:val="00350C27"/>
    <w:rsid w:val="003514DC"/>
    <w:rsid w:val="0035235D"/>
    <w:rsid w:val="00352B26"/>
    <w:rsid w:val="00352FD1"/>
    <w:rsid w:val="003538D9"/>
    <w:rsid w:val="00354305"/>
    <w:rsid w:val="003557A7"/>
    <w:rsid w:val="00355F1E"/>
    <w:rsid w:val="00356156"/>
    <w:rsid w:val="003575D9"/>
    <w:rsid w:val="003578E2"/>
    <w:rsid w:val="0036098B"/>
    <w:rsid w:val="00360E84"/>
    <w:rsid w:val="00361160"/>
    <w:rsid w:val="00361911"/>
    <w:rsid w:val="003621B6"/>
    <w:rsid w:val="00362D4E"/>
    <w:rsid w:val="0036329C"/>
    <w:rsid w:val="003637A0"/>
    <w:rsid w:val="00364753"/>
    <w:rsid w:val="00365C5E"/>
    <w:rsid w:val="0036651A"/>
    <w:rsid w:val="00366A96"/>
    <w:rsid w:val="0037044C"/>
    <w:rsid w:val="00370AD0"/>
    <w:rsid w:val="00371DA2"/>
    <w:rsid w:val="00373ACE"/>
    <w:rsid w:val="00373E08"/>
    <w:rsid w:val="00374B20"/>
    <w:rsid w:val="00375C55"/>
    <w:rsid w:val="003816B5"/>
    <w:rsid w:val="00381914"/>
    <w:rsid w:val="0038192E"/>
    <w:rsid w:val="00381BA3"/>
    <w:rsid w:val="00381EB0"/>
    <w:rsid w:val="00382D57"/>
    <w:rsid w:val="00383A5E"/>
    <w:rsid w:val="00384414"/>
    <w:rsid w:val="00384522"/>
    <w:rsid w:val="00386C02"/>
    <w:rsid w:val="003879CB"/>
    <w:rsid w:val="0039095A"/>
    <w:rsid w:val="00390FBB"/>
    <w:rsid w:val="0039158F"/>
    <w:rsid w:val="003916C4"/>
    <w:rsid w:val="00393057"/>
    <w:rsid w:val="0039397B"/>
    <w:rsid w:val="0039533F"/>
    <w:rsid w:val="00395DA1"/>
    <w:rsid w:val="00395F35"/>
    <w:rsid w:val="0039612C"/>
    <w:rsid w:val="00396B56"/>
    <w:rsid w:val="00396CD8"/>
    <w:rsid w:val="00397176"/>
    <w:rsid w:val="0039737E"/>
    <w:rsid w:val="0039760A"/>
    <w:rsid w:val="003A015B"/>
    <w:rsid w:val="003A05BE"/>
    <w:rsid w:val="003A085A"/>
    <w:rsid w:val="003A0D19"/>
    <w:rsid w:val="003A2250"/>
    <w:rsid w:val="003A3C46"/>
    <w:rsid w:val="003A42F6"/>
    <w:rsid w:val="003A5780"/>
    <w:rsid w:val="003A6598"/>
    <w:rsid w:val="003A6758"/>
    <w:rsid w:val="003B0514"/>
    <w:rsid w:val="003B4548"/>
    <w:rsid w:val="003C0165"/>
    <w:rsid w:val="003C0741"/>
    <w:rsid w:val="003C24A4"/>
    <w:rsid w:val="003C68A9"/>
    <w:rsid w:val="003C6A42"/>
    <w:rsid w:val="003C7662"/>
    <w:rsid w:val="003C793D"/>
    <w:rsid w:val="003D0330"/>
    <w:rsid w:val="003D0E0A"/>
    <w:rsid w:val="003D14F4"/>
    <w:rsid w:val="003D1C0A"/>
    <w:rsid w:val="003D2C2F"/>
    <w:rsid w:val="003D3B88"/>
    <w:rsid w:val="003D7AB4"/>
    <w:rsid w:val="003D7EE8"/>
    <w:rsid w:val="003E0D49"/>
    <w:rsid w:val="003E0F4B"/>
    <w:rsid w:val="003E3467"/>
    <w:rsid w:val="003E4328"/>
    <w:rsid w:val="003E5E7F"/>
    <w:rsid w:val="003E6816"/>
    <w:rsid w:val="003E7C0A"/>
    <w:rsid w:val="003F0EC4"/>
    <w:rsid w:val="003F11F3"/>
    <w:rsid w:val="003F1568"/>
    <w:rsid w:val="003F1A3C"/>
    <w:rsid w:val="003F25DF"/>
    <w:rsid w:val="003F2986"/>
    <w:rsid w:val="003F2D19"/>
    <w:rsid w:val="003F3829"/>
    <w:rsid w:val="003F5A8D"/>
    <w:rsid w:val="003F6892"/>
    <w:rsid w:val="003F6B84"/>
    <w:rsid w:val="003F7CF1"/>
    <w:rsid w:val="00401D54"/>
    <w:rsid w:val="00402B97"/>
    <w:rsid w:val="00402EF9"/>
    <w:rsid w:val="004037DC"/>
    <w:rsid w:val="00403D78"/>
    <w:rsid w:val="00404A77"/>
    <w:rsid w:val="00404DD6"/>
    <w:rsid w:val="00404EA9"/>
    <w:rsid w:val="0040515F"/>
    <w:rsid w:val="00406CEF"/>
    <w:rsid w:val="00406FC0"/>
    <w:rsid w:val="004114DD"/>
    <w:rsid w:val="00411AFA"/>
    <w:rsid w:val="00414C20"/>
    <w:rsid w:val="00415CEF"/>
    <w:rsid w:val="004207EB"/>
    <w:rsid w:val="00420BA8"/>
    <w:rsid w:val="00422071"/>
    <w:rsid w:val="00423D7A"/>
    <w:rsid w:val="00424455"/>
    <w:rsid w:val="00424B7E"/>
    <w:rsid w:val="00425687"/>
    <w:rsid w:val="0042599B"/>
    <w:rsid w:val="004276F9"/>
    <w:rsid w:val="00430D58"/>
    <w:rsid w:val="0043283B"/>
    <w:rsid w:val="0043332C"/>
    <w:rsid w:val="0043510E"/>
    <w:rsid w:val="00435927"/>
    <w:rsid w:val="004400F2"/>
    <w:rsid w:val="00440626"/>
    <w:rsid w:val="0044068D"/>
    <w:rsid w:val="00442329"/>
    <w:rsid w:val="004433F2"/>
    <w:rsid w:val="004435E9"/>
    <w:rsid w:val="0044452C"/>
    <w:rsid w:val="0044613F"/>
    <w:rsid w:val="00447AA9"/>
    <w:rsid w:val="00447FDC"/>
    <w:rsid w:val="004505DA"/>
    <w:rsid w:val="00451C64"/>
    <w:rsid w:val="004529D6"/>
    <w:rsid w:val="004534E8"/>
    <w:rsid w:val="00453A0B"/>
    <w:rsid w:val="00454E8D"/>
    <w:rsid w:val="0045500B"/>
    <w:rsid w:val="004576CA"/>
    <w:rsid w:val="004605DB"/>
    <w:rsid w:val="00461E40"/>
    <w:rsid w:val="00461F51"/>
    <w:rsid w:val="00463604"/>
    <w:rsid w:val="0046411A"/>
    <w:rsid w:val="0046434C"/>
    <w:rsid w:val="00467AA7"/>
    <w:rsid w:val="00467B4B"/>
    <w:rsid w:val="00472E15"/>
    <w:rsid w:val="00473260"/>
    <w:rsid w:val="0047400B"/>
    <w:rsid w:val="0047407A"/>
    <w:rsid w:val="0047512E"/>
    <w:rsid w:val="004752AF"/>
    <w:rsid w:val="00475372"/>
    <w:rsid w:val="00475C53"/>
    <w:rsid w:val="00475DE9"/>
    <w:rsid w:val="00476227"/>
    <w:rsid w:val="00476691"/>
    <w:rsid w:val="004768E1"/>
    <w:rsid w:val="00476B55"/>
    <w:rsid w:val="0047743C"/>
    <w:rsid w:val="004775D8"/>
    <w:rsid w:val="004778EF"/>
    <w:rsid w:val="004800E4"/>
    <w:rsid w:val="004810A0"/>
    <w:rsid w:val="00481F4F"/>
    <w:rsid w:val="00482152"/>
    <w:rsid w:val="00482373"/>
    <w:rsid w:val="004831A0"/>
    <w:rsid w:val="00483A36"/>
    <w:rsid w:val="00484AA0"/>
    <w:rsid w:val="00484C7E"/>
    <w:rsid w:val="00485277"/>
    <w:rsid w:val="004864B1"/>
    <w:rsid w:val="00486847"/>
    <w:rsid w:val="0049043D"/>
    <w:rsid w:val="00490777"/>
    <w:rsid w:val="00491FE9"/>
    <w:rsid w:val="00492716"/>
    <w:rsid w:val="0049366E"/>
    <w:rsid w:val="0049616C"/>
    <w:rsid w:val="00496ADD"/>
    <w:rsid w:val="004A0AA4"/>
    <w:rsid w:val="004A0AFF"/>
    <w:rsid w:val="004A0E24"/>
    <w:rsid w:val="004A0E5F"/>
    <w:rsid w:val="004A2219"/>
    <w:rsid w:val="004A2700"/>
    <w:rsid w:val="004A3A79"/>
    <w:rsid w:val="004A4550"/>
    <w:rsid w:val="004A4C49"/>
    <w:rsid w:val="004A4FD2"/>
    <w:rsid w:val="004A53B9"/>
    <w:rsid w:val="004A5409"/>
    <w:rsid w:val="004A555B"/>
    <w:rsid w:val="004A5E6A"/>
    <w:rsid w:val="004A673F"/>
    <w:rsid w:val="004A74BC"/>
    <w:rsid w:val="004B0AF9"/>
    <w:rsid w:val="004B2C32"/>
    <w:rsid w:val="004B30CF"/>
    <w:rsid w:val="004B426E"/>
    <w:rsid w:val="004B4B72"/>
    <w:rsid w:val="004B5BA3"/>
    <w:rsid w:val="004B7172"/>
    <w:rsid w:val="004B725B"/>
    <w:rsid w:val="004B7412"/>
    <w:rsid w:val="004B7DC5"/>
    <w:rsid w:val="004C0064"/>
    <w:rsid w:val="004C01CB"/>
    <w:rsid w:val="004C199B"/>
    <w:rsid w:val="004C28ED"/>
    <w:rsid w:val="004C2958"/>
    <w:rsid w:val="004C52C9"/>
    <w:rsid w:val="004C5B4B"/>
    <w:rsid w:val="004C733F"/>
    <w:rsid w:val="004C73EE"/>
    <w:rsid w:val="004C742C"/>
    <w:rsid w:val="004C7AC7"/>
    <w:rsid w:val="004D11C3"/>
    <w:rsid w:val="004D1ABB"/>
    <w:rsid w:val="004D5CEA"/>
    <w:rsid w:val="004D5F25"/>
    <w:rsid w:val="004D6CE6"/>
    <w:rsid w:val="004D717B"/>
    <w:rsid w:val="004E1060"/>
    <w:rsid w:val="004E14F5"/>
    <w:rsid w:val="004E311D"/>
    <w:rsid w:val="004E3937"/>
    <w:rsid w:val="004E3DB4"/>
    <w:rsid w:val="004E4776"/>
    <w:rsid w:val="004E48C4"/>
    <w:rsid w:val="004E4E4A"/>
    <w:rsid w:val="004E5238"/>
    <w:rsid w:val="004E6EB8"/>
    <w:rsid w:val="004E72EC"/>
    <w:rsid w:val="004F12F3"/>
    <w:rsid w:val="004F1B93"/>
    <w:rsid w:val="004F3099"/>
    <w:rsid w:val="004F33E0"/>
    <w:rsid w:val="004F3BC4"/>
    <w:rsid w:val="004F3E4A"/>
    <w:rsid w:val="004F4978"/>
    <w:rsid w:val="004F5203"/>
    <w:rsid w:val="004F7571"/>
    <w:rsid w:val="005008DA"/>
    <w:rsid w:val="00500D43"/>
    <w:rsid w:val="00501ED3"/>
    <w:rsid w:val="00503131"/>
    <w:rsid w:val="005057C1"/>
    <w:rsid w:val="00505AB5"/>
    <w:rsid w:val="00506055"/>
    <w:rsid w:val="00506C6B"/>
    <w:rsid w:val="00506E4C"/>
    <w:rsid w:val="00507BDD"/>
    <w:rsid w:val="00507F22"/>
    <w:rsid w:val="00510453"/>
    <w:rsid w:val="005117A4"/>
    <w:rsid w:val="005119EB"/>
    <w:rsid w:val="00512D9E"/>
    <w:rsid w:val="00513B23"/>
    <w:rsid w:val="00513E0A"/>
    <w:rsid w:val="00513F67"/>
    <w:rsid w:val="005142FF"/>
    <w:rsid w:val="00514D34"/>
    <w:rsid w:val="00515954"/>
    <w:rsid w:val="005159B9"/>
    <w:rsid w:val="00516043"/>
    <w:rsid w:val="005162AB"/>
    <w:rsid w:val="00521E2F"/>
    <w:rsid w:val="00522723"/>
    <w:rsid w:val="00524F3D"/>
    <w:rsid w:val="00525689"/>
    <w:rsid w:val="0052573F"/>
    <w:rsid w:val="00525987"/>
    <w:rsid w:val="0052602D"/>
    <w:rsid w:val="005312E9"/>
    <w:rsid w:val="00531D77"/>
    <w:rsid w:val="00532A19"/>
    <w:rsid w:val="00533F74"/>
    <w:rsid w:val="00535008"/>
    <w:rsid w:val="00535F64"/>
    <w:rsid w:val="005376E7"/>
    <w:rsid w:val="005414B6"/>
    <w:rsid w:val="00544E63"/>
    <w:rsid w:val="0054535E"/>
    <w:rsid w:val="00546226"/>
    <w:rsid w:val="00546751"/>
    <w:rsid w:val="00546B0E"/>
    <w:rsid w:val="00547E24"/>
    <w:rsid w:val="00550351"/>
    <w:rsid w:val="0055325D"/>
    <w:rsid w:val="0055510A"/>
    <w:rsid w:val="00555B56"/>
    <w:rsid w:val="00560205"/>
    <w:rsid w:val="005603D8"/>
    <w:rsid w:val="00561C01"/>
    <w:rsid w:val="005636B2"/>
    <w:rsid w:val="00563896"/>
    <w:rsid w:val="00563B52"/>
    <w:rsid w:val="00563D36"/>
    <w:rsid w:val="00563E20"/>
    <w:rsid w:val="0056429A"/>
    <w:rsid w:val="005645D6"/>
    <w:rsid w:val="00564FA3"/>
    <w:rsid w:val="00565126"/>
    <w:rsid w:val="005663C8"/>
    <w:rsid w:val="00566879"/>
    <w:rsid w:val="00571129"/>
    <w:rsid w:val="00571F27"/>
    <w:rsid w:val="00572058"/>
    <w:rsid w:val="00572E83"/>
    <w:rsid w:val="0057363F"/>
    <w:rsid w:val="00573DED"/>
    <w:rsid w:val="00574F6A"/>
    <w:rsid w:val="00574F7B"/>
    <w:rsid w:val="00574FF7"/>
    <w:rsid w:val="005750A8"/>
    <w:rsid w:val="005753AC"/>
    <w:rsid w:val="0057642F"/>
    <w:rsid w:val="005767D2"/>
    <w:rsid w:val="005767F5"/>
    <w:rsid w:val="0058031D"/>
    <w:rsid w:val="0058060C"/>
    <w:rsid w:val="005830C1"/>
    <w:rsid w:val="00584262"/>
    <w:rsid w:val="00584DD4"/>
    <w:rsid w:val="00584F0A"/>
    <w:rsid w:val="00586065"/>
    <w:rsid w:val="005875AF"/>
    <w:rsid w:val="00587D49"/>
    <w:rsid w:val="00587E65"/>
    <w:rsid w:val="00587FF1"/>
    <w:rsid w:val="00590391"/>
    <w:rsid w:val="005917B6"/>
    <w:rsid w:val="00591F78"/>
    <w:rsid w:val="00592D4C"/>
    <w:rsid w:val="00595012"/>
    <w:rsid w:val="005961C9"/>
    <w:rsid w:val="00596244"/>
    <w:rsid w:val="0059632D"/>
    <w:rsid w:val="005A010B"/>
    <w:rsid w:val="005A0705"/>
    <w:rsid w:val="005A1D31"/>
    <w:rsid w:val="005A22A4"/>
    <w:rsid w:val="005A30F1"/>
    <w:rsid w:val="005A33B1"/>
    <w:rsid w:val="005A350F"/>
    <w:rsid w:val="005A5659"/>
    <w:rsid w:val="005A58A3"/>
    <w:rsid w:val="005A5952"/>
    <w:rsid w:val="005A61D3"/>
    <w:rsid w:val="005A6221"/>
    <w:rsid w:val="005A63E8"/>
    <w:rsid w:val="005A6DAF"/>
    <w:rsid w:val="005A6DE1"/>
    <w:rsid w:val="005A7EB1"/>
    <w:rsid w:val="005B04BA"/>
    <w:rsid w:val="005B0AF6"/>
    <w:rsid w:val="005B273D"/>
    <w:rsid w:val="005B2A87"/>
    <w:rsid w:val="005B5949"/>
    <w:rsid w:val="005B6287"/>
    <w:rsid w:val="005B75EF"/>
    <w:rsid w:val="005C064B"/>
    <w:rsid w:val="005C21CF"/>
    <w:rsid w:val="005C43B9"/>
    <w:rsid w:val="005C5230"/>
    <w:rsid w:val="005C54D7"/>
    <w:rsid w:val="005C560C"/>
    <w:rsid w:val="005C5EC1"/>
    <w:rsid w:val="005C6CAB"/>
    <w:rsid w:val="005C6D6B"/>
    <w:rsid w:val="005C70F9"/>
    <w:rsid w:val="005C7221"/>
    <w:rsid w:val="005C7A8E"/>
    <w:rsid w:val="005C7C0E"/>
    <w:rsid w:val="005D1BBB"/>
    <w:rsid w:val="005D1F84"/>
    <w:rsid w:val="005D2D18"/>
    <w:rsid w:val="005D32E9"/>
    <w:rsid w:val="005D3B5B"/>
    <w:rsid w:val="005D73A6"/>
    <w:rsid w:val="005D7D46"/>
    <w:rsid w:val="005E010C"/>
    <w:rsid w:val="005E01A7"/>
    <w:rsid w:val="005E058F"/>
    <w:rsid w:val="005E0A67"/>
    <w:rsid w:val="005E0EDD"/>
    <w:rsid w:val="005E1601"/>
    <w:rsid w:val="005E26E1"/>
    <w:rsid w:val="005E6E55"/>
    <w:rsid w:val="005F06BB"/>
    <w:rsid w:val="005F1528"/>
    <w:rsid w:val="005F1A9B"/>
    <w:rsid w:val="005F20D1"/>
    <w:rsid w:val="005F22C4"/>
    <w:rsid w:val="005F3A42"/>
    <w:rsid w:val="005F4D27"/>
    <w:rsid w:val="005F5A8C"/>
    <w:rsid w:val="005F602E"/>
    <w:rsid w:val="005F7A27"/>
    <w:rsid w:val="00600B42"/>
    <w:rsid w:val="006013DB"/>
    <w:rsid w:val="00602453"/>
    <w:rsid w:val="00604C7E"/>
    <w:rsid w:val="00604FD7"/>
    <w:rsid w:val="00606813"/>
    <w:rsid w:val="00606D31"/>
    <w:rsid w:val="00607DFD"/>
    <w:rsid w:val="0061097E"/>
    <w:rsid w:val="006114BF"/>
    <w:rsid w:val="00611B01"/>
    <w:rsid w:val="00612074"/>
    <w:rsid w:val="00612E80"/>
    <w:rsid w:val="0061372E"/>
    <w:rsid w:val="00614B52"/>
    <w:rsid w:val="00615655"/>
    <w:rsid w:val="00620151"/>
    <w:rsid w:val="0062251D"/>
    <w:rsid w:val="00623ED2"/>
    <w:rsid w:val="00624252"/>
    <w:rsid w:val="0062492B"/>
    <w:rsid w:val="00626E3A"/>
    <w:rsid w:val="00630142"/>
    <w:rsid w:val="006325DE"/>
    <w:rsid w:val="0063381F"/>
    <w:rsid w:val="00633928"/>
    <w:rsid w:val="00634471"/>
    <w:rsid w:val="006346EE"/>
    <w:rsid w:val="00634D1A"/>
    <w:rsid w:val="0063722F"/>
    <w:rsid w:val="00640437"/>
    <w:rsid w:val="00641027"/>
    <w:rsid w:val="0064189E"/>
    <w:rsid w:val="00641E8D"/>
    <w:rsid w:val="00642238"/>
    <w:rsid w:val="00643404"/>
    <w:rsid w:val="00643C64"/>
    <w:rsid w:val="00643CC2"/>
    <w:rsid w:val="00644777"/>
    <w:rsid w:val="006449D5"/>
    <w:rsid w:val="00644E7E"/>
    <w:rsid w:val="00644EDD"/>
    <w:rsid w:val="006451BE"/>
    <w:rsid w:val="006471EC"/>
    <w:rsid w:val="006472AE"/>
    <w:rsid w:val="006474CB"/>
    <w:rsid w:val="00650B56"/>
    <w:rsid w:val="00651F0F"/>
    <w:rsid w:val="00652A48"/>
    <w:rsid w:val="006531B6"/>
    <w:rsid w:val="00654227"/>
    <w:rsid w:val="00656409"/>
    <w:rsid w:val="00656B9B"/>
    <w:rsid w:val="0065773A"/>
    <w:rsid w:val="00657A0B"/>
    <w:rsid w:val="00657D98"/>
    <w:rsid w:val="00660238"/>
    <w:rsid w:val="00660F97"/>
    <w:rsid w:val="00661C30"/>
    <w:rsid w:val="00662332"/>
    <w:rsid w:val="00662B25"/>
    <w:rsid w:val="0066441A"/>
    <w:rsid w:val="00664766"/>
    <w:rsid w:val="00665048"/>
    <w:rsid w:val="00665539"/>
    <w:rsid w:val="00665764"/>
    <w:rsid w:val="0066658B"/>
    <w:rsid w:val="006669A7"/>
    <w:rsid w:val="00667456"/>
    <w:rsid w:val="00671E91"/>
    <w:rsid w:val="0067215F"/>
    <w:rsid w:val="00672F8C"/>
    <w:rsid w:val="0067349D"/>
    <w:rsid w:val="00675AAE"/>
    <w:rsid w:val="00676943"/>
    <w:rsid w:val="00676993"/>
    <w:rsid w:val="006774AD"/>
    <w:rsid w:val="006777C2"/>
    <w:rsid w:val="006807DE"/>
    <w:rsid w:val="006809DE"/>
    <w:rsid w:val="00680A7F"/>
    <w:rsid w:val="006815BB"/>
    <w:rsid w:val="006822F9"/>
    <w:rsid w:val="00682415"/>
    <w:rsid w:val="0068287C"/>
    <w:rsid w:val="00683671"/>
    <w:rsid w:val="00683820"/>
    <w:rsid w:val="00683BBB"/>
    <w:rsid w:val="0068503A"/>
    <w:rsid w:val="00685687"/>
    <w:rsid w:val="006858A1"/>
    <w:rsid w:val="00687A2C"/>
    <w:rsid w:val="00687CB8"/>
    <w:rsid w:val="00690BCE"/>
    <w:rsid w:val="00691059"/>
    <w:rsid w:val="00693EC7"/>
    <w:rsid w:val="0069582E"/>
    <w:rsid w:val="006962F4"/>
    <w:rsid w:val="00696471"/>
    <w:rsid w:val="0069649F"/>
    <w:rsid w:val="0069708A"/>
    <w:rsid w:val="00697201"/>
    <w:rsid w:val="00697621"/>
    <w:rsid w:val="006A00DD"/>
    <w:rsid w:val="006A0C11"/>
    <w:rsid w:val="006A22FC"/>
    <w:rsid w:val="006A3091"/>
    <w:rsid w:val="006A56AD"/>
    <w:rsid w:val="006A5EFB"/>
    <w:rsid w:val="006A5F35"/>
    <w:rsid w:val="006A6CD9"/>
    <w:rsid w:val="006A6E9E"/>
    <w:rsid w:val="006A7CF1"/>
    <w:rsid w:val="006A7E6D"/>
    <w:rsid w:val="006B35DC"/>
    <w:rsid w:val="006B4EE4"/>
    <w:rsid w:val="006B663C"/>
    <w:rsid w:val="006C26B0"/>
    <w:rsid w:val="006C2979"/>
    <w:rsid w:val="006C43EF"/>
    <w:rsid w:val="006D3C2D"/>
    <w:rsid w:val="006D43EA"/>
    <w:rsid w:val="006D76B1"/>
    <w:rsid w:val="006D7D3A"/>
    <w:rsid w:val="006E0C87"/>
    <w:rsid w:val="006E1CAF"/>
    <w:rsid w:val="006E3366"/>
    <w:rsid w:val="006E53A7"/>
    <w:rsid w:val="006E5914"/>
    <w:rsid w:val="006E604A"/>
    <w:rsid w:val="006E729B"/>
    <w:rsid w:val="006E7DBB"/>
    <w:rsid w:val="006F01FA"/>
    <w:rsid w:val="006F075F"/>
    <w:rsid w:val="006F121F"/>
    <w:rsid w:val="006F14BE"/>
    <w:rsid w:val="006F1832"/>
    <w:rsid w:val="006F2643"/>
    <w:rsid w:val="006F3883"/>
    <w:rsid w:val="006F43AF"/>
    <w:rsid w:val="006F49D1"/>
    <w:rsid w:val="006F4FF8"/>
    <w:rsid w:val="006F5C44"/>
    <w:rsid w:val="006F768A"/>
    <w:rsid w:val="00701FC7"/>
    <w:rsid w:val="0070272A"/>
    <w:rsid w:val="00703E87"/>
    <w:rsid w:val="00704980"/>
    <w:rsid w:val="00704B98"/>
    <w:rsid w:val="0070500E"/>
    <w:rsid w:val="00706114"/>
    <w:rsid w:val="007065B9"/>
    <w:rsid w:val="00706B4F"/>
    <w:rsid w:val="00710456"/>
    <w:rsid w:val="00710D9D"/>
    <w:rsid w:val="00710E7E"/>
    <w:rsid w:val="007120C0"/>
    <w:rsid w:val="00712B7B"/>
    <w:rsid w:val="00715B25"/>
    <w:rsid w:val="007175AB"/>
    <w:rsid w:val="0072017F"/>
    <w:rsid w:val="007203B0"/>
    <w:rsid w:val="0072074B"/>
    <w:rsid w:val="007212CA"/>
    <w:rsid w:val="00721543"/>
    <w:rsid w:val="00721AE3"/>
    <w:rsid w:val="00723909"/>
    <w:rsid w:val="00723F60"/>
    <w:rsid w:val="00724995"/>
    <w:rsid w:val="0072510B"/>
    <w:rsid w:val="00725BA6"/>
    <w:rsid w:val="00725E4C"/>
    <w:rsid w:val="00726053"/>
    <w:rsid w:val="0072710A"/>
    <w:rsid w:val="00727324"/>
    <w:rsid w:val="00730F6D"/>
    <w:rsid w:val="00731102"/>
    <w:rsid w:val="00732594"/>
    <w:rsid w:val="00734F11"/>
    <w:rsid w:val="007366CD"/>
    <w:rsid w:val="00737176"/>
    <w:rsid w:val="00737247"/>
    <w:rsid w:val="00737FC0"/>
    <w:rsid w:val="0074056B"/>
    <w:rsid w:val="0074308D"/>
    <w:rsid w:val="007431CB"/>
    <w:rsid w:val="00743649"/>
    <w:rsid w:val="0074599D"/>
    <w:rsid w:val="00745C57"/>
    <w:rsid w:val="007462CA"/>
    <w:rsid w:val="00746580"/>
    <w:rsid w:val="00750D5B"/>
    <w:rsid w:val="007511CE"/>
    <w:rsid w:val="007514D3"/>
    <w:rsid w:val="00751EE9"/>
    <w:rsid w:val="00752B91"/>
    <w:rsid w:val="007552DE"/>
    <w:rsid w:val="00755781"/>
    <w:rsid w:val="007558FD"/>
    <w:rsid w:val="007560B8"/>
    <w:rsid w:val="00756B30"/>
    <w:rsid w:val="0076301F"/>
    <w:rsid w:val="007634C3"/>
    <w:rsid w:val="00763836"/>
    <w:rsid w:val="0076561F"/>
    <w:rsid w:val="007658BF"/>
    <w:rsid w:val="007663E4"/>
    <w:rsid w:val="007678E2"/>
    <w:rsid w:val="007706E2"/>
    <w:rsid w:val="00771330"/>
    <w:rsid w:val="00771D09"/>
    <w:rsid w:val="007734C2"/>
    <w:rsid w:val="007741AF"/>
    <w:rsid w:val="007745A2"/>
    <w:rsid w:val="007754ED"/>
    <w:rsid w:val="007771DD"/>
    <w:rsid w:val="007776E9"/>
    <w:rsid w:val="00777D7F"/>
    <w:rsid w:val="00780008"/>
    <w:rsid w:val="00783132"/>
    <w:rsid w:val="00783997"/>
    <w:rsid w:val="00784E49"/>
    <w:rsid w:val="0078525C"/>
    <w:rsid w:val="00785E45"/>
    <w:rsid w:val="00786BC6"/>
    <w:rsid w:val="00787F42"/>
    <w:rsid w:val="007900F3"/>
    <w:rsid w:val="007924C6"/>
    <w:rsid w:val="007929EC"/>
    <w:rsid w:val="00792CD2"/>
    <w:rsid w:val="007942AA"/>
    <w:rsid w:val="007946E3"/>
    <w:rsid w:val="0079509A"/>
    <w:rsid w:val="00795A7B"/>
    <w:rsid w:val="007978D7"/>
    <w:rsid w:val="007A06F8"/>
    <w:rsid w:val="007A185D"/>
    <w:rsid w:val="007A1C31"/>
    <w:rsid w:val="007A1E0F"/>
    <w:rsid w:val="007A2C10"/>
    <w:rsid w:val="007A3909"/>
    <w:rsid w:val="007A3A11"/>
    <w:rsid w:val="007A4D92"/>
    <w:rsid w:val="007A682A"/>
    <w:rsid w:val="007B2248"/>
    <w:rsid w:val="007B2E09"/>
    <w:rsid w:val="007B3BF9"/>
    <w:rsid w:val="007B4CAB"/>
    <w:rsid w:val="007B5775"/>
    <w:rsid w:val="007B5FB8"/>
    <w:rsid w:val="007B62EA"/>
    <w:rsid w:val="007B7883"/>
    <w:rsid w:val="007B7A21"/>
    <w:rsid w:val="007C06B9"/>
    <w:rsid w:val="007C1CC8"/>
    <w:rsid w:val="007C667C"/>
    <w:rsid w:val="007C66BA"/>
    <w:rsid w:val="007C6D10"/>
    <w:rsid w:val="007C701A"/>
    <w:rsid w:val="007C7E83"/>
    <w:rsid w:val="007D15D2"/>
    <w:rsid w:val="007D1EB0"/>
    <w:rsid w:val="007D3417"/>
    <w:rsid w:val="007D3A49"/>
    <w:rsid w:val="007D5E2F"/>
    <w:rsid w:val="007D6A83"/>
    <w:rsid w:val="007D6E13"/>
    <w:rsid w:val="007D7BFC"/>
    <w:rsid w:val="007E040F"/>
    <w:rsid w:val="007E0E28"/>
    <w:rsid w:val="007E19DE"/>
    <w:rsid w:val="007E42E3"/>
    <w:rsid w:val="007E6D7D"/>
    <w:rsid w:val="007E7EEC"/>
    <w:rsid w:val="007F053E"/>
    <w:rsid w:val="007F15CA"/>
    <w:rsid w:val="007F1C09"/>
    <w:rsid w:val="007F2957"/>
    <w:rsid w:val="007F3F77"/>
    <w:rsid w:val="007F5071"/>
    <w:rsid w:val="007F70EE"/>
    <w:rsid w:val="007F71DE"/>
    <w:rsid w:val="008007B4"/>
    <w:rsid w:val="00801D7C"/>
    <w:rsid w:val="00802A7E"/>
    <w:rsid w:val="00803E9F"/>
    <w:rsid w:val="00804071"/>
    <w:rsid w:val="008045DE"/>
    <w:rsid w:val="00804E9A"/>
    <w:rsid w:val="00806814"/>
    <w:rsid w:val="00807BA2"/>
    <w:rsid w:val="00813085"/>
    <w:rsid w:val="0081329B"/>
    <w:rsid w:val="00813339"/>
    <w:rsid w:val="0081404F"/>
    <w:rsid w:val="008152A1"/>
    <w:rsid w:val="00816A67"/>
    <w:rsid w:val="00817583"/>
    <w:rsid w:val="008177AD"/>
    <w:rsid w:val="008214BA"/>
    <w:rsid w:val="00822B1D"/>
    <w:rsid w:val="008233F9"/>
    <w:rsid w:val="00824339"/>
    <w:rsid w:val="00824875"/>
    <w:rsid w:val="00824AB0"/>
    <w:rsid w:val="00825DB1"/>
    <w:rsid w:val="00825E75"/>
    <w:rsid w:val="00832819"/>
    <w:rsid w:val="0083286E"/>
    <w:rsid w:val="0083297F"/>
    <w:rsid w:val="00832E22"/>
    <w:rsid w:val="008331D8"/>
    <w:rsid w:val="008335A1"/>
    <w:rsid w:val="00833DF2"/>
    <w:rsid w:val="008366F8"/>
    <w:rsid w:val="008373F9"/>
    <w:rsid w:val="00840000"/>
    <w:rsid w:val="00840A16"/>
    <w:rsid w:val="00840BDA"/>
    <w:rsid w:val="00840D2C"/>
    <w:rsid w:val="00841B47"/>
    <w:rsid w:val="0084288F"/>
    <w:rsid w:val="00842A37"/>
    <w:rsid w:val="00842A9E"/>
    <w:rsid w:val="00843A70"/>
    <w:rsid w:val="008440BF"/>
    <w:rsid w:val="008449D6"/>
    <w:rsid w:val="00844AB7"/>
    <w:rsid w:val="00844B07"/>
    <w:rsid w:val="00845022"/>
    <w:rsid w:val="00847E87"/>
    <w:rsid w:val="00850633"/>
    <w:rsid w:val="008517E7"/>
    <w:rsid w:val="00852644"/>
    <w:rsid w:val="00852EF7"/>
    <w:rsid w:val="00853824"/>
    <w:rsid w:val="00853AD9"/>
    <w:rsid w:val="00854A3E"/>
    <w:rsid w:val="00854B17"/>
    <w:rsid w:val="00855566"/>
    <w:rsid w:val="0085693E"/>
    <w:rsid w:val="00856963"/>
    <w:rsid w:val="008569A3"/>
    <w:rsid w:val="00856BA5"/>
    <w:rsid w:val="00856BA8"/>
    <w:rsid w:val="00856BCB"/>
    <w:rsid w:val="00856DD7"/>
    <w:rsid w:val="008617F6"/>
    <w:rsid w:val="00861C2F"/>
    <w:rsid w:val="00862690"/>
    <w:rsid w:val="00862A4B"/>
    <w:rsid w:val="00862EFE"/>
    <w:rsid w:val="00862F5B"/>
    <w:rsid w:val="008632BF"/>
    <w:rsid w:val="008655BF"/>
    <w:rsid w:val="00865605"/>
    <w:rsid w:val="008666AE"/>
    <w:rsid w:val="00866AFF"/>
    <w:rsid w:val="008673D5"/>
    <w:rsid w:val="00871563"/>
    <w:rsid w:val="008721FE"/>
    <w:rsid w:val="008726E8"/>
    <w:rsid w:val="008731F5"/>
    <w:rsid w:val="00874410"/>
    <w:rsid w:val="00874575"/>
    <w:rsid w:val="0087576E"/>
    <w:rsid w:val="00875C45"/>
    <w:rsid w:val="00876C6D"/>
    <w:rsid w:val="00880121"/>
    <w:rsid w:val="00880904"/>
    <w:rsid w:val="008817F8"/>
    <w:rsid w:val="0088364A"/>
    <w:rsid w:val="0088419C"/>
    <w:rsid w:val="00885BAA"/>
    <w:rsid w:val="00887878"/>
    <w:rsid w:val="0089031C"/>
    <w:rsid w:val="008905A5"/>
    <w:rsid w:val="00890A0F"/>
    <w:rsid w:val="00890C78"/>
    <w:rsid w:val="00893164"/>
    <w:rsid w:val="00893A7D"/>
    <w:rsid w:val="00894777"/>
    <w:rsid w:val="008952DF"/>
    <w:rsid w:val="008967D0"/>
    <w:rsid w:val="00896A64"/>
    <w:rsid w:val="00896EBB"/>
    <w:rsid w:val="008A0950"/>
    <w:rsid w:val="008A2BA9"/>
    <w:rsid w:val="008A4A3C"/>
    <w:rsid w:val="008A5541"/>
    <w:rsid w:val="008A5A48"/>
    <w:rsid w:val="008A5A74"/>
    <w:rsid w:val="008A6129"/>
    <w:rsid w:val="008A6B61"/>
    <w:rsid w:val="008A7E7D"/>
    <w:rsid w:val="008B0487"/>
    <w:rsid w:val="008B13AD"/>
    <w:rsid w:val="008B3195"/>
    <w:rsid w:val="008B3C15"/>
    <w:rsid w:val="008B4DFE"/>
    <w:rsid w:val="008B50EE"/>
    <w:rsid w:val="008B5116"/>
    <w:rsid w:val="008B6AC1"/>
    <w:rsid w:val="008B7A09"/>
    <w:rsid w:val="008B7E57"/>
    <w:rsid w:val="008C127A"/>
    <w:rsid w:val="008C2829"/>
    <w:rsid w:val="008C3656"/>
    <w:rsid w:val="008C4568"/>
    <w:rsid w:val="008C4961"/>
    <w:rsid w:val="008C4E86"/>
    <w:rsid w:val="008D03A0"/>
    <w:rsid w:val="008D123D"/>
    <w:rsid w:val="008D1620"/>
    <w:rsid w:val="008D182B"/>
    <w:rsid w:val="008D1C22"/>
    <w:rsid w:val="008D23BF"/>
    <w:rsid w:val="008D3339"/>
    <w:rsid w:val="008D36FA"/>
    <w:rsid w:val="008D44E0"/>
    <w:rsid w:val="008D4EB9"/>
    <w:rsid w:val="008D52C4"/>
    <w:rsid w:val="008D56E0"/>
    <w:rsid w:val="008D6C1D"/>
    <w:rsid w:val="008D79E5"/>
    <w:rsid w:val="008D79EE"/>
    <w:rsid w:val="008D7E33"/>
    <w:rsid w:val="008D7F83"/>
    <w:rsid w:val="008E0139"/>
    <w:rsid w:val="008E087A"/>
    <w:rsid w:val="008E095A"/>
    <w:rsid w:val="008E124E"/>
    <w:rsid w:val="008E2510"/>
    <w:rsid w:val="008E338A"/>
    <w:rsid w:val="008E33A6"/>
    <w:rsid w:val="008E3A6C"/>
    <w:rsid w:val="008E4852"/>
    <w:rsid w:val="008E4AA5"/>
    <w:rsid w:val="008E515C"/>
    <w:rsid w:val="008E6106"/>
    <w:rsid w:val="008E7121"/>
    <w:rsid w:val="008E76D2"/>
    <w:rsid w:val="008F017B"/>
    <w:rsid w:val="008F0A21"/>
    <w:rsid w:val="008F0C3A"/>
    <w:rsid w:val="008F0E81"/>
    <w:rsid w:val="008F1C0E"/>
    <w:rsid w:val="008F2C20"/>
    <w:rsid w:val="008F4091"/>
    <w:rsid w:val="008F41F2"/>
    <w:rsid w:val="008F50EA"/>
    <w:rsid w:val="008F55A5"/>
    <w:rsid w:val="008F57E0"/>
    <w:rsid w:val="008F7717"/>
    <w:rsid w:val="0090038C"/>
    <w:rsid w:val="00900E2A"/>
    <w:rsid w:val="009014C1"/>
    <w:rsid w:val="00902B52"/>
    <w:rsid w:val="009040E7"/>
    <w:rsid w:val="0090441F"/>
    <w:rsid w:val="00904718"/>
    <w:rsid w:val="00904DF2"/>
    <w:rsid w:val="009057B2"/>
    <w:rsid w:val="009066A3"/>
    <w:rsid w:val="0090700B"/>
    <w:rsid w:val="0091055F"/>
    <w:rsid w:val="00911C1E"/>
    <w:rsid w:val="00913031"/>
    <w:rsid w:val="00913DBB"/>
    <w:rsid w:val="00913E45"/>
    <w:rsid w:val="00914BFF"/>
    <w:rsid w:val="00916592"/>
    <w:rsid w:val="00916A9B"/>
    <w:rsid w:val="00916B35"/>
    <w:rsid w:val="009201C3"/>
    <w:rsid w:val="00921267"/>
    <w:rsid w:val="0092147D"/>
    <w:rsid w:val="009216B0"/>
    <w:rsid w:val="00921C07"/>
    <w:rsid w:val="00923727"/>
    <w:rsid w:val="00923C51"/>
    <w:rsid w:val="00924E48"/>
    <w:rsid w:val="00925AA8"/>
    <w:rsid w:val="00926455"/>
    <w:rsid w:val="009309AE"/>
    <w:rsid w:val="00932652"/>
    <w:rsid w:val="00933400"/>
    <w:rsid w:val="00933893"/>
    <w:rsid w:val="00933BD5"/>
    <w:rsid w:val="00934778"/>
    <w:rsid w:val="00936393"/>
    <w:rsid w:val="00936DF6"/>
    <w:rsid w:val="00937DCD"/>
    <w:rsid w:val="00940A3B"/>
    <w:rsid w:val="009419E3"/>
    <w:rsid w:val="00941BB5"/>
    <w:rsid w:val="009424AB"/>
    <w:rsid w:val="009436DA"/>
    <w:rsid w:val="0094658B"/>
    <w:rsid w:val="00954C54"/>
    <w:rsid w:val="00955157"/>
    <w:rsid w:val="009559BD"/>
    <w:rsid w:val="00955D6F"/>
    <w:rsid w:val="00955EC6"/>
    <w:rsid w:val="009569FE"/>
    <w:rsid w:val="00957467"/>
    <w:rsid w:val="00957AC7"/>
    <w:rsid w:val="0096092C"/>
    <w:rsid w:val="00961112"/>
    <w:rsid w:val="009611FB"/>
    <w:rsid w:val="00961D16"/>
    <w:rsid w:val="00962160"/>
    <w:rsid w:val="0096265D"/>
    <w:rsid w:val="009639C5"/>
    <w:rsid w:val="00966458"/>
    <w:rsid w:val="0096647B"/>
    <w:rsid w:val="00966F59"/>
    <w:rsid w:val="009678E2"/>
    <w:rsid w:val="009725BA"/>
    <w:rsid w:val="00974E2A"/>
    <w:rsid w:val="009752EC"/>
    <w:rsid w:val="0097614A"/>
    <w:rsid w:val="009765D7"/>
    <w:rsid w:val="00976C9E"/>
    <w:rsid w:val="00977090"/>
    <w:rsid w:val="00977627"/>
    <w:rsid w:val="00977A09"/>
    <w:rsid w:val="00980972"/>
    <w:rsid w:val="00980D39"/>
    <w:rsid w:val="0098118A"/>
    <w:rsid w:val="00981412"/>
    <w:rsid w:val="009817E7"/>
    <w:rsid w:val="00982097"/>
    <w:rsid w:val="009821CC"/>
    <w:rsid w:val="009831FA"/>
    <w:rsid w:val="00983589"/>
    <w:rsid w:val="009840B9"/>
    <w:rsid w:val="00984B6B"/>
    <w:rsid w:val="009879D1"/>
    <w:rsid w:val="00990E1F"/>
    <w:rsid w:val="00992191"/>
    <w:rsid w:val="0099251F"/>
    <w:rsid w:val="0099350E"/>
    <w:rsid w:val="00995119"/>
    <w:rsid w:val="00995A1D"/>
    <w:rsid w:val="0099720D"/>
    <w:rsid w:val="0099774C"/>
    <w:rsid w:val="00997B51"/>
    <w:rsid w:val="00997DD8"/>
    <w:rsid w:val="00997E91"/>
    <w:rsid w:val="009A2018"/>
    <w:rsid w:val="009A2300"/>
    <w:rsid w:val="009A3ED1"/>
    <w:rsid w:val="009A40B0"/>
    <w:rsid w:val="009A50F3"/>
    <w:rsid w:val="009A6144"/>
    <w:rsid w:val="009A7008"/>
    <w:rsid w:val="009A780E"/>
    <w:rsid w:val="009A7D64"/>
    <w:rsid w:val="009B001D"/>
    <w:rsid w:val="009B0604"/>
    <w:rsid w:val="009B09E8"/>
    <w:rsid w:val="009B0CDD"/>
    <w:rsid w:val="009B0FA2"/>
    <w:rsid w:val="009B3252"/>
    <w:rsid w:val="009B68EA"/>
    <w:rsid w:val="009B7B3A"/>
    <w:rsid w:val="009C0588"/>
    <w:rsid w:val="009C0A13"/>
    <w:rsid w:val="009C15B0"/>
    <w:rsid w:val="009C26B3"/>
    <w:rsid w:val="009C32CC"/>
    <w:rsid w:val="009C474F"/>
    <w:rsid w:val="009C4C07"/>
    <w:rsid w:val="009C5856"/>
    <w:rsid w:val="009C5D71"/>
    <w:rsid w:val="009C70D4"/>
    <w:rsid w:val="009D0015"/>
    <w:rsid w:val="009D017B"/>
    <w:rsid w:val="009D33D8"/>
    <w:rsid w:val="009D3E84"/>
    <w:rsid w:val="009D4CDC"/>
    <w:rsid w:val="009D5686"/>
    <w:rsid w:val="009D6807"/>
    <w:rsid w:val="009D7BAC"/>
    <w:rsid w:val="009E03A8"/>
    <w:rsid w:val="009E7100"/>
    <w:rsid w:val="009E7155"/>
    <w:rsid w:val="009E7636"/>
    <w:rsid w:val="009E7A98"/>
    <w:rsid w:val="009F000C"/>
    <w:rsid w:val="009F056E"/>
    <w:rsid w:val="009F064A"/>
    <w:rsid w:val="009F1444"/>
    <w:rsid w:val="009F263B"/>
    <w:rsid w:val="009F4523"/>
    <w:rsid w:val="009F4F0E"/>
    <w:rsid w:val="009F4F70"/>
    <w:rsid w:val="009F5479"/>
    <w:rsid w:val="009F5962"/>
    <w:rsid w:val="009F6786"/>
    <w:rsid w:val="00A00EE3"/>
    <w:rsid w:val="00A02C1F"/>
    <w:rsid w:val="00A02FB1"/>
    <w:rsid w:val="00A0307F"/>
    <w:rsid w:val="00A0311D"/>
    <w:rsid w:val="00A04455"/>
    <w:rsid w:val="00A04AD4"/>
    <w:rsid w:val="00A05E6C"/>
    <w:rsid w:val="00A077EF"/>
    <w:rsid w:val="00A13133"/>
    <w:rsid w:val="00A158F0"/>
    <w:rsid w:val="00A16296"/>
    <w:rsid w:val="00A176BF"/>
    <w:rsid w:val="00A17DB9"/>
    <w:rsid w:val="00A202EE"/>
    <w:rsid w:val="00A20595"/>
    <w:rsid w:val="00A22CB8"/>
    <w:rsid w:val="00A25563"/>
    <w:rsid w:val="00A3046C"/>
    <w:rsid w:val="00A31D92"/>
    <w:rsid w:val="00A3331B"/>
    <w:rsid w:val="00A341F3"/>
    <w:rsid w:val="00A345DF"/>
    <w:rsid w:val="00A34AC4"/>
    <w:rsid w:val="00A354C0"/>
    <w:rsid w:val="00A35677"/>
    <w:rsid w:val="00A3597D"/>
    <w:rsid w:val="00A36191"/>
    <w:rsid w:val="00A413F0"/>
    <w:rsid w:val="00A438AA"/>
    <w:rsid w:val="00A44126"/>
    <w:rsid w:val="00A445FE"/>
    <w:rsid w:val="00A46EF1"/>
    <w:rsid w:val="00A47302"/>
    <w:rsid w:val="00A4733E"/>
    <w:rsid w:val="00A4737D"/>
    <w:rsid w:val="00A47EDD"/>
    <w:rsid w:val="00A47EEA"/>
    <w:rsid w:val="00A47FCD"/>
    <w:rsid w:val="00A50758"/>
    <w:rsid w:val="00A50843"/>
    <w:rsid w:val="00A51230"/>
    <w:rsid w:val="00A51D18"/>
    <w:rsid w:val="00A51F51"/>
    <w:rsid w:val="00A52BD5"/>
    <w:rsid w:val="00A53041"/>
    <w:rsid w:val="00A54465"/>
    <w:rsid w:val="00A54B66"/>
    <w:rsid w:val="00A5501B"/>
    <w:rsid w:val="00A55A6D"/>
    <w:rsid w:val="00A575CE"/>
    <w:rsid w:val="00A5760F"/>
    <w:rsid w:val="00A6132E"/>
    <w:rsid w:val="00A61411"/>
    <w:rsid w:val="00A61E51"/>
    <w:rsid w:val="00A6243E"/>
    <w:rsid w:val="00A632A0"/>
    <w:rsid w:val="00A63643"/>
    <w:rsid w:val="00A64379"/>
    <w:rsid w:val="00A64ABE"/>
    <w:rsid w:val="00A65933"/>
    <w:rsid w:val="00A6643A"/>
    <w:rsid w:val="00A674F0"/>
    <w:rsid w:val="00A67A25"/>
    <w:rsid w:val="00A708EA"/>
    <w:rsid w:val="00A72724"/>
    <w:rsid w:val="00A73737"/>
    <w:rsid w:val="00A74619"/>
    <w:rsid w:val="00A761D0"/>
    <w:rsid w:val="00A779AC"/>
    <w:rsid w:val="00A80D87"/>
    <w:rsid w:val="00A81760"/>
    <w:rsid w:val="00A81C6D"/>
    <w:rsid w:val="00A82EC3"/>
    <w:rsid w:val="00A832AA"/>
    <w:rsid w:val="00A85E2F"/>
    <w:rsid w:val="00A85F70"/>
    <w:rsid w:val="00A8657F"/>
    <w:rsid w:val="00A906EE"/>
    <w:rsid w:val="00A90845"/>
    <w:rsid w:val="00A90DEE"/>
    <w:rsid w:val="00A914F7"/>
    <w:rsid w:val="00A91809"/>
    <w:rsid w:val="00A9438E"/>
    <w:rsid w:val="00A95044"/>
    <w:rsid w:val="00A97E58"/>
    <w:rsid w:val="00A97F66"/>
    <w:rsid w:val="00AA03E4"/>
    <w:rsid w:val="00AA151B"/>
    <w:rsid w:val="00AA2282"/>
    <w:rsid w:val="00AA23A3"/>
    <w:rsid w:val="00AA35BB"/>
    <w:rsid w:val="00AA429B"/>
    <w:rsid w:val="00AA5103"/>
    <w:rsid w:val="00AA5A34"/>
    <w:rsid w:val="00AA5C61"/>
    <w:rsid w:val="00AA5F15"/>
    <w:rsid w:val="00AB0411"/>
    <w:rsid w:val="00AB0B65"/>
    <w:rsid w:val="00AB19D3"/>
    <w:rsid w:val="00AB1FDE"/>
    <w:rsid w:val="00AB2246"/>
    <w:rsid w:val="00AB287C"/>
    <w:rsid w:val="00AB2FFC"/>
    <w:rsid w:val="00AB3498"/>
    <w:rsid w:val="00AB49F8"/>
    <w:rsid w:val="00AB4FF5"/>
    <w:rsid w:val="00AB726C"/>
    <w:rsid w:val="00AB7520"/>
    <w:rsid w:val="00AC0B12"/>
    <w:rsid w:val="00AC0FA6"/>
    <w:rsid w:val="00AC1542"/>
    <w:rsid w:val="00AC1D30"/>
    <w:rsid w:val="00AC235F"/>
    <w:rsid w:val="00AC2981"/>
    <w:rsid w:val="00AC4DCE"/>
    <w:rsid w:val="00AC7C2E"/>
    <w:rsid w:val="00AD1E06"/>
    <w:rsid w:val="00AD1FA2"/>
    <w:rsid w:val="00AD313B"/>
    <w:rsid w:val="00AD49F4"/>
    <w:rsid w:val="00AD4CB6"/>
    <w:rsid w:val="00AD4F46"/>
    <w:rsid w:val="00AD6069"/>
    <w:rsid w:val="00AD608D"/>
    <w:rsid w:val="00AD790F"/>
    <w:rsid w:val="00AE09BC"/>
    <w:rsid w:val="00AE11FC"/>
    <w:rsid w:val="00AE226C"/>
    <w:rsid w:val="00AE30E9"/>
    <w:rsid w:val="00AE3125"/>
    <w:rsid w:val="00AE44F0"/>
    <w:rsid w:val="00AE4DB5"/>
    <w:rsid w:val="00AE4DC5"/>
    <w:rsid w:val="00AE5DEF"/>
    <w:rsid w:val="00AE6C7B"/>
    <w:rsid w:val="00AE72EC"/>
    <w:rsid w:val="00AF0208"/>
    <w:rsid w:val="00AF0BCC"/>
    <w:rsid w:val="00AF29CA"/>
    <w:rsid w:val="00AF5A51"/>
    <w:rsid w:val="00AF721F"/>
    <w:rsid w:val="00B00464"/>
    <w:rsid w:val="00B01484"/>
    <w:rsid w:val="00B046BF"/>
    <w:rsid w:val="00B04F76"/>
    <w:rsid w:val="00B0627A"/>
    <w:rsid w:val="00B1074A"/>
    <w:rsid w:val="00B11B88"/>
    <w:rsid w:val="00B11E15"/>
    <w:rsid w:val="00B1499B"/>
    <w:rsid w:val="00B15838"/>
    <w:rsid w:val="00B15884"/>
    <w:rsid w:val="00B163B6"/>
    <w:rsid w:val="00B17CDF"/>
    <w:rsid w:val="00B2013B"/>
    <w:rsid w:val="00B2154D"/>
    <w:rsid w:val="00B22229"/>
    <w:rsid w:val="00B23191"/>
    <w:rsid w:val="00B248F7"/>
    <w:rsid w:val="00B2705E"/>
    <w:rsid w:val="00B27751"/>
    <w:rsid w:val="00B30404"/>
    <w:rsid w:val="00B3195F"/>
    <w:rsid w:val="00B32C05"/>
    <w:rsid w:val="00B3338A"/>
    <w:rsid w:val="00B3356C"/>
    <w:rsid w:val="00B354E1"/>
    <w:rsid w:val="00B35A6D"/>
    <w:rsid w:val="00B35ED4"/>
    <w:rsid w:val="00B3667A"/>
    <w:rsid w:val="00B4102C"/>
    <w:rsid w:val="00B418B3"/>
    <w:rsid w:val="00B430E2"/>
    <w:rsid w:val="00B4402F"/>
    <w:rsid w:val="00B4444D"/>
    <w:rsid w:val="00B464D5"/>
    <w:rsid w:val="00B47383"/>
    <w:rsid w:val="00B473A9"/>
    <w:rsid w:val="00B50CE4"/>
    <w:rsid w:val="00B51874"/>
    <w:rsid w:val="00B51D08"/>
    <w:rsid w:val="00B51DC2"/>
    <w:rsid w:val="00B529B7"/>
    <w:rsid w:val="00B535B2"/>
    <w:rsid w:val="00B61165"/>
    <w:rsid w:val="00B626D1"/>
    <w:rsid w:val="00B62F7D"/>
    <w:rsid w:val="00B6370B"/>
    <w:rsid w:val="00B66D78"/>
    <w:rsid w:val="00B670AB"/>
    <w:rsid w:val="00B717E2"/>
    <w:rsid w:val="00B71DA6"/>
    <w:rsid w:val="00B727FB"/>
    <w:rsid w:val="00B756C9"/>
    <w:rsid w:val="00B75C2B"/>
    <w:rsid w:val="00B76036"/>
    <w:rsid w:val="00B7647A"/>
    <w:rsid w:val="00B770D2"/>
    <w:rsid w:val="00B77355"/>
    <w:rsid w:val="00B80517"/>
    <w:rsid w:val="00B81D31"/>
    <w:rsid w:val="00B81DEE"/>
    <w:rsid w:val="00B82223"/>
    <w:rsid w:val="00B866F6"/>
    <w:rsid w:val="00B86A47"/>
    <w:rsid w:val="00B873A2"/>
    <w:rsid w:val="00B931A3"/>
    <w:rsid w:val="00B9362B"/>
    <w:rsid w:val="00B93D78"/>
    <w:rsid w:val="00B9546C"/>
    <w:rsid w:val="00B9714D"/>
    <w:rsid w:val="00B97EAD"/>
    <w:rsid w:val="00BA2162"/>
    <w:rsid w:val="00BA547C"/>
    <w:rsid w:val="00BA5F4D"/>
    <w:rsid w:val="00BA6ED4"/>
    <w:rsid w:val="00BA6F27"/>
    <w:rsid w:val="00BA7214"/>
    <w:rsid w:val="00BA7F74"/>
    <w:rsid w:val="00BB073F"/>
    <w:rsid w:val="00BB157E"/>
    <w:rsid w:val="00BB2715"/>
    <w:rsid w:val="00BB2B57"/>
    <w:rsid w:val="00BB3155"/>
    <w:rsid w:val="00BB3C32"/>
    <w:rsid w:val="00BB419F"/>
    <w:rsid w:val="00BB4518"/>
    <w:rsid w:val="00BB673F"/>
    <w:rsid w:val="00BB6B69"/>
    <w:rsid w:val="00BC0A32"/>
    <w:rsid w:val="00BC2FB0"/>
    <w:rsid w:val="00BC3E05"/>
    <w:rsid w:val="00BC4638"/>
    <w:rsid w:val="00BC5C98"/>
    <w:rsid w:val="00BC68D2"/>
    <w:rsid w:val="00BC7017"/>
    <w:rsid w:val="00BD00DD"/>
    <w:rsid w:val="00BD0990"/>
    <w:rsid w:val="00BD1114"/>
    <w:rsid w:val="00BD3BD9"/>
    <w:rsid w:val="00BD4197"/>
    <w:rsid w:val="00BD4F37"/>
    <w:rsid w:val="00BD5D4F"/>
    <w:rsid w:val="00BD6369"/>
    <w:rsid w:val="00BD7263"/>
    <w:rsid w:val="00BD767C"/>
    <w:rsid w:val="00BE1339"/>
    <w:rsid w:val="00BE16BA"/>
    <w:rsid w:val="00BE1CB8"/>
    <w:rsid w:val="00BE2799"/>
    <w:rsid w:val="00BE2ABD"/>
    <w:rsid w:val="00BE3B29"/>
    <w:rsid w:val="00BE4148"/>
    <w:rsid w:val="00BE4A01"/>
    <w:rsid w:val="00BE4AAE"/>
    <w:rsid w:val="00BE4D31"/>
    <w:rsid w:val="00BE50FD"/>
    <w:rsid w:val="00BE691C"/>
    <w:rsid w:val="00BE6D7C"/>
    <w:rsid w:val="00BE6EE1"/>
    <w:rsid w:val="00BF389A"/>
    <w:rsid w:val="00BF674F"/>
    <w:rsid w:val="00C014B8"/>
    <w:rsid w:val="00C01C5A"/>
    <w:rsid w:val="00C01E92"/>
    <w:rsid w:val="00C0204B"/>
    <w:rsid w:val="00C021F6"/>
    <w:rsid w:val="00C03664"/>
    <w:rsid w:val="00C036B2"/>
    <w:rsid w:val="00C03F12"/>
    <w:rsid w:val="00C04111"/>
    <w:rsid w:val="00C04174"/>
    <w:rsid w:val="00C04D87"/>
    <w:rsid w:val="00C053FD"/>
    <w:rsid w:val="00C05F99"/>
    <w:rsid w:val="00C0623A"/>
    <w:rsid w:val="00C06840"/>
    <w:rsid w:val="00C06928"/>
    <w:rsid w:val="00C0716F"/>
    <w:rsid w:val="00C07AEA"/>
    <w:rsid w:val="00C101CB"/>
    <w:rsid w:val="00C11AE4"/>
    <w:rsid w:val="00C1215C"/>
    <w:rsid w:val="00C124A5"/>
    <w:rsid w:val="00C12C4C"/>
    <w:rsid w:val="00C12DF1"/>
    <w:rsid w:val="00C137F8"/>
    <w:rsid w:val="00C1403A"/>
    <w:rsid w:val="00C151C4"/>
    <w:rsid w:val="00C154FF"/>
    <w:rsid w:val="00C156C4"/>
    <w:rsid w:val="00C15D70"/>
    <w:rsid w:val="00C16E36"/>
    <w:rsid w:val="00C17D0F"/>
    <w:rsid w:val="00C2008A"/>
    <w:rsid w:val="00C216F6"/>
    <w:rsid w:val="00C2214D"/>
    <w:rsid w:val="00C23013"/>
    <w:rsid w:val="00C23605"/>
    <w:rsid w:val="00C23FF9"/>
    <w:rsid w:val="00C24E0A"/>
    <w:rsid w:val="00C30036"/>
    <w:rsid w:val="00C33D12"/>
    <w:rsid w:val="00C33E39"/>
    <w:rsid w:val="00C343FA"/>
    <w:rsid w:val="00C346F3"/>
    <w:rsid w:val="00C36904"/>
    <w:rsid w:val="00C374A2"/>
    <w:rsid w:val="00C37909"/>
    <w:rsid w:val="00C418B6"/>
    <w:rsid w:val="00C41A2D"/>
    <w:rsid w:val="00C41DA9"/>
    <w:rsid w:val="00C42301"/>
    <w:rsid w:val="00C424BC"/>
    <w:rsid w:val="00C44AE2"/>
    <w:rsid w:val="00C456BC"/>
    <w:rsid w:val="00C458D8"/>
    <w:rsid w:val="00C46043"/>
    <w:rsid w:val="00C465AD"/>
    <w:rsid w:val="00C476B8"/>
    <w:rsid w:val="00C50545"/>
    <w:rsid w:val="00C509B0"/>
    <w:rsid w:val="00C5241A"/>
    <w:rsid w:val="00C52E5B"/>
    <w:rsid w:val="00C53614"/>
    <w:rsid w:val="00C54885"/>
    <w:rsid w:val="00C54BEE"/>
    <w:rsid w:val="00C55057"/>
    <w:rsid w:val="00C55841"/>
    <w:rsid w:val="00C56F34"/>
    <w:rsid w:val="00C573E5"/>
    <w:rsid w:val="00C578F3"/>
    <w:rsid w:val="00C57942"/>
    <w:rsid w:val="00C606D7"/>
    <w:rsid w:val="00C62615"/>
    <w:rsid w:val="00C62705"/>
    <w:rsid w:val="00C643C2"/>
    <w:rsid w:val="00C656AD"/>
    <w:rsid w:val="00C67156"/>
    <w:rsid w:val="00C70BD2"/>
    <w:rsid w:val="00C70C32"/>
    <w:rsid w:val="00C70DA9"/>
    <w:rsid w:val="00C717C7"/>
    <w:rsid w:val="00C729C9"/>
    <w:rsid w:val="00C73709"/>
    <w:rsid w:val="00C737AD"/>
    <w:rsid w:val="00C738A2"/>
    <w:rsid w:val="00C75E59"/>
    <w:rsid w:val="00C7616B"/>
    <w:rsid w:val="00C7721B"/>
    <w:rsid w:val="00C7780A"/>
    <w:rsid w:val="00C80289"/>
    <w:rsid w:val="00C80DC6"/>
    <w:rsid w:val="00C81356"/>
    <w:rsid w:val="00C821FE"/>
    <w:rsid w:val="00C827EB"/>
    <w:rsid w:val="00C84112"/>
    <w:rsid w:val="00C8413C"/>
    <w:rsid w:val="00C87754"/>
    <w:rsid w:val="00C900FA"/>
    <w:rsid w:val="00C902A7"/>
    <w:rsid w:val="00C903DB"/>
    <w:rsid w:val="00C90BE7"/>
    <w:rsid w:val="00C91119"/>
    <w:rsid w:val="00C914EC"/>
    <w:rsid w:val="00C91686"/>
    <w:rsid w:val="00C9501D"/>
    <w:rsid w:val="00C95852"/>
    <w:rsid w:val="00C97B31"/>
    <w:rsid w:val="00C97B93"/>
    <w:rsid w:val="00C97DBE"/>
    <w:rsid w:val="00CA0074"/>
    <w:rsid w:val="00CA24CD"/>
    <w:rsid w:val="00CA563C"/>
    <w:rsid w:val="00CA5C83"/>
    <w:rsid w:val="00CA753D"/>
    <w:rsid w:val="00CA7CCE"/>
    <w:rsid w:val="00CA7F23"/>
    <w:rsid w:val="00CB023F"/>
    <w:rsid w:val="00CB0475"/>
    <w:rsid w:val="00CB0683"/>
    <w:rsid w:val="00CB0AD6"/>
    <w:rsid w:val="00CB17A6"/>
    <w:rsid w:val="00CB330A"/>
    <w:rsid w:val="00CB3886"/>
    <w:rsid w:val="00CB3F3A"/>
    <w:rsid w:val="00CB4855"/>
    <w:rsid w:val="00CB5278"/>
    <w:rsid w:val="00CB7398"/>
    <w:rsid w:val="00CB7918"/>
    <w:rsid w:val="00CB7D3B"/>
    <w:rsid w:val="00CC0BA5"/>
    <w:rsid w:val="00CC0EB5"/>
    <w:rsid w:val="00CC1EFA"/>
    <w:rsid w:val="00CC28FB"/>
    <w:rsid w:val="00CC3EB6"/>
    <w:rsid w:val="00CC44FC"/>
    <w:rsid w:val="00CC46E1"/>
    <w:rsid w:val="00CC6105"/>
    <w:rsid w:val="00CC6A78"/>
    <w:rsid w:val="00CD25FE"/>
    <w:rsid w:val="00CD3E2A"/>
    <w:rsid w:val="00CD40D3"/>
    <w:rsid w:val="00CD476C"/>
    <w:rsid w:val="00CD4BD8"/>
    <w:rsid w:val="00CD5BD3"/>
    <w:rsid w:val="00CD627A"/>
    <w:rsid w:val="00CD690A"/>
    <w:rsid w:val="00CD7939"/>
    <w:rsid w:val="00CE00BE"/>
    <w:rsid w:val="00CE119E"/>
    <w:rsid w:val="00CE15F5"/>
    <w:rsid w:val="00CE3355"/>
    <w:rsid w:val="00CE4F7A"/>
    <w:rsid w:val="00CE52EF"/>
    <w:rsid w:val="00CE595B"/>
    <w:rsid w:val="00CE7242"/>
    <w:rsid w:val="00CF0074"/>
    <w:rsid w:val="00CF261A"/>
    <w:rsid w:val="00CF31C7"/>
    <w:rsid w:val="00CF5745"/>
    <w:rsid w:val="00CF76CA"/>
    <w:rsid w:val="00D00B3A"/>
    <w:rsid w:val="00D01D44"/>
    <w:rsid w:val="00D04E35"/>
    <w:rsid w:val="00D06411"/>
    <w:rsid w:val="00D07172"/>
    <w:rsid w:val="00D10A31"/>
    <w:rsid w:val="00D10D57"/>
    <w:rsid w:val="00D110D8"/>
    <w:rsid w:val="00D12AE0"/>
    <w:rsid w:val="00D133D6"/>
    <w:rsid w:val="00D13511"/>
    <w:rsid w:val="00D15856"/>
    <w:rsid w:val="00D15F56"/>
    <w:rsid w:val="00D16110"/>
    <w:rsid w:val="00D16EBB"/>
    <w:rsid w:val="00D17B87"/>
    <w:rsid w:val="00D20096"/>
    <w:rsid w:val="00D205A9"/>
    <w:rsid w:val="00D2287D"/>
    <w:rsid w:val="00D22982"/>
    <w:rsid w:val="00D22C69"/>
    <w:rsid w:val="00D2341B"/>
    <w:rsid w:val="00D23FEA"/>
    <w:rsid w:val="00D2449C"/>
    <w:rsid w:val="00D256D7"/>
    <w:rsid w:val="00D26B6F"/>
    <w:rsid w:val="00D31381"/>
    <w:rsid w:val="00D324F8"/>
    <w:rsid w:val="00D32A5F"/>
    <w:rsid w:val="00D33381"/>
    <w:rsid w:val="00D346B1"/>
    <w:rsid w:val="00D365D2"/>
    <w:rsid w:val="00D37D50"/>
    <w:rsid w:val="00D40013"/>
    <w:rsid w:val="00D4163E"/>
    <w:rsid w:val="00D416E5"/>
    <w:rsid w:val="00D4218C"/>
    <w:rsid w:val="00D42BD0"/>
    <w:rsid w:val="00D42D51"/>
    <w:rsid w:val="00D43D23"/>
    <w:rsid w:val="00D4596F"/>
    <w:rsid w:val="00D47F15"/>
    <w:rsid w:val="00D504F0"/>
    <w:rsid w:val="00D51D9D"/>
    <w:rsid w:val="00D52F49"/>
    <w:rsid w:val="00D5306D"/>
    <w:rsid w:val="00D53CCA"/>
    <w:rsid w:val="00D54121"/>
    <w:rsid w:val="00D54211"/>
    <w:rsid w:val="00D5470D"/>
    <w:rsid w:val="00D54CA2"/>
    <w:rsid w:val="00D56468"/>
    <w:rsid w:val="00D57B96"/>
    <w:rsid w:val="00D600FF"/>
    <w:rsid w:val="00D604DE"/>
    <w:rsid w:val="00D60CEA"/>
    <w:rsid w:val="00D60D19"/>
    <w:rsid w:val="00D612AD"/>
    <w:rsid w:val="00D6222D"/>
    <w:rsid w:val="00D6237C"/>
    <w:rsid w:val="00D62A72"/>
    <w:rsid w:val="00D632F1"/>
    <w:rsid w:val="00D638F9"/>
    <w:rsid w:val="00D64B77"/>
    <w:rsid w:val="00D64C78"/>
    <w:rsid w:val="00D66955"/>
    <w:rsid w:val="00D71055"/>
    <w:rsid w:val="00D74741"/>
    <w:rsid w:val="00D74C0F"/>
    <w:rsid w:val="00D7505B"/>
    <w:rsid w:val="00D75256"/>
    <w:rsid w:val="00D75264"/>
    <w:rsid w:val="00D76C5D"/>
    <w:rsid w:val="00D77679"/>
    <w:rsid w:val="00D80C89"/>
    <w:rsid w:val="00D80FD8"/>
    <w:rsid w:val="00D81A5A"/>
    <w:rsid w:val="00D829F2"/>
    <w:rsid w:val="00D830F0"/>
    <w:rsid w:val="00D832B7"/>
    <w:rsid w:val="00D84143"/>
    <w:rsid w:val="00D84C31"/>
    <w:rsid w:val="00D85378"/>
    <w:rsid w:val="00D873CA"/>
    <w:rsid w:val="00D879A9"/>
    <w:rsid w:val="00D909DF"/>
    <w:rsid w:val="00D927F7"/>
    <w:rsid w:val="00D92954"/>
    <w:rsid w:val="00D935ED"/>
    <w:rsid w:val="00D94956"/>
    <w:rsid w:val="00D94ABB"/>
    <w:rsid w:val="00D95955"/>
    <w:rsid w:val="00D95C17"/>
    <w:rsid w:val="00D96ED3"/>
    <w:rsid w:val="00DA1930"/>
    <w:rsid w:val="00DA1F87"/>
    <w:rsid w:val="00DA291E"/>
    <w:rsid w:val="00DA2B54"/>
    <w:rsid w:val="00DA3BED"/>
    <w:rsid w:val="00DA645D"/>
    <w:rsid w:val="00DA71C8"/>
    <w:rsid w:val="00DB0307"/>
    <w:rsid w:val="00DB3F97"/>
    <w:rsid w:val="00DB4ED7"/>
    <w:rsid w:val="00DB4F2C"/>
    <w:rsid w:val="00DB526E"/>
    <w:rsid w:val="00DB6513"/>
    <w:rsid w:val="00DB682E"/>
    <w:rsid w:val="00DB68F7"/>
    <w:rsid w:val="00DB6D5C"/>
    <w:rsid w:val="00DB73C7"/>
    <w:rsid w:val="00DB7DE1"/>
    <w:rsid w:val="00DC12F4"/>
    <w:rsid w:val="00DC1C9E"/>
    <w:rsid w:val="00DC1D82"/>
    <w:rsid w:val="00DC44FB"/>
    <w:rsid w:val="00DC492B"/>
    <w:rsid w:val="00DC52ED"/>
    <w:rsid w:val="00DC6EB4"/>
    <w:rsid w:val="00DD06BF"/>
    <w:rsid w:val="00DD1F35"/>
    <w:rsid w:val="00DD2A93"/>
    <w:rsid w:val="00DD2BF6"/>
    <w:rsid w:val="00DD33C3"/>
    <w:rsid w:val="00DD3BDD"/>
    <w:rsid w:val="00DD4510"/>
    <w:rsid w:val="00DD468F"/>
    <w:rsid w:val="00DD524A"/>
    <w:rsid w:val="00DD5326"/>
    <w:rsid w:val="00DD595B"/>
    <w:rsid w:val="00DD6481"/>
    <w:rsid w:val="00DD717C"/>
    <w:rsid w:val="00DE0562"/>
    <w:rsid w:val="00DE063E"/>
    <w:rsid w:val="00DE2897"/>
    <w:rsid w:val="00DE2FA8"/>
    <w:rsid w:val="00DE3424"/>
    <w:rsid w:val="00DE3671"/>
    <w:rsid w:val="00DE44BF"/>
    <w:rsid w:val="00DE4F52"/>
    <w:rsid w:val="00DE69DF"/>
    <w:rsid w:val="00DE7743"/>
    <w:rsid w:val="00DE7EB7"/>
    <w:rsid w:val="00DF0DD3"/>
    <w:rsid w:val="00DF11D5"/>
    <w:rsid w:val="00DF1D63"/>
    <w:rsid w:val="00DF2A56"/>
    <w:rsid w:val="00DF2B16"/>
    <w:rsid w:val="00DF2E9D"/>
    <w:rsid w:val="00DF3591"/>
    <w:rsid w:val="00DF3981"/>
    <w:rsid w:val="00DF4D07"/>
    <w:rsid w:val="00DF4F2A"/>
    <w:rsid w:val="00DF5CAB"/>
    <w:rsid w:val="00DF5CDD"/>
    <w:rsid w:val="00DF5D5D"/>
    <w:rsid w:val="00DF6ED7"/>
    <w:rsid w:val="00DF7487"/>
    <w:rsid w:val="00DF78CE"/>
    <w:rsid w:val="00E05669"/>
    <w:rsid w:val="00E05771"/>
    <w:rsid w:val="00E061D9"/>
    <w:rsid w:val="00E07125"/>
    <w:rsid w:val="00E102D0"/>
    <w:rsid w:val="00E106D6"/>
    <w:rsid w:val="00E11CFF"/>
    <w:rsid w:val="00E11D0E"/>
    <w:rsid w:val="00E12740"/>
    <w:rsid w:val="00E12F34"/>
    <w:rsid w:val="00E13E74"/>
    <w:rsid w:val="00E1471B"/>
    <w:rsid w:val="00E150D3"/>
    <w:rsid w:val="00E160C3"/>
    <w:rsid w:val="00E16A1D"/>
    <w:rsid w:val="00E17C3E"/>
    <w:rsid w:val="00E210A1"/>
    <w:rsid w:val="00E213A5"/>
    <w:rsid w:val="00E216EC"/>
    <w:rsid w:val="00E217BA"/>
    <w:rsid w:val="00E23470"/>
    <w:rsid w:val="00E2395D"/>
    <w:rsid w:val="00E2683E"/>
    <w:rsid w:val="00E2706D"/>
    <w:rsid w:val="00E27F2C"/>
    <w:rsid w:val="00E30078"/>
    <w:rsid w:val="00E32B00"/>
    <w:rsid w:val="00E37B2C"/>
    <w:rsid w:val="00E41956"/>
    <w:rsid w:val="00E44130"/>
    <w:rsid w:val="00E45AB2"/>
    <w:rsid w:val="00E47678"/>
    <w:rsid w:val="00E47771"/>
    <w:rsid w:val="00E51613"/>
    <w:rsid w:val="00E52048"/>
    <w:rsid w:val="00E521B2"/>
    <w:rsid w:val="00E53076"/>
    <w:rsid w:val="00E539E2"/>
    <w:rsid w:val="00E541BB"/>
    <w:rsid w:val="00E54482"/>
    <w:rsid w:val="00E55163"/>
    <w:rsid w:val="00E55548"/>
    <w:rsid w:val="00E556B4"/>
    <w:rsid w:val="00E55999"/>
    <w:rsid w:val="00E56783"/>
    <w:rsid w:val="00E568B9"/>
    <w:rsid w:val="00E56D87"/>
    <w:rsid w:val="00E60213"/>
    <w:rsid w:val="00E604CF"/>
    <w:rsid w:val="00E609E2"/>
    <w:rsid w:val="00E620B1"/>
    <w:rsid w:val="00E62A1D"/>
    <w:rsid w:val="00E64B00"/>
    <w:rsid w:val="00E64C66"/>
    <w:rsid w:val="00E65104"/>
    <w:rsid w:val="00E659E4"/>
    <w:rsid w:val="00E661E7"/>
    <w:rsid w:val="00E66361"/>
    <w:rsid w:val="00E707F7"/>
    <w:rsid w:val="00E71B57"/>
    <w:rsid w:val="00E75D49"/>
    <w:rsid w:val="00E7745B"/>
    <w:rsid w:val="00E77ED2"/>
    <w:rsid w:val="00E807C4"/>
    <w:rsid w:val="00E810CA"/>
    <w:rsid w:val="00E835E7"/>
    <w:rsid w:val="00E8464F"/>
    <w:rsid w:val="00E859A4"/>
    <w:rsid w:val="00E85D13"/>
    <w:rsid w:val="00E868A1"/>
    <w:rsid w:val="00E9118D"/>
    <w:rsid w:val="00E93CD1"/>
    <w:rsid w:val="00E94AA1"/>
    <w:rsid w:val="00E94F7D"/>
    <w:rsid w:val="00E950B5"/>
    <w:rsid w:val="00E9542C"/>
    <w:rsid w:val="00E97407"/>
    <w:rsid w:val="00E978AB"/>
    <w:rsid w:val="00EA0557"/>
    <w:rsid w:val="00EA1117"/>
    <w:rsid w:val="00EA17C7"/>
    <w:rsid w:val="00EA1FFF"/>
    <w:rsid w:val="00EA3834"/>
    <w:rsid w:val="00EA4874"/>
    <w:rsid w:val="00EA4F55"/>
    <w:rsid w:val="00EA5257"/>
    <w:rsid w:val="00EA55A8"/>
    <w:rsid w:val="00EA575E"/>
    <w:rsid w:val="00EA5857"/>
    <w:rsid w:val="00EA636F"/>
    <w:rsid w:val="00EA6663"/>
    <w:rsid w:val="00EB15CA"/>
    <w:rsid w:val="00EB16C8"/>
    <w:rsid w:val="00EB25EC"/>
    <w:rsid w:val="00EB3E6C"/>
    <w:rsid w:val="00EB4993"/>
    <w:rsid w:val="00EB5453"/>
    <w:rsid w:val="00EB60B2"/>
    <w:rsid w:val="00EB69A9"/>
    <w:rsid w:val="00EB7022"/>
    <w:rsid w:val="00EB7CE0"/>
    <w:rsid w:val="00EC005A"/>
    <w:rsid w:val="00EC0B4E"/>
    <w:rsid w:val="00EC0E66"/>
    <w:rsid w:val="00EC17D2"/>
    <w:rsid w:val="00EC1C81"/>
    <w:rsid w:val="00EC1D89"/>
    <w:rsid w:val="00EC24D1"/>
    <w:rsid w:val="00EC2C2F"/>
    <w:rsid w:val="00EC2DA1"/>
    <w:rsid w:val="00EC305C"/>
    <w:rsid w:val="00EC446B"/>
    <w:rsid w:val="00EC56B3"/>
    <w:rsid w:val="00EC6804"/>
    <w:rsid w:val="00EC6D7B"/>
    <w:rsid w:val="00EC741B"/>
    <w:rsid w:val="00EC768E"/>
    <w:rsid w:val="00EC7DC8"/>
    <w:rsid w:val="00ED0EE6"/>
    <w:rsid w:val="00ED204D"/>
    <w:rsid w:val="00ED2605"/>
    <w:rsid w:val="00ED295A"/>
    <w:rsid w:val="00ED372D"/>
    <w:rsid w:val="00ED409E"/>
    <w:rsid w:val="00ED42F6"/>
    <w:rsid w:val="00ED7F9C"/>
    <w:rsid w:val="00EE04D8"/>
    <w:rsid w:val="00EE0AC1"/>
    <w:rsid w:val="00EE0DCB"/>
    <w:rsid w:val="00EE1BE5"/>
    <w:rsid w:val="00EE1E64"/>
    <w:rsid w:val="00EE216C"/>
    <w:rsid w:val="00EE2A53"/>
    <w:rsid w:val="00EE3347"/>
    <w:rsid w:val="00EE5E24"/>
    <w:rsid w:val="00EE5F7F"/>
    <w:rsid w:val="00EE66F7"/>
    <w:rsid w:val="00EF1DD8"/>
    <w:rsid w:val="00EF424A"/>
    <w:rsid w:val="00EF4ED8"/>
    <w:rsid w:val="00EF59D3"/>
    <w:rsid w:val="00EF6195"/>
    <w:rsid w:val="00EF670F"/>
    <w:rsid w:val="00EF6B5B"/>
    <w:rsid w:val="00EF6E85"/>
    <w:rsid w:val="00EF7351"/>
    <w:rsid w:val="00F0125B"/>
    <w:rsid w:val="00F01817"/>
    <w:rsid w:val="00F01B62"/>
    <w:rsid w:val="00F03106"/>
    <w:rsid w:val="00F03519"/>
    <w:rsid w:val="00F03B38"/>
    <w:rsid w:val="00F055E4"/>
    <w:rsid w:val="00F05E98"/>
    <w:rsid w:val="00F05F8D"/>
    <w:rsid w:val="00F07757"/>
    <w:rsid w:val="00F10D5A"/>
    <w:rsid w:val="00F10EF4"/>
    <w:rsid w:val="00F11566"/>
    <w:rsid w:val="00F12544"/>
    <w:rsid w:val="00F126C8"/>
    <w:rsid w:val="00F12D7D"/>
    <w:rsid w:val="00F12F81"/>
    <w:rsid w:val="00F12FF6"/>
    <w:rsid w:val="00F13613"/>
    <w:rsid w:val="00F13CD3"/>
    <w:rsid w:val="00F14C77"/>
    <w:rsid w:val="00F152D5"/>
    <w:rsid w:val="00F164E3"/>
    <w:rsid w:val="00F17690"/>
    <w:rsid w:val="00F20B1E"/>
    <w:rsid w:val="00F20F59"/>
    <w:rsid w:val="00F21789"/>
    <w:rsid w:val="00F21C1F"/>
    <w:rsid w:val="00F22D2B"/>
    <w:rsid w:val="00F244AE"/>
    <w:rsid w:val="00F253EB"/>
    <w:rsid w:val="00F25914"/>
    <w:rsid w:val="00F25C5A"/>
    <w:rsid w:val="00F27395"/>
    <w:rsid w:val="00F27686"/>
    <w:rsid w:val="00F30BA7"/>
    <w:rsid w:val="00F31337"/>
    <w:rsid w:val="00F31F4F"/>
    <w:rsid w:val="00F3207B"/>
    <w:rsid w:val="00F329F5"/>
    <w:rsid w:val="00F32E43"/>
    <w:rsid w:val="00F35126"/>
    <w:rsid w:val="00F356B9"/>
    <w:rsid w:val="00F3601A"/>
    <w:rsid w:val="00F362C6"/>
    <w:rsid w:val="00F363B5"/>
    <w:rsid w:val="00F376BD"/>
    <w:rsid w:val="00F41ADD"/>
    <w:rsid w:val="00F426D4"/>
    <w:rsid w:val="00F4412F"/>
    <w:rsid w:val="00F44D2C"/>
    <w:rsid w:val="00F4555D"/>
    <w:rsid w:val="00F45FA7"/>
    <w:rsid w:val="00F52C02"/>
    <w:rsid w:val="00F543E6"/>
    <w:rsid w:val="00F544A6"/>
    <w:rsid w:val="00F552C0"/>
    <w:rsid w:val="00F55584"/>
    <w:rsid w:val="00F62762"/>
    <w:rsid w:val="00F62830"/>
    <w:rsid w:val="00F64C8E"/>
    <w:rsid w:val="00F6671E"/>
    <w:rsid w:val="00F70F8B"/>
    <w:rsid w:val="00F745C0"/>
    <w:rsid w:val="00F747B3"/>
    <w:rsid w:val="00F771F0"/>
    <w:rsid w:val="00F77411"/>
    <w:rsid w:val="00F77499"/>
    <w:rsid w:val="00F774E1"/>
    <w:rsid w:val="00F80923"/>
    <w:rsid w:val="00F80C26"/>
    <w:rsid w:val="00F8103C"/>
    <w:rsid w:val="00F81B50"/>
    <w:rsid w:val="00F827E0"/>
    <w:rsid w:val="00F8360A"/>
    <w:rsid w:val="00F83CF3"/>
    <w:rsid w:val="00F85807"/>
    <w:rsid w:val="00F86205"/>
    <w:rsid w:val="00F87AD4"/>
    <w:rsid w:val="00F91762"/>
    <w:rsid w:val="00F92C43"/>
    <w:rsid w:val="00F93ADC"/>
    <w:rsid w:val="00F93D06"/>
    <w:rsid w:val="00F93E92"/>
    <w:rsid w:val="00F96042"/>
    <w:rsid w:val="00F97593"/>
    <w:rsid w:val="00F97983"/>
    <w:rsid w:val="00FA06A2"/>
    <w:rsid w:val="00FA4B1C"/>
    <w:rsid w:val="00FA526B"/>
    <w:rsid w:val="00FA7050"/>
    <w:rsid w:val="00FA731A"/>
    <w:rsid w:val="00FA7F74"/>
    <w:rsid w:val="00FB0AB2"/>
    <w:rsid w:val="00FB0E21"/>
    <w:rsid w:val="00FB13BA"/>
    <w:rsid w:val="00FB2B80"/>
    <w:rsid w:val="00FB3E5C"/>
    <w:rsid w:val="00FB4C68"/>
    <w:rsid w:val="00FB643D"/>
    <w:rsid w:val="00FB6564"/>
    <w:rsid w:val="00FB6DFF"/>
    <w:rsid w:val="00FC0180"/>
    <w:rsid w:val="00FC049C"/>
    <w:rsid w:val="00FC0D59"/>
    <w:rsid w:val="00FC127E"/>
    <w:rsid w:val="00FC3C8F"/>
    <w:rsid w:val="00FC4B75"/>
    <w:rsid w:val="00FC5F65"/>
    <w:rsid w:val="00FC6E38"/>
    <w:rsid w:val="00FC73CF"/>
    <w:rsid w:val="00FC76EB"/>
    <w:rsid w:val="00FD184A"/>
    <w:rsid w:val="00FD1A2D"/>
    <w:rsid w:val="00FD1F96"/>
    <w:rsid w:val="00FD2298"/>
    <w:rsid w:val="00FD26A2"/>
    <w:rsid w:val="00FD28C9"/>
    <w:rsid w:val="00FD305A"/>
    <w:rsid w:val="00FD3685"/>
    <w:rsid w:val="00FD51BB"/>
    <w:rsid w:val="00FD53FB"/>
    <w:rsid w:val="00FD6716"/>
    <w:rsid w:val="00FD7576"/>
    <w:rsid w:val="00FE0756"/>
    <w:rsid w:val="00FE0A4C"/>
    <w:rsid w:val="00FE3020"/>
    <w:rsid w:val="00FE330E"/>
    <w:rsid w:val="00FE367F"/>
    <w:rsid w:val="00FE441C"/>
    <w:rsid w:val="00FE454F"/>
    <w:rsid w:val="00FE490D"/>
    <w:rsid w:val="00FE682C"/>
    <w:rsid w:val="00FE6848"/>
    <w:rsid w:val="00FE6E5F"/>
    <w:rsid w:val="00FE6EF3"/>
    <w:rsid w:val="00FE76F4"/>
    <w:rsid w:val="00FE7793"/>
    <w:rsid w:val="00FF089A"/>
    <w:rsid w:val="00FF099B"/>
    <w:rsid w:val="00FF2A86"/>
    <w:rsid w:val="00FF31E4"/>
    <w:rsid w:val="00FF32DB"/>
    <w:rsid w:val="00FF39A2"/>
    <w:rsid w:val="00FF3DAD"/>
    <w:rsid w:val="00FF4C04"/>
    <w:rsid w:val="00FF4EC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7E385"/>
  <w15:chartTrackingRefBased/>
  <w15:docId w15:val="{C5EEE468-6DDD-4A24-8F22-7347F677E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E39"/>
    <w:pPr>
      <w:spacing w:line="360" w:lineRule="auto"/>
    </w:pPr>
  </w:style>
  <w:style w:type="paragraph" w:styleId="Heading1">
    <w:name w:val="heading 1"/>
    <w:basedOn w:val="Normal"/>
    <w:next w:val="Normal"/>
    <w:link w:val="Heading1Char"/>
    <w:uiPriority w:val="9"/>
    <w:qFormat/>
    <w:rsid w:val="00C914EC"/>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914EC"/>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C914EC"/>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914EC"/>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C914EC"/>
    <w:pPr>
      <w:keepNext/>
      <w:keepLines/>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C914EC"/>
    <w:pPr>
      <w:keepNext/>
      <w:keepLines/>
      <w:spacing w:before="40" w:after="0"/>
      <w:outlineLvl w:val="5"/>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10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0D8"/>
    <w:rPr>
      <w:rFonts w:asciiTheme="majorHAnsi" w:eastAsiaTheme="majorEastAsia" w:hAnsiTheme="majorHAnsi" w:cstheme="majorBidi"/>
      <w:spacing w:val="-10"/>
      <w:kern w:val="28"/>
      <w:sz w:val="56"/>
      <w:szCs w:val="56"/>
    </w:rPr>
  </w:style>
  <w:style w:type="paragraph" w:styleId="NoSpacing">
    <w:name w:val="No Spacing"/>
    <w:uiPriority w:val="1"/>
    <w:qFormat/>
    <w:rsid w:val="00664766"/>
    <w:pPr>
      <w:spacing w:after="0" w:line="240" w:lineRule="auto"/>
    </w:pPr>
  </w:style>
  <w:style w:type="character" w:customStyle="1" w:styleId="Heading2Char">
    <w:name w:val="Heading 2 Char"/>
    <w:basedOn w:val="DefaultParagraphFont"/>
    <w:link w:val="Heading2"/>
    <w:uiPriority w:val="9"/>
    <w:rsid w:val="00C914EC"/>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C914EC"/>
    <w:rPr>
      <w:rFonts w:asciiTheme="majorHAnsi" w:eastAsiaTheme="majorEastAsia" w:hAnsiTheme="majorHAnsi" w:cstheme="majorBidi"/>
      <w:sz w:val="32"/>
      <w:szCs w:val="32"/>
    </w:rPr>
  </w:style>
  <w:style w:type="character" w:styleId="BookTitle">
    <w:name w:val="Book Title"/>
    <w:basedOn w:val="DefaultParagraphFont"/>
    <w:uiPriority w:val="33"/>
    <w:qFormat/>
    <w:rsid w:val="00664766"/>
    <w:rPr>
      <w:b/>
      <w:bCs/>
      <w:i/>
      <w:iCs/>
      <w:spacing w:val="5"/>
    </w:rPr>
  </w:style>
  <w:style w:type="character" w:customStyle="1" w:styleId="Heading3Char">
    <w:name w:val="Heading 3 Char"/>
    <w:basedOn w:val="DefaultParagraphFont"/>
    <w:link w:val="Heading3"/>
    <w:uiPriority w:val="9"/>
    <w:rsid w:val="00C914EC"/>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C914EC"/>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C914EC"/>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C914EC"/>
    <w:rPr>
      <w:rFonts w:asciiTheme="majorHAnsi" w:eastAsiaTheme="majorEastAsia" w:hAnsiTheme="majorHAnsi" w:cstheme="majorBidi"/>
    </w:rPr>
  </w:style>
  <w:style w:type="paragraph" w:styleId="TOCHeading">
    <w:name w:val="TOC Heading"/>
    <w:basedOn w:val="Heading1"/>
    <w:next w:val="Normal"/>
    <w:uiPriority w:val="39"/>
    <w:unhideWhenUsed/>
    <w:qFormat/>
    <w:rsid w:val="00B770D2"/>
    <w:pPr>
      <w:outlineLvl w:val="9"/>
    </w:pPr>
    <w:rPr>
      <w:color w:val="2E74B5" w:themeColor="accent1" w:themeShade="BF"/>
      <w:lang w:val="en-US" w:eastAsia="en-US"/>
    </w:rPr>
  </w:style>
  <w:style w:type="paragraph" w:styleId="TOC1">
    <w:name w:val="toc 1"/>
    <w:basedOn w:val="Normal"/>
    <w:next w:val="Normal"/>
    <w:autoRedefine/>
    <w:uiPriority w:val="39"/>
    <w:unhideWhenUsed/>
    <w:rsid w:val="00B770D2"/>
    <w:pPr>
      <w:spacing w:after="100"/>
    </w:pPr>
  </w:style>
  <w:style w:type="character" w:styleId="Hyperlink">
    <w:name w:val="Hyperlink"/>
    <w:basedOn w:val="DefaultParagraphFont"/>
    <w:uiPriority w:val="99"/>
    <w:unhideWhenUsed/>
    <w:rsid w:val="00B770D2"/>
    <w:rPr>
      <w:color w:val="0563C1" w:themeColor="hyperlink"/>
      <w:u w:val="single"/>
    </w:rPr>
  </w:style>
  <w:style w:type="table" w:styleId="TableGrid">
    <w:name w:val="Table Grid"/>
    <w:basedOn w:val="TableNormal"/>
    <w:uiPriority w:val="39"/>
    <w:rsid w:val="00790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0C89"/>
    <w:pPr>
      <w:spacing w:after="200" w:line="240" w:lineRule="auto"/>
    </w:pPr>
    <w:rPr>
      <w:i/>
      <w:iCs/>
      <w:szCs w:val="18"/>
    </w:rPr>
  </w:style>
  <w:style w:type="paragraph" w:styleId="TOC2">
    <w:name w:val="toc 2"/>
    <w:basedOn w:val="Normal"/>
    <w:next w:val="Normal"/>
    <w:autoRedefine/>
    <w:uiPriority w:val="39"/>
    <w:unhideWhenUsed/>
    <w:rsid w:val="00381BA3"/>
    <w:pPr>
      <w:spacing w:after="100"/>
      <w:ind w:left="220"/>
    </w:pPr>
  </w:style>
  <w:style w:type="paragraph" w:styleId="ListParagraph">
    <w:name w:val="List Paragraph"/>
    <w:basedOn w:val="Normal"/>
    <w:link w:val="ListParagraphChar"/>
    <w:uiPriority w:val="34"/>
    <w:qFormat/>
    <w:rsid w:val="00134AA7"/>
    <w:pPr>
      <w:ind w:left="720"/>
      <w:contextualSpacing/>
    </w:pPr>
  </w:style>
  <w:style w:type="paragraph" w:styleId="TOC3">
    <w:name w:val="toc 3"/>
    <w:basedOn w:val="Normal"/>
    <w:next w:val="Normal"/>
    <w:autoRedefine/>
    <w:uiPriority w:val="39"/>
    <w:unhideWhenUsed/>
    <w:rsid w:val="00B670AB"/>
    <w:pPr>
      <w:spacing w:after="100"/>
      <w:ind w:left="440"/>
    </w:pPr>
  </w:style>
  <w:style w:type="character" w:styleId="FollowedHyperlink">
    <w:name w:val="FollowedHyperlink"/>
    <w:basedOn w:val="DefaultParagraphFont"/>
    <w:uiPriority w:val="99"/>
    <w:semiHidden/>
    <w:unhideWhenUsed/>
    <w:rsid w:val="00C458D8"/>
    <w:rPr>
      <w:color w:val="800080"/>
      <w:u w:val="single"/>
    </w:rPr>
  </w:style>
  <w:style w:type="paragraph" w:customStyle="1" w:styleId="msonormal0">
    <w:name w:val="msonormal"/>
    <w:basedOn w:val="Normal"/>
    <w:rsid w:val="00C458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5">
    <w:name w:val="font5"/>
    <w:basedOn w:val="Normal"/>
    <w:rsid w:val="00C458D8"/>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C458D8"/>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71">
    <w:name w:val="xl71"/>
    <w:basedOn w:val="Normal"/>
    <w:rsid w:val="00C458D8"/>
    <w:pPr>
      <w:shd w:val="clear" w:color="000000" w:fill="C0C0C0"/>
      <w:spacing w:before="100" w:beforeAutospacing="1" w:after="100" w:afterAutospacing="1" w:line="240" w:lineRule="auto"/>
    </w:pPr>
    <w:rPr>
      <w:rFonts w:ascii="Arial" w:eastAsia="Times New Roman" w:hAnsi="Arial" w:cs="Arial"/>
      <w:sz w:val="20"/>
      <w:szCs w:val="20"/>
    </w:rPr>
  </w:style>
  <w:style w:type="paragraph" w:customStyle="1" w:styleId="xl72">
    <w:name w:val="xl72"/>
    <w:basedOn w:val="Normal"/>
    <w:rsid w:val="00C458D8"/>
    <w:pPr>
      <w:shd w:val="clear" w:color="000000" w:fill="C0C0C0"/>
      <w:spacing w:before="100" w:beforeAutospacing="1" w:after="100" w:afterAutospacing="1" w:line="240" w:lineRule="auto"/>
    </w:pPr>
    <w:rPr>
      <w:rFonts w:ascii="Arial" w:eastAsia="Times New Roman" w:hAnsi="Arial" w:cs="Arial"/>
      <w:sz w:val="16"/>
      <w:szCs w:val="16"/>
    </w:rPr>
  </w:style>
  <w:style w:type="paragraph" w:customStyle="1" w:styleId="xl77">
    <w:name w:val="xl77"/>
    <w:basedOn w:val="Normal"/>
    <w:rsid w:val="00C458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
    <w:rsid w:val="00C458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0">
    <w:name w:val="xl80"/>
    <w:basedOn w:val="Normal"/>
    <w:rsid w:val="00C458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1">
    <w:name w:val="xl81"/>
    <w:basedOn w:val="Normal"/>
    <w:rsid w:val="00C458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3">
    <w:name w:val="xl83"/>
    <w:basedOn w:val="Normal"/>
    <w:rsid w:val="00C458D8"/>
    <w:pPr>
      <w:shd w:val="clear" w:color="000000" w:fill="C0C0C0"/>
      <w:spacing w:before="100" w:beforeAutospacing="1" w:after="100" w:afterAutospacing="1" w:line="240" w:lineRule="auto"/>
    </w:pPr>
    <w:rPr>
      <w:rFonts w:ascii="Arial" w:eastAsia="Times New Roman" w:hAnsi="Arial" w:cs="Arial"/>
      <w:sz w:val="20"/>
      <w:szCs w:val="20"/>
    </w:rPr>
  </w:style>
  <w:style w:type="paragraph" w:customStyle="1" w:styleId="xl84">
    <w:name w:val="xl84"/>
    <w:basedOn w:val="Normal"/>
    <w:rsid w:val="00C458D8"/>
    <w:pPr>
      <w:shd w:val="clear" w:color="000000" w:fill="C0C0C0"/>
      <w:spacing w:before="100" w:beforeAutospacing="1" w:after="100" w:afterAutospacing="1" w:line="240" w:lineRule="auto"/>
      <w:jc w:val="center"/>
    </w:pPr>
    <w:rPr>
      <w:rFonts w:ascii="Arial" w:eastAsia="Times New Roman" w:hAnsi="Arial" w:cs="Arial"/>
      <w:sz w:val="20"/>
      <w:szCs w:val="20"/>
    </w:rPr>
  </w:style>
  <w:style w:type="paragraph" w:customStyle="1" w:styleId="EndNoteBibliographyTitle">
    <w:name w:val="EndNote Bibliography Title"/>
    <w:basedOn w:val="Normal"/>
    <w:link w:val="EndNoteBibliographyTitleChar"/>
    <w:rsid w:val="008E515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E515C"/>
    <w:rPr>
      <w:rFonts w:ascii="Calibri" w:hAnsi="Calibri" w:cs="Calibri"/>
      <w:noProof/>
    </w:rPr>
  </w:style>
  <w:style w:type="paragraph" w:customStyle="1" w:styleId="EndNoteBibliography">
    <w:name w:val="EndNote Bibliography"/>
    <w:basedOn w:val="Normal"/>
    <w:link w:val="EndNoteBibliographyChar"/>
    <w:rsid w:val="008E515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E515C"/>
    <w:rPr>
      <w:rFonts w:ascii="Calibri" w:hAnsi="Calibri" w:cs="Calibri"/>
      <w:noProof/>
    </w:rPr>
  </w:style>
  <w:style w:type="character" w:styleId="CommentReference">
    <w:name w:val="annotation reference"/>
    <w:basedOn w:val="DefaultParagraphFont"/>
    <w:uiPriority w:val="99"/>
    <w:semiHidden/>
    <w:unhideWhenUsed/>
    <w:rsid w:val="005D2D18"/>
    <w:rPr>
      <w:sz w:val="16"/>
      <w:szCs w:val="16"/>
    </w:rPr>
  </w:style>
  <w:style w:type="paragraph" w:styleId="CommentText">
    <w:name w:val="annotation text"/>
    <w:basedOn w:val="Normal"/>
    <w:link w:val="CommentTextChar"/>
    <w:uiPriority w:val="99"/>
    <w:semiHidden/>
    <w:unhideWhenUsed/>
    <w:rsid w:val="005D2D18"/>
    <w:pPr>
      <w:spacing w:line="240" w:lineRule="auto"/>
    </w:pPr>
    <w:rPr>
      <w:sz w:val="20"/>
      <w:szCs w:val="20"/>
    </w:rPr>
  </w:style>
  <w:style w:type="character" w:customStyle="1" w:styleId="CommentTextChar">
    <w:name w:val="Comment Text Char"/>
    <w:basedOn w:val="DefaultParagraphFont"/>
    <w:link w:val="CommentText"/>
    <w:uiPriority w:val="99"/>
    <w:semiHidden/>
    <w:rsid w:val="005D2D18"/>
    <w:rPr>
      <w:sz w:val="20"/>
      <w:szCs w:val="20"/>
    </w:rPr>
  </w:style>
  <w:style w:type="paragraph" w:styleId="BalloonText">
    <w:name w:val="Balloon Text"/>
    <w:basedOn w:val="Normal"/>
    <w:link w:val="BalloonTextChar"/>
    <w:uiPriority w:val="99"/>
    <w:semiHidden/>
    <w:unhideWhenUsed/>
    <w:rsid w:val="005D2D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2D1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E70BE"/>
    <w:rPr>
      <w:b/>
      <w:bCs/>
    </w:rPr>
  </w:style>
  <w:style w:type="character" w:customStyle="1" w:styleId="CommentSubjectChar">
    <w:name w:val="Comment Subject Char"/>
    <w:basedOn w:val="CommentTextChar"/>
    <w:link w:val="CommentSubject"/>
    <w:uiPriority w:val="99"/>
    <w:semiHidden/>
    <w:rsid w:val="000E70BE"/>
    <w:rPr>
      <w:b/>
      <w:bCs/>
      <w:sz w:val="20"/>
      <w:szCs w:val="20"/>
    </w:rPr>
  </w:style>
  <w:style w:type="character" w:styleId="PlaceholderText">
    <w:name w:val="Placeholder Text"/>
    <w:basedOn w:val="DefaultParagraphFont"/>
    <w:uiPriority w:val="99"/>
    <w:semiHidden/>
    <w:rsid w:val="004B30CF"/>
    <w:rPr>
      <w:color w:val="808080"/>
    </w:rPr>
  </w:style>
  <w:style w:type="character" w:customStyle="1" w:styleId="UnresolvedMention1">
    <w:name w:val="Unresolved Mention1"/>
    <w:basedOn w:val="DefaultParagraphFont"/>
    <w:uiPriority w:val="99"/>
    <w:semiHidden/>
    <w:unhideWhenUsed/>
    <w:rsid w:val="00606D31"/>
    <w:rPr>
      <w:color w:val="605E5C"/>
      <w:shd w:val="clear" w:color="auto" w:fill="E1DFDD"/>
    </w:rPr>
  </w:style>
  <w:style w:type="table" w:styleId="PlainTable2">
    <w:name w:val="Plain Table 2"/>
    <w:basedOn w:val="TableNormal"/>
    <w:uiPriority w:val="42"/>
    <w:rsid w:val="00B8222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8222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2">
    <w:name w:val="Unresolved Mention2"/>
    <w:basedOn w:val="DefaultParagraphFont"/>
    <w:uiPriority w:val="99"/>
    <w:semiHidden/>
    <w:unhideWhenUsed/>
    <w:rsid w:val="005E058F"/>
    <w:rPr>
      <w:color w:val="605E5C"/>
      <w:shd w:val="clear" w:color="auto" w:fill="E1DFDD"/>
    </w:rPr>
  </w:style>
  <w:style w:type="paragraph" w:customStyle="1" w:styleId="numbered-paragraph">
    <w:name w:val="numbered-paragraph"/>
    <w:basedOn w:val="Normal"/>
    <w:rsid w:val="002808F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aragraph-number">
    <w:name w:val="paragraph-number"/>
    <w:basedOn w:val="DefaultParagraphFont"/>
    <w:rsid w:val="002808F9"/>
  </w:style>
  <w:style w:type="paragraph" w:styleId="NormalWeb">
    <w:name w:val="Normal (Web)"/>
    <w:basedOn w:val="Normal"/>
    <w:uiPriority w:val="99"/>
    <w:semiHidden/>
    <w:unhideWhenUsed/>
    <w:rsid w:val="002808F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2808F9"/>
    <w:rPr>
      <w:b/>
      <w:bCs/>
    </w:rPr>
  </w:style>
  <w:style w:type="paragraph" w:styleId="Header">
    <w:name w:val="header"/>
    <w:basedOn w:val="Normal"/>
    <w:link w:val="HeaderChar"/>
    <w:uiPriority w:val="99"/>
    <w:unhideWhenUsed/>
    <w:rsid w:val="00D04E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4E35"/>
  </w:style>
  <w:style w:type="paragraph" w:styleId="Footer">
    <w:name w:val="footer"/>
    <w:basedOn w:val="Normal"/>
    <w:link w:val="FooterChar"/>
    <w:uiPriority w:val="99"/>
    <w:unhideWhenUsed/>
    <w:rsid w:val="00D04E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4E35"/>
  </w:style>
  <w:style w:type="paragraph" w:styleId="Revision">
    <w:name w:val="Revision"/>
    <w:hidden/>
    <w:uiPriority w:val="99"/>
    <w:semiHidden/>
    <w:rsid w:val="00147F1F"/>
    <w:pPr>
      <w:spacing w:after="0" w:line="240" w:lineRule="auto"/>
    </w:pPr>
  </w:style>
  <w:style w:type="character" w:customStyle="1" w:styleId="ListParagraphChar">
    <w:name w:val="List Paragraph Char"/>
    <w:basedOn w:val="DefaultParagraphFont"/>
    <w:link w:val="ListParagraph"/>
    <w:uiPriority w:val="34"/>
    <w:rsid w:val="00560205"/>
  </w:style>
  <w:style w:type="character" w:customStyle="1" w:styleId="UnresolvedMention3">
    <w:name w:val="Unresolved Mention3"/>
    <w:basedOn w:val="DefaultParagraphFont"/>
    <w:uiPriority w:val="99"/>
    <w:semiHidden/>
    <w:unhideWhenUsed/>
    <w:rsid w:val="00804071"/>
    <w:rPr>
      <w:color w:val="605E5C"/>
      <w:shd w:val="clear" w:color="auto" w:fill="E1DFDD"/>
    </w:rPr>
  </w:style>
  <w:style w:type="character" w:customStyle="1" w:styleId="fontstyle01">
    <w:name w:val="fontstyle01"/>
    <w:basedOn w:val="DefaultParagraphFont"/>
    <w:rsid w:val="004778EF"/>
    <w:rPr>
      <w:rFonts w:ascii="TimesNewRomanPSMT" w:hAnsi="TimesNewRomanPSMT" w:hint="default"/>
      <w:b w:val="0"/>
      <w:bCs w:val="0"/>
      <w:i w:val="0"/>
      <w:iCs w:val="0"/>
      <w:color w:val="000000"/>
      <w:sz w:val="22"/>
      <w:szCs w:val="22"/>
    </w:rPr>
  </w:style>
  <w:style w:type="character" w:customStyle="1" w:styleId="UnresolvedMention4">
    <w:name w:val="Unresolved Mention4"/>
    <w:basedOn w:val="DefaultParagraphFont"/>
    <w:uiPriority w:val="99"/>
    <w:semiHidden/>
    <w:unhideWhenUsed/>
    <w:rsid w:val="0032538B"/>
    <w:rPr>
      <w:color w:val="605E5C"/>
      <w:shd w:val="clear" w:color="auto" w:fill="E1DFDD"/>
    </w:rPr>
  </w:style>
  <w:style w:type="character" w:customStyle="1" w:styleId="UnresolvedMention5">
    <w:name w:val="Unresolved Mention5"/>
    <w:basedOn w:val="DefaultParagraphFont"/>
    <w:uiPriority w:val="99"/>
    <w:semiHidden/>
    <w:unhideWhenUsed/>
    <w:rsid w:val="00513B23"/>
    <w:rPr>
      <w:color w:val="605E5C"/>
      <w:shd w:val="clear" w:color="auto" w:fill="E1DFDD"/>
    </w:rPr>
  </w:style>
  <w:style w:type="table" w:styleId="TableGridLight">
    <w:name w:val="Grid Table Light"/>
    <w:basedOn w:val="TableNormal"/>
    <w:uiPriority w:val="40"/>
    <w:rsid w:val="004E39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E39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E39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CE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4F7A"/>
    <w:rPr>
      <w:rFonts w:ascii="Courier New" w:eastAsia="Times New Roman" w:hAnsi="Courier New" w:cs="Courier New"/>
      <w:sz w:val="20"/>
      <w:szCs w:val="20"/>
    </w:rPr>
  </w:style>
  <w:style w:type="character" w:customStyle="1" w:styleId="gnd-iwgdh3b">
    <w:name w:val="gnd-iwgdh3b"/>
    <w:basedOn w:val="DefaultParagraphFont"/>
    <w:rsid w:val="00CE4F7A"/>
  </w:style>
  <w:style w:type="character" w:styleId="UnresolvedMention">
    <w:name w:val="Unresolved Mention"/>
    <w:basedOn w:val="DefaultParagraphFont"/>
    <w:uiPriority w:val="99"/>
    <w:semiHidden/>
    <w:unhideWhenUsed/>
    <w:rsid w:val="00C0623A"/>
    <w:rPr>
      <w:color w:val="605E5C"/>
      <w:shd w:val="clear" w:color="auto" w:fill="E1DFDD"/>
    </w:rPr>
  </w:style>
  <w:style w:type="table" w:styleId="PlainTable5">
    <w:name w:val="Plain Table 5"/>
    <w:basedOn w:val="TableNormal"/>
    <w:uiPriority w:val="45"/>
    <w:rsid w:val="008D4EB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2602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179">
      <w:bodyDiv w:val="1"/>
      <w:marLeft w:val="0"/>
      <w:marRight w:val="0"/>
      <w:marTop w:val="0"/>
      <w:marBottom w:val="0"/>
      <w:divBdr>
        <w:top w:val="none" w:sz="0" w:space="0" w:color="auto"/>
        <w:left w:val="none" w:sz="0" w:space="0" w:color="auto"/>
        <w:bottom w:val="none" w:sz="0" w:space="0" w:color="auto"/>
        <w:right w:val="none" w:sz="0" w:space="0" w:color="auto"/>
      </w:divBdr>
    </w:div>
    <w:div w:id="30762640">
      <w:bodyDiv w:val="1"/>
      <w:marLeft w:val="0"/>
      <w:marRight w:val="0"/>
      <w:marTop w:val="0"/>
      <w:marBottom w:val="0"/>
      <w:divBdr>
        <w:top w:val="none" w:sz="0" w:space="0" w:color="auto"/>
        <w:left w:val="none" w:sz="0" w:space="0" w:color="auto"/>
        <w:bottom w:val="none" w:sz="0" w:space="0" w:color="auto"/>
        <w:right w:val="none" w:sz="0" w:space="0" w:color="auto"/>
      </w:divBdr>
    </w:div>
    <w:div w:id="166216931">
      <w:bodyDiv w:val="1"/>
      <w:marLeft w:val="0"/>
      <w:marRight w:val="0"/>
      <w:marTop w:val="0"/>
      <w:marBottom w:val="0"/>
      <w:divBdr>
        <w:top w:val="none" w:sz="0" w:space="0" w:color="auto"/>
        <w:left w:val="none" w:sz="0" w:space="0" w:color="auto"/>
        <w:bottom w:val="none" w:sz="0" w:space="0" w:color="auto"/>
        <w:right w:val="none" w:sz="0" w:space="0" w:color="auto"/>
      </w:divBdr>
    </w:div>
    <w:div w:id="210113820">
      <w:bodyDiv w:val="1"/>
      <w:marLeft w:val="0"/>
      <w:marRight w:val="0"/>
      <w:marTop w:val="0"/>
      <w:marBottom w:val="0"/>
      <w:divBdr>
        <w:top w:val="none" w:sz="0" w:space="0" w:color="auto"/>
        <w:left w:val="none" w:sz="0" w:space="0" w:color="auto"/>
        <w:bottom w:val="none" w:sz="0" w:space="0" w:color="auto"/>
        <w:right w:val="none" w:sz="0" w:space="0" w:color="auto"/>
      </w:divBdr>
    </w:div>
    <w:div w:id="225723945">
      <w:bodyDiv w:val="1"/>
      <w:marLeft w:val="0"/>
      <w:marRight w:val="0"/>
      <w:marTop w:val="0"/>
      <w:marBottom w:val="0"/>
      <w:divBdr>
        <w:top w:val="none" w:sz="0" w:space="0" w:color="auto"/>
        <w:left w:val="none" w:sz="0" w:space="0" w:color="auto"/>
        <w:bottom w:val="none" w:sz="0" w:space="0" w:color="auto"/>
        <w:right w:val="none" w:sz="0" w:space="0" w:color="auto"/>
      </w:divBdr>
    </w:div>
    <w:div w:id="258833017">
      <w:bodyDiv w:val="1"/>
      <w:marLeft w:val="0"/>
      <w:marRight w:val="0"/>
      <w:marTop w:val="0"/>
      <w:marBottom w:val="0"/>
      <w:divBdr>
        <w:top w:val="none" w:sz="0" w:space="0" w:color="auto"/>
        <w:left w:val="none" w:sz="0" w:space="0" w:color="auto"/>
        <w:bottom w:val="none" w:sz="0" w:space="0" w:color="auto"/>
        <w:right w:val="none" w:sz="0" w:space="0" w:color="auto"/>
      </w:divBdr>
    </w:div>
    <w:div w:id="344020818">
      <w:bodyDiv w:val="1"/>
      <w:marLeft w:val="0"/>
      <w:marRight w:val="0"/>
      <w:marTop w:val="0"/>
      <w:marBottom w:val="0"/>
      <w:divBdr>
        <w:top w:val="none" w:sz="0" w:space="0" w:color="auto"/>
        <w:left w:val="none" w:sz="0" w:space="0" w:color="auto"/>
        <w:bottom w:val="none" w:sz="0" w:space="0" w:color="auto"/>
        <w:right w:val="none" w:sz="0" w:space="0" w:color="auto"/>
      </w:divBdr>
    </w:div>
    <w:div w:id="386996259">
      <w:bodyDiv w:val="1"/>
      <w:marLeft w:val="0"/>
      <w:marRight w:val="0"/>
      <w:marTop w:val="0"/>
      <w:marBottom w:val="0"/>
      <w:divBdr>
        <w:top w:val="none" w:sz="0" w:space="0" w:color="auto"/>
        <w:left w:val="none" w:sz="0" w:space="0" w:color="auto"/>
        <w:bottom w:val="none" w:sz="0" w:space="0" w:color="auto"/>
        <w:right w:val="none" w:sz="0" w:space="0" w:color="auto"/>
      </w:divBdr>
    </w:div>
    <w:div w:id="390346557">
      <w:bodyDiv w:val="1"/>
      <w:marLeft w:val="0"/>
      <w:marRight w:val="0"/>
      <w:marTop w:val="0"/>
      <w:marBottom w:val="0"/>
      <w:divBdr>
        <w:top w:val="none" w:sz="0" w:space="0" w:color="auto"/>
        <w:left w:val="none" w:sz="0" w:space="0" w:color="auto"/>
        <w:bottom w:val="none" w:sz="0" w:space="0" w:color="auto"/>
        <w:right w:val="none" w:sz="0" w:space="0" w:color="auto"/>
      </w:divBdr>
    </w:div>
    <w:div w:id="478889972">
      <w:bodyDiv w:val="1"/>
      <w:marLeft w:val="0"/>
      <w:marRight w:val="0"/>
      <w:marTop w:val="0"/>
      <w:marBottom w:val="0"/>
      <w:divBdr>
        <w:top w:val="none" w:sz="0" w:space="0" w:color="auto"/>
        <w:left w:val="none" w:sz="0" w:space="0" w:color="auto"/>
        <w:bottom w:val="none" w:sz="0" w:space="0" w:color="auto"/>
        <w:right w:val="none" w:sz="0" w:space="0" w:color="auto"/>
      </w:divBdr>
    </w:div>
    <w:div w:id="522062076">
      <w:bodyDiv w:val="1"/>
      <w:marLeft w:val="0"/>
      <w:marRight w:val="0"/>
      <w:marTop w:val="0"/>
      <w:marBottom w:val="0"/>
      <w:divBdr>
        <w:top w:val="none" w:sz="0" w:space="0" w:color="auto"/>
        <w:left w:val="none" w:sz="0" w:space="0" w:color="auto"/>
        <w:bottom w:val="none" w:sz="0" w:space="0" w:color="auto"/>
        <w:right w:val="none" w:sz="0" w:space="0" w:color="auto"/>
      </w:divBdr>
    </w:div>
    <w:div w:id="524290115">
      <w:bodyDiv w:val="1"/>
      <w:marLeft w:val="0"/>
      <w:marRight w:val="0"/>
      <w:marTop w:val="0"/>
      <w:marBottom w:val="0"/>
      <w:divBdr>
        <w:top w:val="none" w:sz="0" w:space="0" w:color="auto"/>
        <w:left w:val="none" w:sz="0" w:space="0" w:color="auto"/>
        <w:bottom w:val="none" w:sz="0" w:space="0" w:color="auto"/>
        <w:right w:val="none" w:sz="0" w:space="0" w:color="auto"/>
      </w:divBdr>
    </w:div>
    <w:div w:id="561527832">
      <w:bodyDiv w:val="1"/>
      <w:marLeft w:val="0"/>
      <w:marRight w:val="0"/>
      <w:marTop w:val="0"/>
      <w:marBottom w:val="0"/>
      <w:divBdr>
        <w:top w:val="none" w:sz="0" w:space="0" w:color="auto"/>
        <w:left w:val="none" w:sz="0" w:space="0" w:color="auto"/>
        <w:bottom w:val="none" w:sz="0" w:space="0" w:color="auto"/>
        <w:right w:val="none" w:sz="0" w:space="0" w:color="auto"/>
      </w:divBdr>
    </w:div>
    <w:div w:id="577599513">
      <w:bodyDiv w:val="1"/>
      <w:marLeft w:val="0"/>
      <w:marRight w:val="0"/>
      <w:marTop w:val="0"/>
      <w:marBottom w:val="0"/>
      <w:divBdr>
        <w:top w:val="none" w:sz="0" w:space="0" w:color="auto"/>
        <w:left w:val="none" w:sz="0" w:space="0" w:color="auto"/>
        <w:bottom w:val="none" w:sz="0" w:space="0" w:color="auto"/>
        <w:right w:val="none" w:sz="0" w:space="0" w:color="auto"/>
      </w:divBdr>
    </w:div>
    <w:div w:id="649790259">
      <w:bodyDiv w:val="1"/>
      <w:marLeft w:val="0"/>
      <w:marRight w:val="0"/>
      <w:marTop w:val="0"/>
      <w:marBottom w:val="0"/>
      <w:divBdr>
        <w:top w:val="none" w:sz="0" w:space="0" w:color="auto"/>
        <w:left w:val="none" w:sz="0" w:space="0" w:color="auto"/>
        <w:bottom w:val="none" w:sz="0" w:space="0" w:color="auto"/>
        <w:right w:val="none" w:sz="0" w:space="0" w:color="auto"/>
      </w:divBdr>
    </w:div>
    <w:div w:id="668945428">
      <w:bodyDiv w:val="1"/>
      <w:marLeft w:val="0"/>
      <w:marRight w:val="0"/>
      <w:marTop w:val="0"/>
      <w:marBottom w:val="0"/>
      <w:divBdr>
        <w:top w:val="none" w:sz="0" w:space="0" w:color="auto"/>
        <w:left w:val="none" w:sz="0" w:space="0" w:color="auto"/>
        <w:bottom w:val="none" w:sz="0" w:space="0" w:color="auto"/>
        <w:right w:val="none" w:sz="0" w:space="0" w:color="auto"/>
      </w:divBdr>
    </w:div>
    <w:div w:id="669137066">
      <w:bodyDiv w:val="1"/>
      <w:marLeft w:val="0"/>
      <w:marRight w:val="0"/>
      <w:marTop w:val="0"/>
      <w:marBottom w:val="0"/>
      <w:divBdr>
        <w:top w:val="none" w:sz="0" w:space="0" w:color="auto"/>
        <w:left w:val="none" w:sz="0" w:space="0" w:color="auto"/>
        <w:bottom w:val="none" w:sz="0" w:space="0" w:color="auto"/>
        <w:right w:val="none" w:sz="0" w:space="0" w:color="auto"/>
      </w:divBdr>
    </w:div>
    <w:div w:id="674528083">
      <w:bodyDiv w:val="1"/>
      <w:marLeft w:val="0"/>
      <w:marRight w:val="0"/>
      <w:marTop w:val="0"/>
      <w:marBottom w:val="0"/>
      <w:divBdr>
        <w:top w:val="none" w:sz="0" w:space="0" w:color="auto"/>
        <w:left w:val="none" w:sz="0" w:space="0" w:color="auto"/>
        <w:bottom w:val="none" w:sz="0" w:space="0" w:color="auto"/>
        <w:right w:val="none" w:sz="0" w:space="0" w:color="auto"/>
      </w:divBdr>
    </w:div>
    <w:div w:id="703166717">
      <w:bodyDiv w:val="1"/>
      <w:marLeft w:val="0"/>
      <w:marRight w:val="0"/>
      <w:marTop w:val="0"/>
      <w:marBottom w:val="0"/>
      <w:divBdr>
        <w:top w:val="none" w:sz="0" w:space="0" w:color="auto"/>
        <w:left w:val="none" w:sz="0" w:space="0" w:color="auto"/>
        <w:bottom w:val="none" w:sz="0" w:space="0" w:color="auto"/>
        <w:right w:val="none" w:sz="0" w:space="0" w:color="auto"/>
      </w:divBdr>
    </w:div>
    <w:div w:id="707147229">
      <w:bodyDiv w:val="1"/>
      <w:marLeft w:val="0"/>
      <w:marRight w:val="0"/>
      <w:marTop w:val="0"/>
      <w:marBottom w:val="0"/>
      <w:divBdr>
        <w:top w:val="none" w:sz="0" w:space="0" w:color="auto"/>
        <w:left w:val="none" w:sz="0" w:space="0" w:color="auto"/>
        <w:bottom w:val="none" w:sz="0" w:space="0" w:color="auto"/>
        <w:right w:val="none" w:sz="0" w:space="0" w:color="auto"/>
      </w:divBdr>
    </w:div>
    <w:div w:id="745299147">
      <w:bodyDiv w:val="1"/>
      <w:marLeft w:val="0"/>
      <w:marRight w:val="0"/>
      <w:marTop w:val="0"/>
      <w:marBottom w:val="0"/>
      <w:divBdr>
        <w:top w:val="none" w:sz="0" w:space="0" w:color="auto"/>
        <w:left w:val="none" w:sz="0" w:space="0" w:color="auto"/>
        <w:bottom w:val="none" w:sz="0" w:space="0" w:color="auto"/>
        <w:right w:val="none" w:sz="0" w:space="0" w:color="auto"/>
      </w:divBdr>
    </w:div>
    <w:div w:id="844634003">
      <w:bodyDiv w:val="1"/>
      <w:marLeft w:val="0"/>
      <w:marRight w:val="0"/>
      <w:marTop w:val="0"/>
      <w:marBottom w:val="0"/>
      <w:divBdr>
        <w:top w:val="none" w:sz="0" w:space="0" w:color="auto"/>
        <w:left w:val="none" w:sz="0" w:space="0" w:color="auto"/>
        <w:bottom w:val="none" w:sz="0" w:space="0" w:color="auto"/>
        <w:right w:val="none" w:sz="0" w:space="0" w:color="auto"/>
      </w:divBdr>
    </w:div>
    <w:div w:id="1010449457">
      <w:bodyDiv w:val="1"/>
      <w:marLeft w:val="0"/>
      <w:marRight w:val="0"/>
      <w:marTop w:val="0"/>
      <w:marBottom w:val="0"/>
      <w:divBdr>
        <w:top w:val="none" w:sz="0" w:space="0" w:color="auto"/>
        <w:left w:val="none" w:sz="0" w:space="0" w:color="auto"/>
        <w:bottom w:val="none" w:sz="0" w:space="0" w:color="auto"/>
        <w:right w:val="none" w:sz="0" w:space="0" w:color="auto"/>
      </w:divBdr>
    </w:div>
    <w:div w:id="1030568056">
      <w:bodyDiv w:val="1"/>
      <w:marLeft w:val="0"/>
      <w:marRight w:val="0"/>
      <w:marTop w:val="0"/>
      <w:marBottom w:val="0"/>
      <w:divBdr>
        <w:top w:val="none" w:sz="0" w:space="0" w:color="auto"/>
        <w:left w:val="none" w:sz="0" w:space="0" w:color="auto"/>
        <w:bottom w:val="none" w:sz="0" w:space="0" w:color="auto"/>
        <w:right w:val="none" w:sz="0" w:space="0" w:color="auto"/>
      </w:divBdr>
    </w:div>
    <w:div w:id="1037512858">
      <w:bodyDiv w:val="1"/>
      <w:marLeft w:val="0"/>
      <w:marRight w:val="0"/>
      <w:marTop w:val="0"/>
      <w:marBottom w:val="0"/>
      <w:divBdr>
        <w:top w:val="none" w:sz="0" w:space="0" w:color="auto"/>
        <w:left w:val="none" w:sz="0" w:space="0" w:color="auto"/>
        <w:bottom w:val="none" w:sz="0" w:space="0" w:color="auto"/>
        <w:right w:val="none" w:sz="0" w:space="0" w:color="auto"/>
      </w:divBdr>
    </w:div>
    <w:div w:id="1046683930">
      <w:bodyDiv w:val="1"/>
      <w:marLeft w:val="0"/>
      <w:marRight w:val="0"/>
      <w:marTop w:val="0"/>
      <w:marBottom w:val="0"/>
      <w:divBdr>
        <w:top w:val="none" w:sz="0" w:space="0" w:color="auto"/>
        <w:left w:val="none" w:sz="0" w:space="0" w:color="auto"/>
        <w:bottom w:val="none" w:sz="0" w:space="0" w:color="auto"/>
        <w:right w:val="none" w:sz="0" w:space="0" w:color="auto"/>
      </w:divBdr>
    </w:div>
    <w:div w:id="1067024221">
      <w:bodyDiv w:val="1"/>
      <w:marLeft w:val="0"/>
      <w:marRight w:val="0"/>
      <w:marTop w:val="0"/>
      <w:marBottom w:val="0"/>
      <w:divBdr>
        <w:top w:val="none" w:sz="0" w:space="0" w:color="auto"/>
        <w:left w:val="none" w:sz="0" w:space="0" w:color="auto"/>
        <w:bottom w:val="none" w:sz="0" w:space="0" w:color="auto"/>
        <w:right w:val="none" w:sz="0" w:space="0" w:color="auto"/>
      </w:divBdr>
    </w:div>
    <w:div w:id="1149174204">
      <w:bodyDiv w:val="1"/>
      <w:marLeft w:val="0"/>
      <w:marRight w:val="0"/>
      <w:marTop w:val="0"/>
      <w:marBottom w:val="0"/>
      <w:divBdr>
        <w:top w:val="none" w:sz="0" w:space="0" w:color="auto"/>
        <w:left w:val="none" w:sz="0" w:space="0" w:color="auto"/>
        <w:bottom w:val="none" w:sz="0" w:space="0" w:color="auto"/>
        <w:right w:val="none" w:sz="0" w:space="0" w:color="auto"/>
      </w:divBdr>
      <w:divsChild>
        <w:div w:id="841089238">
          <w:marLeft w:val="0"/>
          <w:marRight w:val="0"/>
          <w:marTop w:val="360"/>
          <w:marBottom w:val="360"/>
          <w:divBdr>
            <w:top w:val="none" w:sz="0" w:space="0" w:color="auto"/>
            <w:left w:val="none" w:sz="0" w:space="0" w:color="auto"/>
            <w:bottom w:val="none" w:sz="0" w:space="0" w:color="auto"/>
            <w:right w:val="none" w:sz="0" w:space="0" w:color="auto"/>
          </w:divBdr>
          <w:divsChild>
            <w:div w:id="1466385952">
              <w:marLeft w:val="0"/>
              <w:marRight w:val="0"/>
              <w:marTop w:val="0"/>
              <w:marBottom w:val="0"/>
              <w:divBdr>
                <w:top w:val="none" w:sz="0" w:space="0" w:color="auto"/>
                <w:left w:val="none" w:sz="0" w:space="0" w:color="auto"/>
                <w:bottom w:val="none" w:sz="0" w:space="0" w:color="auto"/>
                <w:right w:val="none" w:sz="0" w:space="0" w:color="auto"/>
              </w:divBdr>
            </w:div>
            <w:div w:id="1423145112">
              <w:marLeft w:val="0"/>
              <w:marRight w:val="0"/>
              <w:marTop w:val="0"/>
              <w:marBottom w:val="0"/>
              <w:divBdr>
                <w:top w:val="none" w:sz="0" w:space="0" w:color="auto"/>
                <w:left w:val="none" w:sz="0" w:space="0" w:color="auto"/>
                <w:bottom w:val="none" w:sz="0" w:space="0" w:color="auto"/>
                <w:right w:val="none" w:sz="0" w:space="0" w:color="auto"/>
              </w:divBdr>
            </w:div>
            <w:div w:id="65105068">
              <w:marLeft w:val="0"/>
              <w:marRight w:val="0"/>
              <w:marTop w:val="0"/>
              <w:marBottom w:val="0"/>
              <w:divBdr>
                <w:top w:val="none" w:sz="0" w:space="0" w:color="auto"/>
                <w:left w:val="none" w:sz="0" w:space="0" w:color="auto"/>
                <w:bottom w:val="none" w:sz="0" w:space="0" w:color="auto"/>
                <w:right w:val="none" w:sz="0" w:space="0" w:color="auto"/>
              </w:divBdr>
            </w:div>
            <w:div w:id="598609308">
              <w:marLeft w:val="0"/>
              <w:marRight w:val="0"/>
              <w:marTop w:val="0"/>
              <w:marBottom w:val="0"/>
              <w:divBdr>
                <w:top w:val="none" w:sz="0" w:space="0" w:color="auto"/>
                <w:left w:val="none" w:sz="0" w:space="0" w:color="auto"/>
                <w:bottom w:val="none" w:sz="0" w:space="0" w:color="auto"/>
                <w:right w:val="none" w:sz="0" w:space="0" w:color="auto"/>
              </w:divBdr>
            </w:div>
          </w:divsChild>
        </w:div>
        <w:div w:id="1240794783">
          <w:marLeft w:val="0"/>
          <w:marRight w:val="0"/>
          <w:marTop w:val="360"/>
          <w:marBottom w:val="360"/>
          <w:divBdr>
            <w:top w:val="none" w:sz="0" w:space="0" w:color="auto"/>
            <w:left w:val="none" w:sz="0" w:space="0" w:color="auto"/>
            <w:bottom w:val="none" w:sz="0" w:space="0" w:color="auto"/>
            <w:right w:val="none" w:sz="0" w:space="0" w:color="auto"/>
          </w:divBdr>
          <w:divsChild>
            <w:div w:id="737674888">
              <w:marLeft w:val="0"/>
              <w:marRight w:val="0"/>
              <w:marTop w:val="0"/>
              <w:marBottom w:val="0"/>
              <w:divBdr>
                <w:top w:val="none" w:sz="0" w:space="0" w:color="auto"/>
                <w:left w:val="none" w:sz="0" w:space="0" w:color="auto"/>
                <w:bottom w:val="none" w:sz="0" w:space="0" w:color="auto"/>
                <w:right w:val="none" w:sz="0" w:space="0" w:color="auto"/>
              </w:divBdr>
            </w:div>
            <w:div w:id="471485887">
              <w:marLeft w:val="0"/>
              <w:marRight w:val="0"/>
              <w:marTop w:val="0"/>
              <w:marBottom w:val="0"/>
              <w:divBdr>
                <w:top w:val="none" w:sz="0" w:space="0" w:color="auto"/>
                <w:left w:val="none" w:sz="0" w:space="0" w:color="auto"/>
                <w:bottom w:val="none" w:sz="0" w:space="0" w:color="auto"/>
                <w:right w:val="none" w:sz="0" w:space="0" w:color="auto"/>
              </w:divBdr>
            </w:div>
          </w:divsChild>
        </w:div>
        <w:div w:id="1286540477">
          <w:marLeft w:val="0"/>
          <w:marRight w:val="0"/>
          <w:marTop w:val="360"/>
          <w:marBottom w:val="360"/>
          <w:divBdr>
            <w:top w:val="none" w:sz="0" w:space="0" w:color="auto"/>
            <w:left w:val="none" w:sz="0" w:space="0" w:color="auto"/>
            <w:bottom w:val="none" w:sz="0" w:space="0" w:color="auto"/>
            <w:right w:val="none" w:sz="0" w:space="0" w:color="auto"/>
          </w:divBdr>
          <w:divsChild>
            <w:div w:id="1747652354">
              <w:marLeft w:val="0"/>
              <w:marRight w:val="0"/>
              <w:marTop w:val="0"/>
              <w:marBottom w:val="0"/>
              <w:divBdr>
                <w:top w:val="none" w:sz="0" w:space="0" w:color="auto"/>
                <w:left w:val="none" w:sz="0" w:space="0" w:color="auto"/>
                <w:bottom w:val="none" w:sz="0" w:space="0" w:color="auto"/>
                <w:right w:val="none" w:sz="0" w:space="0" w:color="auto"/>
              </w:divBdr>
              <w:divsChild>
                <w:div w:id="1539471521">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89929">
      <w:bodyDiv w:val="1"/>
      <w:marLeft w:val="0"/>
      <w:marRight w:val="0"/>
      <w:marTop w:val="0"/>
      <w:marBottom w:val="0"/>
      <w:divBdr>
        <w:top w:val="none" w:sz="0" w:space="0" w:color="auto"/>
        <w:left w:val="none" w:sz="0" w:space="0" w:color="auto"/>
        <w:bottom w:val="none" w:sz="0" w:space="0" w:color="auto"/>
        <w:right w:val="none" w:sz="0" w:space="0" w:color="auto"/>
      </w:divBdr>
      <w:divsChild>
        <w:div w:id="2015838394">
          <w:marLeft w:val="0"/>
          <w:marRight w:val="0"/>
          <w:marTop w:val="0"/>
          <w:marBottom w:val="180"/>
          <w:divBdr>
            <w:top w:val="none" w:sz="0" w:space="0" w:color="auto"/>
            <w:left w:val="none" w:sz="0" w:space="0" w:color="auto"/>
            <w:bottom w:val="none" w:sz="0" w:space="0" w:color="auto"/>
            <w:right w:val="none" w:sz="0" w:space="0" w:color="auto"/>
          </w:divBdr>
        </w:div>
        <w:div w:id="835610257">
          <w:marLeft w:val="0"/>
          <w:marRight w:val="0"/>
          <w:marTop w:val="0"/>
          <w:marBottom w:val="180"/>
          <w:divBdr>
            <w:top w:val="none" w:sz="0" w:space="0" w:color="auto"/>
            <w:left w:val="none" w:sz="0" w:space="0" w:color="auto"/>
            <w:bottom w:val="none" w:sz="0" w:space="0" w:color="auto"/>
            <w:right w:val="none" w:sz="0" w:space="0" w:color="auto"/>
          </w:divBdr>
        </w:div>
        <w:div w:id="14112569">
          <w:marLeft w:val="0"/>
          <w:marRight w:val="0"/>
          <w:marTop w:val="0"/>
          <w:marBottom w:val="180"/>
          <w:divBdr>
            <w:top w:val="none" w:sz="0" w:space="0" w:color="auto"/>
            <w:left w:val="none" w:sz="0" w:space="0" w:color="auto"/>
            <w:bottom w:val="none" w:sz="0" w:space="0" w:color="auto"/>
            <w:right w:val="none" w:sz="0" w:space="0" w:color="auto"/>
          </w:divBdr>
        </w:div>
      </w:divsChild>
    </w:div>
    <w:div w:id="1364554508">
      <w:bodyDiv w:val="1"/>
      <w:marLeft w:val="0"/>
      <w:marRight w:val="0"/>
      <w:marTop w:val="0"/>
      <w:marBottom w:val="0"/>
      <w:divBdr>
        <w:top w:val="none" w:sz="0" w:space="0" w:color="auto"/>
        <w:left w:val="none" w:sz="0" w:space="0" w:color="auto"/>
        <w:bottom w:val="none" w:sz="0" w:space="0" w:color="auto"/>
        <w:right w:val="none" w:sz="0" w:space="0" w:color="auto"/>
      </w:divBdr>
    </w:div>
    <w:div w:id="1371304260">
      <w:bodyDiv w:val="1"/>
      <w:marLeft w:val="0"/>
      <w:marRight w:val="0"/>
      <w:marTop w:val="0"/>
      <w:marBottom w:val="0"/>
      <w:divBdr>
        <w:top w:val="none" w:sz="0" w:space="0" w:color="auto"/>
        <w:left w:val="none" w:sz="0" w:space="0" w:color="auto"/>
        <w:bottom w:val="none" w:sz="0" w:space="0" w:color="auto"/>
        <w:right w:val="none" w:sz="0" w:space="0" w:color="auto"/>
      </w:divBdr>
    </w:div>
    <w:div w:id="1432437202">
      <w:bodyDiv w:val="1"/>
      <w:marLeft w:val="0"/>
      <w:marRight w:val="0"/>
      <w:marTop w:val="0"/>
      <w:marBottom w:val="0"/>
      <w:divBdr>
        <w:top w:val="none" w:sz="0" w:space="0" w:color="auto"/>
        <w:left w:val="none" w:sz="0" w:space="0" w:color="auto"/>
        <w:bottom w:val="none" w:sz="0" w:space="0" w:color="auto"/>
        <w:right w:val="none" w:sz="0" w:space="0" w:color="auto"/>
      </w:divBdr>
    </w:div>
    <w:div w:id="1463378498">
      <w:bodyDiv w:val="1"/>
      <w:marLeft w:val="0"/>
      <w:marRight w:val="0"/>
      <w:marTop w:val="0"/>
      <w:marBottom w:val="0"/>
      <w:divBdr>
        <w:top w:val="none" w:sz="0" w:space="0" w:color="auto"/>
        <w:left w:val="none" w:sz="0" w:space="0" w:color="auto"/>
        <w:bottom w:val="none" w:sz="0" w:space="0" w:color="auto"/>
        <w:right w:val="none" w:sz="0" w:space="0" w:color="auto"/>
      </w:divBdr>
    </w:div>
    <w:div w:id="1477181747">
      <w:bodyDiv w:val="1"/>
      <w:marLeft w:val="0"/>
      <w:marRight w:val="0"/>
      <w:marTop w:val="0"/>
      <w:marBottom w:val="0"/>
      <w:divBdr>
        <w:top w:val="none" w:sz="0" w:space="0" w:color="auto"/>
        <w:left w:val="none" w:sz="0" w:space="0" w:color="auto"/>
        <w:bottom w:val="none" w:sz="0" w:space="0" w:color="auto"/>
        <w:right w:val="none" w:sz="0" w:space="0" w:color="auto"/>
      </w:divBdr>
    </w:div>
    <w:div w:id="1509060032">
      <w:bodyDiv w:val="1"/>
      <w:marLeft w:val="0"/>
      <w:marRight w:val="0"/>
      <w:marTop w:val="0"/>
      <w:marBottom w:val="0"/>
      <w:divBdr>
        <w:top w:val="none" w:sz="0" w:space="0" w:color="auto"/>
        <w:left w:val="none" w:sz="0" w:space="0" w:color="auto"/>
        <w:bottom w:val="none" w:sz="0" w:space="0" w:color="auto"/>
        <w:right w:val="none" w:sz="0" w:space="0" w:color="auto"/>
      </w:divBdr>
    </w:div>
    <w:div w:id="1542940491">
      <w:bodyDiv w:val="1"/>
      <w:marLeft w:val="0"/>
      <w:marRight w:val="0"/>
      <w:marTop w:val="0"/>
      <w:marBottom w:val="0"/>
      <w:divBdr>
        <w:top w:val="none" w:sz="0" w:space="0" w:color="auto"/>
        <w:left w:val="none" w:sz="0" w:space="0" w:color="auto"/>
        <w:bottom w:val="none" w:sz="0" w:space="0" w:color="auto"/>
        <w:right w:val="none" w:sz="0" w:space="0" w:color="auto"/>
      </w:divBdr>
    </w:div>
    <w:div w:id="1554928086">
      <w:bodyDiv w:val="1"/>
      <w:marLeft w:val="0"/>
      <w:marRight w:val="0"/>
      <w:marTop w:val="0"/>
      <w:marBottom w:val="0"/>
      <w:divBdr>
        <w:top w:val="none" w:sz="0" w:space="0" w:color="auto"/>
        <w:left w:val="none" w:sz="0" w:space="0" w:color="auto"/>
        <w:bottom w:val="none" w:sz="0" w:space="0" w:color="auto"/>
        <w:right w:val="none" w:sz="0" w:space="0" w:color="auto"/>
      </w:divBdr>
    </w:div>
    <w:div w:id="1572764244">
      <w:bodyDiv w:val="1"/>
      <w:marLeft w:val="0"/>
      <w:marRight w:val="0"/>
      <w:marTop w:val="0"/>
      <w:marBottom w:val="0"/>
      <w:divBdr>
        <w:top w:val="none" w:sz="0" w:space="0" w:color="auto"/>
        <w:left w:val="none" w:sz="0" w:space="0" w:color="auto"/>
        <w:bottom w:val="none" w:sz="0" w:space="0" w:color="auto"/>
        <w:right w:val="none" w:sz="0" w:space="0" w:color="auto"/>
      </w:divBdr>
    </w:div>
    <w:div w:id="1596085695">
      <w:bodyDiv w:val="1"/>
      <w:marLeft w:val="0"/>
      <w:marRight w:val="0"/>
      <w:marTop w:val="0"/>
      <w:marBottom w:val="0"/>
      <w:divBdr>
        <w:top w:val="none" w:sz="0" w:space="0" w:color="auto"/>
        <w:left w:val="none" w:sz="0" w:space="0" w:color="auto"/>
        <w:bottom w:val="none" w:sz="0" w:space="0" w:color="auto"/>
        <w:right w:val="none" w:sz="0" w:space="0" w:color="auto"/>
      </w:divBdr>
    </w:div>
    <w:div w:id="1602490990">
      <w:bodyDiv w:val="1"/>
      <w:marLeft w:val="0"/>
      <w:marRight w:val="0"/>
      <w:marTop w:val="0"/>
      <w:marBottom w:val="0"/>
      <w:divBdr>
        <w:top w:val="none" w:sz="0" w:space="0" w:color="auto"/>
        <w:left w:val="none" w:sz="0" w:space="0" w:color="auto"/>
        <w:bottom w:val="none" w:sz="0" w:space="0" w:color="auto"/>
        <w:right w:val="none" w:sz="0" w:space="0" w:color="auto"/>
      </w:divBdr>
    </w:div>
    <w:div w:id="1660377660">
      <w:bodyDiv w:val="1"/>
      <w:marLeft w:val="0"/>
      <w:marRight w:val="0"/>
      <w:marTop w:val="0"/>
      <w:marBottom w:val="0"/>
      <w:divBdr>
        <w:top w:val="none" w:sz="0" w:space="0" w:color="auto"/>
        <w:left w:val="none" w:sz="0" w:space="0" w:color="auto"/>
        <w:bottom w:val="none" w:sz="0" w:space="0" w:color="auto"/>
        <w:right w:val="none" w:sz="0" w:space="0" w:color="auto"/>
      </w:divBdr>
    </w:div>
    <w:div w:id="1691908493">
      <w:bodyDiv w:val="1"/>
      <w:marLeft w:val="0"/>
      <w:marRight w:val="0"/>
      <w:marTop w:val="0"/>
      <w:marBottom w:val="0"/>
      <w:divBdr>
        <w:top w:val="none" w:sz="0" w:space="0" w:color="auto"/>
        <w:left w:val="none" w:sz="0" w:space="0" w:color="auto"/>
        <w:bottom w:val="none" w:sz="0" w:space="0" w:color="auto"/>
        <w:right w:val="none" w:sz="0" w:space="0" w:color="auto"/>
      </w:divBdr>
    </w:div>
    <w:div w:id="1781416205">
      <w:bodyDiv w:val="1"/>
      <w:marLeft w:val="0"/>
      <w:marRight w:val="0"/>
      <w:marTop w:val="0"/>
      <w:marBottom w:val="0"/>
      <w:divBdr>
        <w:top w:val="none" w:sz="0" w:space="0" w:color="auto"/>
        <w:left w:val="none" w:sz="0" w:space="0" w:color="auto"/>
        <w:bottom w:val="none" w:sz="0" w:space="0" w:color="auto"/>
        <w:right w:val="none" w:sz="0" w:space="0" w:color="auto"/>
      </w:divBdr>
    </w:div>
    <w:div w:id="1854343802">
      <w:bodyDiv w:val="1"/>
      <w:marLeft w:val="0"/>
      <w:marRight w:val="0"/>
      <w:marTop w:val="0"/>
      <w:marBottom w:val="0"/>
      <w:divBdr>
        <w:top w:val="none" w:sz="0" w:space="0" w:color="auto"/>
        <w:left w:val="none" w:sz="0" w:space="0" w:color="auto"/>
        <w:bottom w:val="none" w:sz="0" w:space="0" w:color="auto"/>
        <w:right w:val="none" w:sz="0" w:space="0" w:color="auto"/>
      </w:divBdr>
    </w:div>
    <w:div w:id="1883899382">
      <w:bodyDiv w:val="1"/>
      <w:marLeft w:val="0"/>
      <w:marRight w:val="0"/>
      <w:marTop w:val="0"/>
      <w:marBottom w:val="0"/>
      <w:divBdr>
        <w:top w:val="none" w:sz="0" w:space="0" w:color="auto"/>
        <w:left w:val="none" w:sz="0" w:space="0" w:color="auto"/>
        <w:bottom w:val="none" w:sz="0" w:space="0" w:color="auto"/>
        <w:right w:val="none" w:sz="0" w:space="0" w:color="auto"/>
      </w:divBdr>
      <w:divsChild>
        <w:div w:id="1820997235">
          <w:marLeft w:val="-113"/>
          <w:marRight w:val="0"/>
          <w:marTop w:val="0"/>
          <w:marBottom w:val="0"/>
          <w:divBdr>
            <w:top w:val="none" w:sz="0" w:space="0" w:color="auto"/>
            <w:left w:val="none" w:sz="0" w:space="0" w:color="auto"/>
            <w:bottom w:val="none" w:sz="0" w:space="0" w:color="auto"/>
            <w:right w:val="none" w:sz="0" w:space="0" w:color="auto"/>
          </w:divBdr>
        </w:div>
      </w:divsChild>
    </w:div>
    <w:div w:id="1897158629">
      <w:bodyDiv w:val="1"/>
      <w:marLeft w:val="0"/>
      <w:marRight w:val="0"/>
      <w:marTop w:val="0"/>
      <w:marBottom w:val="0"/>
      <w:divBdr>
        <w:top w:val="none" w:sz="0" w:space="0" w:color="auto"/>
        <w:left w:val="none" w:sz="0" w:space="0" w:color="auto"/>
        <w:bottom w:val="none" w:sz="0" w:space="0" w:color="auto"/>
        <w:right w:val="none" w:sz="0" w:space="0" w:color="auto"/>
      </w:divBdr>
    </w:div>
    <w:div w:id="1958639420">
      <w:bodyDiv w:val="1"/>
      <w:marLeft w:val="0"/>
      <w:marRight w:val="0"/>
      <w:marTop w:val="0"/>
      <w:marBottom w:val="0"/>
      <w:divBdr>
        <w:top w:val="none" w:sz="0" w:space="0" w:color="auto"/>
        <w:left w:val="none" w:sz="0" w:space="0" w:color="auto"/>
        <w:bottom w:val="none" w:sz="0" w:space="0" w:color="auto"/>
        <w:right w:val="none" w:sz="0" w:space="0" w:color="auto"/>
      </w:divBdr>
    </w:div>
    <w:div w:id="1989480926">
      <w:bodyDiv w:val="1"/>
      <w:marLeft w:val="0"/>
      <w:marRight w:val="0"/>
      <w:marTop w:val="0"/>
      <w:marBottom w:val="0"/>
      <w:divBdr>
        <w:top w:val="none" w:sz="0" w:space="0" w:color="auto"/>
        <w:left w:val="none" w:sz="0" w:space="0" w:color="auto"/>
        <w:bottom w:val="none" w:sz="0" w:space="0" w:color="auto"/>
        <w:right w:val="none" w:sz="0" w:space="0" w:color="auto"/>
      </w:divBdr>
    </w:div>
    <w:div w:id="1991788964">
      <w:bodyDiv w:val="1"/>
      <w:marLeft w:val="0"/>
      <w:marRight w:val="0"/>
      <w:marTop w:val="0"/>
      <w:marBottom w:val="0"/>
      <w:divBdr>
        <w:top w:val="none" w:sz="0" w:space="0" w:color="auto"/>
        <w:left w:val="none" w:sz="0" w:space="0" w:color="auto"/>
        <w:bottom w:val="none" w:sz="0" w:space="0" w:color="auto"/>
        <w:right w:val="none" w:sz="0" w:space="0" w:color="auto"/>
      </w:divBdr>
    </w:div>
    <w:div w:id="1994945683">
      <w:bodyDiv w:val="1"/>
      <w:marLeft w:val="0"/>
      <w:marRight w:val="0"/>
      <w:marTop w:val="0"/>
      <w:marBottom w:val="0"/>
      <w:divBdr>
        <w:top w:val="none" w:sz="0" w:space="0" w:color="auto"/>
        <w:left w:val="none" w:sz="0" w:space="0" w:color="auto"/>
        <w:bottom w:val="none" w:sz="0" w:space="0" w:color="auto"/>
        <w:right w:val="none" w:sz="0" w:space="0" w:color="auto"/>
      </w:divBdr>
    </w:div>
    <w:div w:id="2068138557">
      <w:bodyDiv w:val="1"/>
      <w:marLeft w:val="0"/>
      <w:marRight w:val="0"/>
      <w:marTop w:val="0"/>
      <w:marBottom w:val="0"/>
      <w:divBdr>
        <w:top w:val="none" w:sz="0" w:space="0" w:color="auto"/>
        <w:left w:val="none" w:sz="0" w:space="0" w:color="auto"/>
        <w:bottom w:val="none" w:sz="0" w:space="0" w:color="auto"/>
        <w:right w:val="none" w:sz="0" w:space="0" w:color="auto"/>
      </w:divBdr>
    </w:div>
    <w:div w:id="2093043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ice.org.uk/guidance/ng2/chapter/recommendations" TargetMode="External"/><Relationship Id="rId2" Type="http://schemas.openxmlformats.org/officeDocument/2006/relationships/hyperlink" Target="https://www.nice.org.uk/guidance/ng2/chapter/recommendations" TargetMode="External"/><Relationship Id="rId1" Type="http://schemas.openxmlformats.org/officeDocument/2006/relationships/hyperlink" Target="https://www.nice.org.uk/guidance/ng2/chapter/recommendations" TargetMode="External"/><Relationship Id="rId4" Type="http://schemas.openxmlformats.org/officeDocument/2006/relationships/hyperlink" Target="https://journals.sagepub.com/doi/full/10.1177/2051415819874562?casa_token=-kFpXFD1RAUAAAAA%3AbTc97E-38URnaZeyHwk1ZU_xXrUaDEqNeJWInOb5gasF81C6zQ_Wn6dy3nrpCopzbGdQa10HUA"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hart" Target="charts/chart1.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footer" Target="footer1.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doi.org/10.1016/j.clgc.2019.12.004" TargetMode="External"/><Relationship Id="rId55" Type="http://schemas.openxmlformats.org/officeDocument/2006/relationships/hyperlink" Target="https://doi.org/10.1016/S0140-6736(12)61720-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chart" Target="charts/chart3.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oi.org/10.1016/j.genm.2012.11.001"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16/j.eururo.2013.11.040"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www.ons.gov.uk/peoplepopulationandcommunity/healthandsocialcare/conditionsanddiseases/datasets/cancersurvivalratescancersurvivalinenglandadultsdiagnos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www.gov.uk/government/publications/arsenic-properties-incident-management-and-toxicology/arsenic-general-information" TargetMode="External"/><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doi.org/10.1016/j.ejso.2014.03.003"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m1om\Desktop\Calibration%20bladder\BC_model_calibration\BC_model_calibration\R%20calibration\Outputs\FINAL\MHA_chain_all.chains_FI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m1om\Desktop\Calibration%20bladder\BC_model_calibration\BC_model_calibration\R%20calibration\Outputs\FINAL\MHA_chain_all.chains_FIN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m1om\Documents\Research\Cancer\Bladder\model%20data\BC%20surviva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all_chains!$B$1</c:f>
              <c:strCache>
                <c:ptCount val="1"/>
                <c:pt idx="0">
                  <c:v>P.onset_ch1</c:v>
                </c:pt>
              </c:strCache>
            </c:strRef>
          </c:tx>
          <c:spPr>
            <a:ln w="19050" cap="rnd">
              <a:noFill/>
              <a:round/>
            </a:ln>
            <a:effectLst/>
          </c:spPr>
          <c:marker>
            <c:symbol val="circle"/>
            <c:size val="5"/>
            <c:spPr>
              <a:solidFill>
                <a:schemeClr val="accent1"/>
              </a:solidFill>
              <a:ln w="9525">
                <a:solidFill>
                  <a:schemeClr val="accent1"/>
                </a:solidFill>
              </a:ln>
              <a:effectLst/>
            </c:spPr>
          </c:marker>
          <c:xVal>
            <c:numRef>
              <c:f>all_chains!$A$2:$A$472</c:f>
              <c:numCache>
                <c:formatCode>General</c:formatCode>
                <c:ptCount val="47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numCache>
            </c:numRef>
          </c:xVal>
          <c:yVal>
            <c:numRef>
              <c:f>all_chains!$B$2:$B$472</c:f>
              <c:numCache>
                <c:formatCode>0.00E+00</c:formatCode>
                <c:ptCount val="471"/>
                <c:pt idx="0">
                  <c:v>1.0000000000000001E-5</c:v>
                </c:pt>
                <c:pt idx="1">
                  <c:v>1.0000000000000001E-5</c:v>
                </c:pt>
                <c:pt idx="2">
                  <c:v>1.0000000000000001E-5</c:v>
                </c:pt>
                <c:pt idx="3">
                  <c:v>1.0000000000000001E-5</c:v>
                </c:pt>
                <c:pt idx="4">
                  <c:v>1.0000000000000001E-5</c:v>
                </c:pt>
                <c:pt idx="5">
                  <c:v>1.0000000000000001E-5</c:v>
                </c:pt>
                <c:pt idx="6">
                  <c:v>1.0000000000000001E-5</c:v>
                </c:pt>
                <c:pt idx="7">
                  <c:v>1.16049085177946E-5</c:v>
                </c:pt>
                <c:pt idx="8">
                  <c:v>1.16049085177946E-5</c:v>
                </c:pt>
                <c:pt idx="9">
                  <c:v>1.16049085177946E-5</c:v>
                </c:pt>
                <c:pt idx="10">
                  <c:v>1.16049085177946E-5</c:v>
                </c:pt>
                <c:pt idx="11">
                  <c:v>1.16049085177946E-5</c:v>
                </c:pt>
                <c:pt idx="12">
                  <c:v>1.16049085177946E-5</c:v>
                </c:pt>
                <c:pt idx="13">
                  <c:v>1.16049085177946E-5</c:v>
                </c:pt>
                <c:pt idx="14">
                  <c:v>1.16049085177946E-5</c:v>
                </c:pt>
                <c:pt idx="15">
                  <c:v>1.16049085177946E-5</c:v>
                </c:pt>
                <c:pt idx="16">
                  <c:v>1.16049085177946E-5</c:v>
                </c:pt>
                <c:pt idx="17">
                  <c:v>1.16049085177946E-5</c:v>
                </c:pt>
                <c:pt idx="18">
                  <c:v>1.16049085177946E-5</c:v>
                </c:pt>
                <c:pt idx="19">
                  <c:v>1.16049085177946E-5</c:v>
                </c:pt>
                <c:pt idx="20">
                  <c:v>1.16049085177946E-5</c:v>
                </c:pt>
                <c:pt idx="21">
                  <c:v>1.16049085177946E-5</c:v>
                </c:pt>
                <c:pt idx="22">
                  <c:v>1.16049085177946E-5</c:v>
                </c:pt>
                <c:pt idx="23">
                  <c:v>1.16049085177946E-5</c:v>
                </c:pt>
                <c:pt idx="24">
                  <c:v>1.16049085177946E-5</c:v>
                </c:pt>
                <c:pt idx="25">
                  <c:v>1.16049085177946E-5</c:v>
                </c:pt>
                <c:pt idx="26">
                  <c:v>1.16049085177946E-5</c:v>
                </c:pt>
                <c:pt idx="27">
                  <c:v>1.16049085177946E-5</c:v>
                </c:pt>
                <c:pt idx="28">
                  <c:v>1.16049085177946E-5</c:v>
                </c:pt>
                <c:pt idx="29">
                  <c:v>1.16049085177946E-5</c:v>
                </c:pt>
                <c:pt idx="30">
                  <c:v>1.16049085177946E-5</c:v>
                </c:pt>
                <c:pt idx="31">
                  <c:v>1.16049085177946E-5</c:v>
                </c:pt>
                <c:pt idx="32">
                  <c:v>1.16049085177946E-5</c:v>
                </c:pt>
                <c:pt idx="33">
                  <c:v>1.16049085177946E-5</c:v>
                </c:pt>
                <c:pt idx="34">
                  <c:v>1.16049085177946E-5</c:v>
                </c:pt>
                <c:pt idx="35">
                  <c:v>1.16049085177946E-5</c:v>
                </c:pt>
                <c:pt idx="36">
                  <c:v>1.16049085177946E-5</c:v>
                </c:pt>
                <c:pt idx="37">
                  <c:v>1.16049085177946E-5</c:v>
                </c:pt>
                <c:pt idx="38">
                  <c:v>1.16049085177946E-5</c:v>
                </c:pt>
                <c:pt idx="39">
                  <c:v>1.16049085177946E-5</c:v>
                </c:pt>
                <c:pt idx="40">
                  <c:v>1.16049085177946E-5</c:v>
                </c:pt>
                <c:pt idx="41">
                  <c:v>1.2051815057927401E-5</c:v>
                </c:pt>
                <c:pt idx="42">
                  <c:v>1.2051815057927401E-5</c:v>
                </c:pt>
                <c:pt idx="43">
                  <c:v>1.2051815057927401E-5</c:v>
                </c:pt>
                <c:pt idx="44">
                  <c:v>1.2051815057927401E-5</c:v>
                </c:pt>
                <c:pt idx="45">
                  <c:v>1.2051815057927401E-5</c:v>
                </c:pt>
                <c:pt idx="46">
                  <c:v>1.2051815057927401E-5</c:v>
                </c:pt>
                <c:pt idx="47">
                  <c:v>1.2051815057927401E-5</c:v>
                </c:pt>
                <c:pt idx="48">
                  <c:v>1.2051815057927401E-5</c:v>
                </c:pt>
                <c:pt idx="49">
                  <c:v>1.2051815057927401E-5</c:v>
                </c:pt>
                <c:pt idx="50">
                  <c:v>1.2051815057927401E-5</c:v>
                </c:pt>
                <c:pt idx="51">
                  <c:v>1.2051815057927401E-5</c:v>
                </c:pt>
                <c:pt idx="52">
                  <c:v>1.2051815057927401E-5</c:v>
                </c:pt>
                <c:pt idx="53">
                  <c:v>1.2051815057927401E-5</c:v>
                </c:pt>
                <c:pt idx="54">
                  <c:v>1.2051815057927401E-5</c:v>
                </c:pt>
                <c:pt idx="55">
                  <c:v>1.2051815057927401E-5</c:v>
                </c:pt>
                <c:pt idx="56">
                  <c:v>1.2051815057927401E-5</c:v>
                </c:pt>
                <c:pt idx="57">
                  <c:v>1.2051815057927401E-5</c:v>
                </c:pt>
                <c:pt idx="58">
                  <c:v>1.2051815057927401E-5</c:v>
                </c:pt>
                <c:pt idx="59">
                  <c:v>1.2051815057927401E-5</c:v>
                </c:pt>
                <c:pt idx="60">
                  <c:v>1.2051815057927401E-5</c:v>
                </c:pt>
                <c:pt idx="61">
                  <c:v>1.1527116809186599E-5</c:v>
                </c:pt>
                <c:pt idx="62">
                  <c:v>1.1527116809186599E-5</c:v>
                </c:pt>
                <c:pt idx="63">
                  <c:v>1.1527116809186599E-5</c:v>
                </c:pt>
                <c:pt idx="64">
                  <c:v>1.1527116809186599E-5</c:v>
                </c:pt>
                <c:pt idx="65">
                  <c:v>1.1527116809186599E-5</c:v>
                </c:pt>
                <c:pt idx="66">
                  <c:v>1.1527116809186599E-5</c:v>
                </c:pt>
                <c:pt idx="67">
                  <c:v>1.1527116809186599E-5</c:v>
                </c:pt>
                <c:pt idx="68">
                  <c:v>1.1527116809186599E-5</c:v>
                </c:pt>
                <c:pt idx="69">
                  <c:v>1.1527116809186599E-5</c:v>
                </c:pt>
                <c:pt idx="70">
                  <c:v>1.1527116809186599E-5</c:v>
                </c:pt>
                <c:pt idx="71">
                  <c:v>1.1527116809186599E-5</c:v>
                </c:pt>
                <c:pt idx="72">
                  <c:v>1.1527116809186599E-5</c:v>
                </c:pt>
                <c:pt idx="73">
                  <c:v>1.1527116809186599E-5</c:v>
                </c:pt>
                <c:pt idx="74">
                  <c:v>1.1527116809186599E-5</c:v>
                </c:pt>
                <c:pt idx="75">
                  <c:v>1.1527116809186599E-5</c:v>
                </c:pt>
                <c:pt idx="76">
                  <c:v>1.1527116809186599E-5</c:v>
                </c:pt>
                <c:pt idx="77">
                  <c:v>1.1527116809186599E-5</c:v>
                </c:pt>
                <c:pt idx="78">
                  <c:v>1.1527116809186599E-5</c:v>
                </c:pt>
                <c:pt idx="79">
                  <c:v>1.1527116809186599E-5</c:v>
                </c:pt>
                <c:pt idx="80">
                  <c:v>1.1527116809186599E-5</c:v>
                </c:pt>
                <c:pt idx="81">
                  <c:v>1.1527116809186599E-5</c:v>
                </c:pt>
                <c:pt idx="82">
                  <c:v>1.1527116809186599E-5</c:v>
                </c:pt>
                <c:pt idx="83">
                  <c:v>1.1527116809186599E-5</c:v>
                </c:pt>
                <c:pt idx="84">
                  <c:v>1.1527116809186599E-5</c:v>
                </c:pt>
                <c:pt idx="85">
                  <c:v>1.1527116809186599E-5</c:v>
                </c:pt>
                <c:pt idx="86">
                  <c:v>1.1527116809186599E-5</c:v>
                </c:pt>
                <c:pt idx="87">
                  <c:v>1.1527116809186599E-5</c:v>
                </c:pt>
                <c:pt idx="88">
                  <c:v>1.1527116809186599E-5</c:v>
                </c:pt>
                <c:pt idx="89">
                  <c:v>1.1527116809186599E-5</c:v>
                </c:pt>
                <c:pt idx="90">
                  <c:v>1.1527116809186599E-5</c:v>
                </c:pt>
                <c:pt idx="91">
                  <c:v>1.1527116809186599E-5</c:v>
                </c:pt>
                <c:pt idx="92">
                  <c:v>1.1527116809186599E-5</c:v>
                </c:pt>
                <c:pt idx="93">
                  <c:v>1.1527116809186599E-5</c:v>
                </c:pt>
                <c:pt idx="94">
                  <c:v>1.1527116809186599E-5</c:v>
                </c:pt>
                <c:pt idx="95">
                  <c:v>1.1527116809186599E-5</c:v>
                </c:pt>
                <c:pt idx="96">
                  <c:v>1.1527116809186599E-5</c:v>
                </c:pt>
                <c:pt idx="97">
                  <c:v>1.1527116809186599E-5</c:v>
                </c:pt>
                <c:pt idx="98">
                  <c:v>1.1527116809186599E-5</c:v>
                </c:pt>
                <c:pt idx="99">
                  <c:v>1.1527116809186599E-5</c:v>
                </c:pt>
                <c:pt idx="100">
                  <c:v>1.1527116809186599E-5</c:v>
                </c:pt>
                <c:pt idx="101">
                  <c:v>1.14448088434405E-5</c:v>
                </c:pt>
                <c:pt idx="102">
                  <c:v>1.14448088434405E-5</c:v>
                </c:pt>
                <c:pt idx="103">
                  <c:v>1.14448088434405E-5</c:v>
                </c:pt>
                <c:pt idx="104">
                  <c:v>1.14448088434405E-5</c:v>
                </c:pt>
                <c:pt idx="105">
                  <c:v>1.14448088434405E-5</c:v>
                </c:pt>
                <c:pt idx="106">
                  <c:v>1.14448088434405E-5</c:v>
                </c:pt>
                <c:pt idx="107">
                  <c:v>1.14448088434405E-5</c:v>
                </c:pt>
                <c:pt idx="108">
                  <c:v>1.14448088434405E-5</c:v>
                </c:pt>
                <c:pt idx="109">
                  <c:v>1.14448088434405E-5</c:v>
                </c:pt>
                <c:pt idx="110">
                  <c:v>1.14448088434405E-5</c:v>
                </c:pt>
                <c:pt idx="111">
                  <c:v>1.14448088434405E-5</c:v>
                </c:pt>
                <c:pt idx="112">
                  <c:v>1.14448088434405E-5</c:v>
                </c:pt>
                <c:pt idx="113">
                  <c:v>1.14448088434405E-5</c:v>
                </c:pt>
                <c:pt idx="114">
                  <c:v>1.14448088434405E-5</c:v>
                </c:pt>
                <c:pt idx="115">
                  <c:v>1.14448088434405E-5</c:v>
                </c:pt>
                <c:pt idx="116">
                  <c:v>1.14448088434405E-5</c:v>
                </c:pt>
                <c:pt idx="117">
                  <c:v>1.14448088434405E-5</c:v>
                </c:pt>
                <c:pt idx="118">
                  <c:v>1.14448088434405E-5</c:v>
                </c:pt>
                <c:pt idx="119">
                  <c:v>1.14448088434405E-5</c:v>
                </c:pt>
                <c:pt idx="120">
                  <c:v>1.14448088434405E-5</c:v>
                </c:pt>
                <c:pt idx="121">
                  <c:v>1.14448088434405E-5</c:v>
                </c:pt>
                <c:pt idx="122">
                  <c:v>1.14448088434405E-5</c:v>
                </c:pt>
                <c:pt idx="123">
                  <c:v>1.14448088434405E-5</c:v>
                </c:pt>
                <c:pt idx="124">
                  <c:v>1.14448088434405E-5</c:v>
                </c:pt>
                <c:pt idx="125">
                  <c:v>1.14448088434405E-5</c:v>
                </c:pt>
                <c:pt idx="126">
                  <c:v>1.14448088434405E-5</c:v>
                </c:pt>
                <c:pt idx="127">
                  <c:v>1.14448088434405E-5</c:v>
                </c:pt>
                <c:pt idx="128">
                  <c:v>1.14448088434405E-5</c:v>
                </c:pt>
                <c:pt idx="129">
                  <c:v>1.14448088434405E-5</c:v>
                </c:pt>
                <c:pt idx="130">
                  <c:v>1.1385956958096301E-5</c:v>
                </c:pt>
                <c:pt idx="131">
                  <c:v>1.1385956958096301E-5</c:v>
                </c:pt>
                <c:pt idx="132">
                  <c:v>1.1354863398579199E-5</c:v>
                </c:pt>
                <c:pt idx="133">
                  <c:v>1.1354863398579199E-5</c:v>
                </c:pt>
                <c:pt idx="134">
                  <c:v>1.1354863398579199E-5</c:v>
                </c:pt>
                <c:pt idx="135">
                  <c:v>1.1354863398579199E-5</c:v>
                </c:pt>
                <c:pt idx="136">
                  <c:v>1.1441402024854101E-5</c:v>
                </c:pt>
                <c:pt idx="137">
                  <c:v>1.1441402024854101E-5</c:v>
                </c:pt>
                <c:pt idx="138">
                  <c:v>1.1441402024854101E-5</c:v>
                </c:pt>
                <c:pt idx="139">
                  <c:v>1.1441402024854101E-5</c:v>
                </c:pt>
                <c:pt idx="140">
                  <c:v>1.1441402024854101E-5</c:v>
                </c:pt>
                <c:pt idx="141">
                  <c:v>1.14632327299339E-5</c:v>
                </c:pt>
                <c:pt idx="142">
                  <c:v>1.14632327299339E-5</c:v>
                </c:pt>
                <c:pt idx="143">
                  <c:v>1.14632327299339E-5</c:v>
                </c:pt>
                <c:pt idx="144">
                  <c:v>1.14632327299339E-5</c:v>
                </c:pt>
                <c:pt idx="145">
                  <c:v>1.14632327299339E-5</c:v>
                </c:pt>
                <c:pt idx="146">
                  <c:v>1.14632327299339E-5</c:v>
                </c:pt>
                <c:pt idx="147">
                  <c:v>1.14632327299339E-5</c:v>
                </c:pt>
                <c:pt idx="148">
                  <c:v>1.14632327299339E-5</c:v>
                </c:pt>
                <c:pt idx="149">
                  <c:v>1.15002926356099E-5</c:v>
                </c:pt>
                <c:pt idx="150">
                  <c:v>1.15002926356099E-5</c:v>
                </c:pt>
                <c:pt idx="151">
                  <c:v>1.15002926356099E-5</c:v>
                </c:pt>
                <c:pt idx="152">
                  <c:v>1.15002926356099E-5</c:v>
                </c:pt>
                <c:pt idx="153">
                  <c:v>1.15002926356099E-5</c:v>
                </c:pt>
                <c:pt idx="154">
                  <c:v>1.15002926356099E-5</c:v>
                </c:pt>
                <c:pt idx="155">
                  <c:v>1.15002926356099E-5</c:v>
                </c:pt>
                <c:pt idx="156">
                  <c:v>1.15002926356099E-5</c:v>
                </c:pt>
                <c:pt idx="157">
                  <c:v>1.15002926356099E-5</c:v>
                </c:pt>
                <c:pt idx="158">
                  <c:v>1.14938285540162E-5</c:v>
                </c:pt>
                <c:pt idx="159">
                  <c:v>1.1481332746210499E-5</c:v>
                </c:pt>
                <c:pt idx="160">
                  <c:v>1.1481332746210499E-5</c:v>
                </c:pt>
                <c:pt idx="161">
                  <c:v>1.1481332746210499E-5</c:v>
                </c:pt>
                <c:pt idx="162">
                  <c:v>1.1494334156206E-5</c:v>
                </c:pt>
                <c:pt idx="163">
                  <c:v>1.1494334156206E-5</c:v>
                </c:pt>
                <c:pt idx="164">
                  <c:v>1.1494334156206E-5</c:v>
                </c:pt>
                <c:pt idx="165">
                  <c:v>1.1444068932200901E-5</c:v>
                </c:pt>
                <c:pt idx="166">
                  <c:v>1.1444068932200901E-5</c:v>
                </c:pt>
                <c:pt idx="167">
                  <c:v>1.1444068932200901E-5</c:v>
                </c:pt>
                <c:pt idx="168">
                  <c:v>1.1444068932200901E-5</c:v>
                </c:pt>
                <c:pt idx="169">
                  <c:v>1.1444068932200901E-5</c:v>
                </c:pt>
                <c:pt idx="170">
                  <c:v>1.1444068932200901E-5</c:v>
                </c:pt>
                <c:pt idx="171">
                  <c:v>1.1444068932200901E-5</c:v>
                </c:pt>
                <c:pt idx="172">
                  <c:v>1.1444068932200901E-5</c:v>
                </c:pt>
                <c:pt idx="173">
                  <c:v>1.1444068932200901E-5</c:v>
                </c:pt>
                <c:pt idx="174">
                  <c:v>1.1444068932200901E-5</c:v>
                </c:pt>
                <c:pt idx="175">
                  <c:v>1.1444068932200901E-5</c:v>
                </c:pt>
                <c:pt idx="176">
                  <c:v>1.1444068932200901E-5</c:v>
                </c:pt>
                <c:pt idx="177">
                  <c:v>1.1444068932200901E-5</c:v>
                </c:pt>
                <c:pt idx="178">
                  <c:v>1.1444068932200901E-5</c:v>
                </c:pt>
                <c:pt idx="179">
                  <c:v>1.1444068932200901E-5</c:v>
                </c:pt>
                <c:pt idx="180">
                  <c:v>1.1444068932200901E-5</c:v>
                </c:pt>
                <c:pt idx="181">
                  <c:v>1.1444068932200901E-5</c:v>
                </c:pt>
                <c:pt idx="182">
                  <c:v>1.14130713130286E-5</c:v>
                </c:pt>
                <c:pt idx="183">
                  <c:v>1.14390916937331E-5</c:v>
                </c:pt>
                <c:pt idx="184">
                  <c:v>1.14051038334664E-5</c:v>
                </c:pt>
                <c:pt idx="185">
                  <c:v>1.14265321364883E-5</c:v>
                </c:pt>
                <c:pt idx="186">
                  <c:v>1.14265321364883E-5</c:v>
                </c:pt>
                <c:pt idx="187">
                  <c:v>1.14265321364883E-5</c:v>
                </c:pt>
                <c:pt idx="188">
                  <c:v>1.14265321364883E-5</c:v>
                </c:pt>
                <c:pt idx="189">
                  <c:v>1.14265321364883E-5</c:v>
                </c:pt>
                <c:pt idx="190">
                  <c:v>1.14369322269315E-5</c:v>
                </c:pt>
                <c:pt idx="191">
                  <c:v>1.1413371709034399E-5</c:v>
                </c:pt>
                <c:pt idx="192">
                  <c:v>1.1413371709034399E-5</c:v>
                </c:pt>
                <c:pt idx="193">
                  <c:v>1.1413371709034399E-5</c:v>
                </c:pt>
                <c:pt idx="194">
                  <c:v>1.1413371709034399E-5</c:v>
                </c:pt>
                <c:pt idx="195">
                  <c:v>1.1413371709034399E-5</c:v>
                </c:pt>
                <c:pt idx="196">
                  <c:v>1.1413371709034399E-5</c:v>
                </c:pt>
                <c:pt idx="197">
                  <c:v>1.14524259077923E-5</c:v>
                </c:pt>
                <c:pt idx="198">
                  <c:v>1.14524259077923E-5</c:v>
                </c:pt>
                <c:pt idx="199">
                  <c:v>1.14524259077923E-5</c:v>
                </c:pt>
                <c:pt idx="200">
                  <c:v>1.1418977492795701E-5</c:v>
                </c:pt>
                <c:pt idx="201">
                  <c:v>1.1418977492795701E-5</c:v>
                </c:pt>
                <c:pt idx="202">
                  <c:v>1.1418977492795701E-5</c:v>
                </c:pt>
                <c:pt idx="203">
                  <c:v>1.14710662376796E-5</c:v>
                </c:pt>
                <c:pt idx="204">
                  <c:v>1.14710662376796E-5</c:v>
                </c:pt>
                <c:pt idx="205">
                  <c:v>1.14522288677725E-5</c:v>
                </c:pt>
                <c:pt idx="206">
                  <c:v>1.14522288677725E-5</c:v>
                </c:pt>
                <c:pt idx="207">
                  <c:v>1.14522288677725E-5</c:v>
                </c:pt>
                <c:pt idx="208">
                  <c:v>1.14522288677725E-5</c:v>
                </c:pt>
                <c:pt idx="209">
                  <c:v>1.14522288677725E-5</c:v>
                </c:pt>
                <c:pt idx="210">
                  <c:v>1.14522288677725E-5</c:v>
                </c:pt>
                <c:pt idx="211">
                  <c:v>1.1438451294838799E-5</c:v>
                </c:pt>
                <c:pt idx="212">
                  <c:v>1.1438451294838799E-5</c:v>
                </c:pt>
                <c:pt idx="213">
                  <c:v>1.1438451294838799E-5</c:v>
                </c:pt>
                <c:pt idx="214">
                  <c:v>1.1438451294838799E-5</c:v>
                </c:pt>
                <c:pt idx="215">
                  <c:v>1.1438451294838799E-5</c:v>
                </c:pt>
                <c:pt idx="216">
                  <c:v>1.1438451294838799E-5</c:v>
                </c:pt>
                <c:pt idx="217">
                  <c:v>1.1438451294838799E-5</c:v>
                </c:pt>
                <c:pt idx="218">
                  <c:v>1.1438451294838799E-5</c:v>
                </c:pt>
                <c:pt idx="219">
                  <c:v>1.1438451294838799E-5</c:v>
                </c:pt>
                <c:pt idx="220">
                  <c:v>1.1438451294838799E-5</c:v>
                </c:pt>
                <c:pt idx="221">
                  <c:v>1.1438451294838799E-5</c:v>
                </c:pt>
                <c:pt idx="222">
                  <c:v>1.1438451294838799E-5</c:v>
                </c:pt>
                <c:pt idx="223">
                  <c:v>1.1438451294838799E-5</c:v>
                </c:pt>
                <c:pt idx="224">
                  <c:v>1.1438451294838799E-5</c:v>
                </c:pt>
                <c:pt idx="225">
                  <c:v>1.1438451294838799E-5</c:v>
                </c:pt>
                <c:pt idx="226">
                  <c:v>1.1438451294838799E-5</c:v>
                </c:pt>
                <c:pt idx="227">
                  <c:v>1.1438451294838799E-5</c:v>
                </c:pt>
                <c:pt idx="228">
                  <c:v>1.1438451294838799E-5</c:v>
                </c:pt>
                <c:pt idx="229">
                  <c:v>1.1438451294838799E-5</c:v>
                </c:pt>
                <c:pt idx="230">
                  <c:v>1.1438451294838799E-5</c:v>
                </c:pt>
                <c:pt idx="231">
                  <c:v>1.1438451294838799E-5</c:v>
                </c:pt>
                <c:pt idx="232">
                  <c:v>1.1438451294838799E-5</c:v>
                </c:pt>
                <c:pt idx="233">
                  <c:v>1.1438451294838799E-5</c:v>
                </c:pt>
                <c:pt idx="234">
                  <c:v>1.1438451294838799E-5</c:v>
                </c:pt>
                <c:pt idx="235">
                  <c:v>1.1438451294838799E-5</c:v>
                </c:pt>
                <c:pt idx="236">
                  <c:v>1.1438451294838799E-5</c:v>
                </c:pt>
                <c:pt idx="237">
                  <c:v>1.1438451294838799E-5</c:v>
                </c:pt>
                <c:pt idx="238">
                  <c:v>1.1438451294838799E-5</c:v>
                </c:pt>
                <c:pt idx="239">
                  <c:v>1.1438451294838799E-5</c:v>
                </c:pt>
                <c:pt idx="240">
                  <c:v>1.1438451294838799E-5</c:v>
                </c:pt>
                <c:pt idx="241">
                  <c:v>1.1438451294838799E-5</c:v>
                </c:pt>
                <c:pt idx="242">
                  <c:v>1.14509124435557E-5</c:v>
                </c:pt>
                <c:pt idx="243">
                  <c:v>1.1456736387995E-5</c:v>
                </c:pt>
                <c:pt idx="244">
                  <c:v>1.1456736387995E-5</c:v>
                </c:pt>
                <c:pt idx="245">
                  <c:v>1.1456736387995E-5</c:v>
                </c:pt>
                <c:pt idx="246">
                  <c:v>1.1456736387995E-5</c:v>
                </c:pt>
                <c:pt idx="247">
                  <c:v>1.1456736387995E-5</c:v>
                </c:pt>
                <c:pt idx="248">
                  <c:v>1.1456736387995E-5</c:v>
                </c:pt>
                <c:pt idx="249">
                  <c:v>1.1456736387995E-5</c:v>
                </c:pt>
                <c:pt idx="250">
                  <c:v>1.14823701363578E-5</c:v>
                </c:pt>
                <c:pt idx="251">
                  <c:v>1.14823701363578E-5</c:v>
                </c:pt>
                <c:pt idx="252">
                  <c:v>1.14823701363578E-5</c:v>
                </c:pt>
                <c:pt idx="253">
                  <c:v>1.14823701363578E-5</c:v>
                </c:pt>
                <c:pt idx="254">
                  <c:v>1.14823701363578E-5</c:v>
                </c:pt>
                <c:pt idx="255">
                  <c:v>1.14823701363578E-5</c:v>
                </c:pt>
                <c:pt idx="256">
                  <c:v>1.14921741868944E-5</c:v>
                </c:pt>
                <c:pt idx="257">
                  <c:v>1.14921741868944E-5</c:v>
                </c:pt>
                <c:pt idx="258">
                  <c:v>1.14921741868944E-5</c:v>
                </c:pt>
                <c:pt idx="259">
                  <c:v>1.14921741868944E-5</c:v>
                </c:pt>
                <c:pt idx="260">
                  <c:v>1.14921741868944E-5</c:v>
                </c:pt>
                <c:pt idx="261">
                  <c:v>1.1505958244163999E-5</c:v>
                </c:pt>
                <c:pt idx="262">
                  <c:v>1.1517900680011E-5</c:v>
                </c:pt>
                <c:pt idx="263">
                  <c:v>1.1517900680011E-5</c:v>
                </c:pt>
                <c:pt idx="264">
                  <c:v>1.1517900680011E-5</c:v>
                </c:pt>
                <c:pt idx="265">
                  <c:v>1.1517900680011E-5</c:v>
                </c:pt>
                <c:pt idx="266">
                  <c:v>1.1517900680011E-5</c:v>
                </c:pt>
                <c:pt idx="267">
                  <c:v>1.1517900680011E-5</c:v>
                </c:pt>
                <c:pt idx="268">
                  <c:v>1.1517900680011E-5</c:v>
                </c:pt>
                <c:pt idx="269">
                  <c:v>1.1517900680011E-5</c:v>
                </c:pt>
                <c:pt idx="270">
                  <c:v>1.1517900680011E-5</c:v>
                </c:pt>
                <c:pt idx="271">
                  <c:v>1.1517900680011E-5</c:v>
                </c:pt>
                <c:pt idx="272">
                  <c:v>1.1517900680011E-5</c:v>
                </c:pt>
                <c:pt idx="273">
                  <c:v>1.1517900680011E-5</c:v>
                </c:pt>
                <c:pt idx="274">
                  <c:v>1.1517900680011E-5</c:v>
                </c:pt>
                <c:pt idx="275">
                  <c:v>1.1517900680011E-5</c:v>
                </c:pt>
                <c:pt idx="276">
                  <c:v>1.15397738487701E-5</c:v>
                </c:pt>
                <c:pt idx="277">
                  <c:v>1.15397738487701E-5</c:v>
                </c:pt>
                <c:pt idx="278">
                  <c:v>1.15397738487701E-5</c:v>
                </c:pt>
                <c:pt idx="279">
                  <c:v>1.15397738487701E-5</c:v>
                </c:pt>
                <c:pt idx="280">
                  <c:v>1.15397738487701E-5</c:v>
                </c:pt>
                <c:pt idx="281">
                  <c:v>1.15397738487701E-5</c:v>
                </c:pt>
                <c:pt idx="282">
                  <c:v>1.1521442810076299E-5</c:v>
                </c:pt>
                <c:pt idx="283">
                  <c:v>1.1521442810076299E-5</c:v>
                </c:pt>
                <c:pt idx="284">
                  <c:v>1.1521442810076299E-5</c:v>
                </c:pt>
                <c:pt idx="285">
                  <c:v>1.1521442810076299E-5</c:v>
                </c:pt>
                <c:pt idx="286">
                  <c:v>1.1521442810076299E-5</c:v>
                </c:pt>
                <c:pt idx="287">
                  <c:v>1.1521442810076299E-5</c:v>
                </c:pt>
                <c:pt idx="288">
                  <c:v>1.1521442810076299E-5</c:v>
                </c:pt>
                <c:pt idx="289">
                  <c:v>1.1521442810076299E-5</c:v>
                </c:pt>
                <c:pt idx="290">
                  <c:v>1.15060480649324E-5</c:v>
                </c:pt>
                <c:pt idx="291">
                  <c:v>1.15060480649324E-5</c:v>
                </c:pt>
                <c:pt idx="292">
                  <c:v>1.15060480649324E-5</c:v>
                </c:pt>
                <c:pt idx="293">
                  <c:v>1.15060480649324E-5</c:v>
                </c:pt>
                <c:pt idx="294">
                  <c:v>1.15060480649324E-5</c:v>
                </c:pt>
                <c:pt idx="295">
                  <c:v>1.15060480649324E-5</c:v>
                </c:pt>
                <c:pt idx="296">
                  <c:v>1.15060480649324E-5</c:v>
                </c:pt>
                <c:pt idx="297">
                  <c:v>1.15060480649324E-5</c:v>
                </c:pt>
                <c:pt idx="298">
                  <c:v>1.15057674889872E-5</c:v>
                </c:pt>
                <c:pt idx="299">
                  <c:v>1.15057674889872E-5</c:v>
                </c:pt>
                <c:pt idx="300">
                  <c:v>1.15057674889872E-5</c:v>
                </c:pt>
                <c:pt idx="301">
                  <c:v>1.14678888444422E-5</c:v>
                </c:pt>
                <c:pt idx="302">
                  <c:v>1.14584108020194E-5</c:v>
                </c:pt>
                <c:pt idx="303">
                  <c:v>1.14584108020194E-5</c:v>
                </c:pt>
                <c:pt idx="304">
                  <c:v>1.14584108020194E-5</c:v>
                </c:pt>
                <c:pt idx="305">
                  <c:v>1.14584108020194E-5</c:v>
                </c:pt>
                <c:pt idx="306">
                  <c:v>1.14584108020194E-5</c:v>
                </c:pt>
                <c:pt idx="307">
                  <c:v>1.14584108020194E-5</c:v>
                </c:pt>
                <c:pt idx="308">
                  <c:v>1.14584108020194E-5</c:v>
                </c:pt>
                <c:pt idx="309">
                  <c:v>1.14584108020194E-5</c:v>
                </c:pt>
                <c:pt idx="310">
                  <c:v>1.14584108020194E-5</c:v>
                </c:pt>
                <c:pt idx="311">
                  <c:v>1.14584108020194E-5</c:v>
                </c:pt>
                <c:pt idx="312">
                  <c:v>1.14584108020194E-5</c:v>
                </c:pt>
                <c:pt idx="313">
                  <c:v>1.14584108020194E-5</c:v>
                </c:pt>
                <c:pt idx="314">
                  <c:v>1.1457139323799101E-5</c:v>
                </c:pt>
                <c:pt idx="315">
                  <c:v>1.1457139323799101E-5</c:v>
                </c:pt>
                <c:pt idx="316">
                  <c:v>1.1476879397618E-5</c:v>
                </c:pt>
                <c:pt idx="317">
                  <c:v>1.1476879397618E-5</c:v>
                </c:pt>
                <c:pt idx="318">
                  <c:v>1.1487488013476599E-5</c:v>
                </c:pt>
                <c:pt idx="319">
                  <c:v>1.1487488013476599E-5</c:v>
                </c:pt>
                <c:pt idx="320">
                  <c:v>1.1487488013476599E-5</c:v>
                </c:pt>
                <c:pt idx="321">
                  <c:v>1.1487488013476599E-5</c:v>
                </c:pt>
                <c:pt idx="322">
                  <c:v>1.1446054155909E-5</c:v>
                </c:pt>
                <c:pt idx="323">
                  <c:v>1.14204946180556E-5</c:v>
                </c:pt>
                <c:pt idx="324">
                  <c:v>1.14204946180556E-5</c:v>
                </c:pt>
                <c:pt idx="325">
                  <c:v>1.14204946180556E-5</c:v>
                </c:pt>
                <c:pt idx="326">
                  <c:v>1.14204946180556E-5</c:v>
                </c:pt>
                <c:pt idx="327">
                  <c:v>1.14204946180556E-5</c:v>
                </c:pt>
                <c:pt idx="328">
                  <c:v>1.14204946180556E-5</c:v>
                </c:pt>
                <c:pt idx="329">
                  <c:v>1.14204946180556E-5</c:v>
                </c:pt>
                <c:pt idx="330">
                  <c:v>1.14204946180556E-5</c:v>
                </c:pt>
                <c:pt idx="331">
                  <c:v>1.14204946180556E-5</c:v>
                </c:pt>
                <c:pt idx="332">
                  <c:v>1.1437730230296801E-5</c:v>
                </c:pt>
                <c:pt idx="333">
                  <c:v>1.1437730230296801E-5</c:v>
                </c:pt>
                <c:pt idx="334">
                  <c:v>1.14457135522454E-5</c:v>
                </c:pt>
                <c:pt idx="335">
                  <c:v>1.14457135522454E-5</c:v>
                </c:pt>
                <c:pt idx="336">
                  <c:v>1.14457135522454E-5</c:v>
                </c:pt>
                <c:pt idx="337">
                  <c:v>1.1437336389321399E-5</c:v>
                </c:pt>
                <c:pt idx="338">
                  <c:v>1.1406072705005599E-5</c:v>
                </c:pt>
                <c:pt idx="339">
                  <c:v>1.1406072705005599E-5</c:v>
                </c:pt>
                <c:pt idx="340">
                  <c:v>1.14282392189643E-5</c:v>
                </c:pt>
                <c:pt idx="341">
                  <c:v>1.14282392189643E-5</c:v>
                </c:pt>
                <c:pt idx="342">
                  <c:v>1.14282392189643E-5</c:v>
                </c:pt>
                <c:pt idx="343">
                  <c:v>1.14282392189643E-5</c:v>
                </c:pt>
                <c:pt idx="344">
                  <c:v>1.14282392189643E-5</c:v>
                </c:pt>
                <c:pt idx="345">
                  <c:v>1.14282392189643E-5</c:v>
                </c:pt>
                <c:pt idx="346">
                  <c:v>1.14282392189643E-5</c:v>
                </c:pt>
                <c:pt idx="347">
                  <c:v>1.14282392189643E-5</c:v>
                </c:pt>
                <c:pt idx="348">
                  <c:v>1.14282392189643E-5</c:v>
                </c:pt>
                <c:pt idx="349">
                  <c:v>1.14191982622295E-5</c:v>
                </c:pt>
                <c:pt idx="350">
                  <c:v>1.14191982622295E-5</c:v>
                </c:pt>
                <c:pt idx="351">
                  <c:v>1.14191982622295E-5</c:v>
                </c:pt>
                <c:pt idx="352">
                  <c:v>1.14191982622295E-5</c:v>
                </c:pt>
                <c:pt idx="353">
                  <c:v>1.14191982622295E-5</c:v>
                </c:pt>
                <c:pt idx="354">
                  <c:v>1.14191982622295E-5</c:v>
                </c:pt>
                <c:pt idx="355">
                  <c:v>1.14375142493043E-5</c:v>
                </c:pt>
                <c:pt idx="356">
                  <c:v>1.14375142493043E-5</c:v>
                </c:pt>
                <c:pt idx="357">
                  <c:v>1.14334772347624E-5</c:v>
                </c:pt>
                <c:pt idx="358">
                  <c:v>1.14334772347624E-5</c:v>
                </c:pt>
                <c:pt idx="359">
                  <c:v>1.14334772347624E-5</c:v>
                </c:pt>
                <c:pt idx="360">
                  <c:v>1.14334772347624E-5</c:v>
                </c:pt>
                <c:pt idx="361">
                  <c:v>1.14334772347624E-5</c:v>
                </c:pt>
                <c:pt idx="362">
                  <c:v>1.14334772347624E-5</c:v>
                </c:pt>
                <c:pt idx="363">
                  <c:v>1.14334772347624E-5</c:v>
                </c:pt>
                <c:pt idx="364">
                  <c:v>1.14334772347624E-5</c:v>
                </c:pt>
                <c:pt idx="365">
                  <c:v>1.14334772347624E-5</c:v>
                </c:pt>
                <c:pt idx="366">
                  <c:v>1.14334772347624E-5</c:v>
                </c:pt>
                <c:pt idx="367">
                  <c:v>1.14334772347624E-5</c:v>
                </c:pt>
                <c:pt idx="368">
                  <c:v>1.14334772347624E-5</c:v>
                </c:pt>
                <c:pt idx="369">
                  <c:v>1.14334772347624E-5</c:v>
                </c:pt>
                <c:pt idx="370">
                  <c:v>1.14334772347624E-5</c:v>
                </c:pt>
                <c:pt idx="371">
                  <c:v>1.14334772347624E-5</c:v>
                </c:pt>
                <c:pt idx="372">
                  <c:v>1.14334772347624E-5</c:v>
                </c:pt>
                <c:pt idx="373">
                  <c:v>1.14334772347624E-5</c:v>
                </c:pt>
                <c:pt idx="374">
                  <c:v>1.14334772347624E-5</c:v>
                </c:pt>
                <c:pt idx="375">
                  <c:v>1.14334772347624E-5</c:v>
                </c:pt>
                <c:pt idx="376">
                  <c:v>1.14280562992918E-5</c:v>
                </c:pt>
                <c:pt idx="377">
                  <c:v>1.14280562992918E-5</c:v>
                </c:pt>
                <c:pt idx="378">
                  <c:v>1.14280562992918E-5</c:v>
                </c:pt>
                <c:pt idx="379">
                  <c:v>1.14280562992918E-5</c:v>
                </c:pt>
                <c:pt idx="380">
                  <c:v>1.14280562992918E-5</c:v>
                </c:pt>
                <c:pt idx="381">
                  <c:v>1.14280562992918E-5</c:v>
                </c:pt>
                <c:pt idx="382">
                  <c:v>1.14106152802197E-5</c:v>
                </c:pt>
                <c:pt idx="383">
                  <c:v>1.14106152802197E-5</c:v>
                </c:pt>
                <c:pt idx="384">
                  <c:v>1.14106152802197E-5</c:v>
                </c:pt>
                <c:pt idx="385">
                  <c:v>1.14106152802197E-5</c:v>
                </c:pt>
                <c:pt idx="386">
                  <c:v>1.14088443447036E-5</c:v>
                </c:pt>
                <c:pt idx="387">
                  <c:v>1.14088443447036E-5</c:v>
                </c:pt>
                <c:pt idx="388">
                  <c:v>1.14088443447036E-5</c:v>
                </c:pt>
                <c:pt idx="389">
                  <c:v>1.14023080827882E-5</c:v>
                </c:pt>
                <c:pt idx="390">
                  <c:v>1.14023080827882E-5</c:v>
                </c:pt>
                <c:pt idx="391">
                  <c:v>1.14023080827882E-5</c:v>
                </c:pt>
                <c:pt idx="392">
                  <c:v>1.14023080827882E-5</c:v>
                </c:pt>
                <c:pt idx="393">
                  <c:v>1.14023080827882E-5</c:v>
                </c:pt>
                <c:pt idx="394">
                  <c:v>1.14023080827882E-5</c:v>
                </c:pt>
                <c:pt idx="395">
                  <c:v>1.14023080827882E-5</c:v>
                </c:pt>
                <c:pt idx="396">
                  <c:v>1.14023080827882E-5</c:v>
                </c:pt>
                <c:pt idx="397">
                  <c:v>1.13919271401931E-5</c:v>
                </c:pt>
                <c:pt idx="398">
                  <c:v>1.13919271401931E-5</c:v>
                </c:pt>
                <c:pt idx="399">
                  <c:v>1.13919271401931E-5</c:v>
                </c:pt>
                <c:pt idx="400">
                  <c:v>1.13919271401931E-5</c:v>
                </c:pt>
                <c:pt idx="401">
                  <c:v>1.13919271401931E-5</c:v>
                </c:pt>
                <c:pt idx="402">
                  <c:v>1.13919271401931E-5</c:v>
                </c:pt>
                <c:pt idx="403">
                  <c:v>1.13919271401931E-5</c:v>
                </c:pt>
                <c:pt idx="404">
                  <c:v>1.13919271401931E-5</c:v>
                </c:pt>
                <c:pt idx="405">
                  <c:v>1.13919271401931E-5</c:v>
                </c:pt>
                <c:pt idx="406">
                  <c:v>1.13919271401931E-5</c:v>
                </c:pt>
                <c:pt idx="407">
                  <c:v>1.13919271401931E-5</c:v>
                </c:pt>
                <c:pt idx="408">
                  <c:v>1.1418533412362099E-5</c:v>
                </c:pt>
                <c:pt idx="409">
                  <c:v>1.1418533412362099E-5</c:v>
                </c:pt>
                <c:pt idx="410">
                  <c:v>1.1418533412362099E-5</c:v>
                </c:pt>
                <c:pt idx="411">
                  <c:v>1.1418533412362099E-5</c:v>
                </c:pt>
                <c:pt idx="412">
                  <c:v>1.1418533412362099E-5</c:v>
                </c:pt>
                <c:pt idx="413">
                  <c:v>1.1432843071357201E-5</c:v>
                </c:pt>
                <c:pt idx="414">
                  <c:v>1.1432843071357201E-5</c:v>
                </c:pt>
                <c:pt idx="415">
                  <c:v>1.1432843071357201E-5</c:v>
                </c:pt>
                <c:pt idx="416">
                  <c:v>1.1432843071357201E-5</c:v>
                </c:pt>
                <c:pt idx="417">
                  <c:v>1.1432843071357201E-5</c:v>
                </c:pt>
                <c:pt idx="418">
                  <c:v>1.1432843071357201E-5</c:v>
                </c:pt>
                <c:pt idx="419">
                  <c:v>1.1432843071357201E-5</c:v>
                </c:pt>
                <c:pt idx="420">
                  <c:v>1.1432843071357201E-5</c:v>
                </c:pt>
                <c:pt idx="421">
                  <c:v>1.1432843071357201E-5</c:v>
                </c:pt>
                <c:pt idx="422">
                  <c:v>1.1432843071357201E-5</c:v>
                </c:pt>
                <c:pt idx="423">
                  <c:v>1.1440265964229201E-5</c:v>
                </c:pt>
                <c:pt idx="424">
                  <c:v>1.1440265964229201E-5</c:v>
                </c:pt>
                <c:pt idx="425">
                  <c:v>1.1428722481869999E-5</c:v>
                </c:pt>
                <c:pt idx="426">
                  <c:v>1.1428722481869999E-5</c:v>
                </c:pt>
                <c:pt idx="427">
                  <c:v>1.1428722481869999E-5</c:v>
                </c:pt>
                <c:pt idx="428">
                  <c:v>1.1428722481869999E-5</c:v>
                </c:pt>
                <c:pt idx="429">
                  <c:v>1.1428722481869999E-5</c:v>
                </c:pt>
                <c:pt idx="430">
                  <c:v>1.14392724856036E-5</c:v>
                </c:pt>
                <c:pt idx="431">
                  <c:v>1.14392724856036E-5</c:v>
                </c:pt>
                <c:pt idx="432">
                  <c:v>1.1444008433032001E-5</c:v>
                </c:pt>
                <c:pt idx="433">
                  <c:v>1.1444008433032001E-5</c:v>
                </c:pt>
                <c:pt idx="434">
                  <c:v>1.1445374723214201E-5</c:v>
                </c:pt>
                <c:pt idx="435">
                  <c:v>1.1445374723214201E-5</c:v>
                </c:pt>
                <c:pt idx="436">
                  <c:v>1.1445374723214201E-5</c:v>
                </c:pt>
                <c:pt idx="437">
                  <c:v>1.1445374723214201E-5</c:v>
                </c:pt>
                <c:pt idx="438">
                  <c:v>1.1445374723214201E-5</c:v>
                </c:pt>
                <c:pt idx="439">
                  <c:v>1.1445374723214201E-5</c:v>
                </c:pt>
                <c:pt idx="440">
                  <c:v>1.1445374723214201E-5</c:v>
                </c:pt>
                <c:pt idx="441">
                  <c:v>1.1445374723214201E-5</c:v>
                </c:pt>
                <c:pt idx="442">
                  <c:v>1.1445374723214201E-5</c:v>
                </c:pt>
                <c:pt idx="443">
                  <c:v>1.1445374723214201E-5</c:v>
                </c:pt>
                <c:pt idx="444">
                  <c:v>1.14291967801889E-5</c:v>
                </c:pt>
                <c:pt idx="445">
                  <c:v>1.14291967801889E-5</c:v>
                </c:pt>
                <c:pt idx="446">
                  <c:v>1.14291967801889E-5</c:v>
                </c:pt>
                <c:pt idx="447">
                  <c:v>1.14236697940947E-5</c:v>
                </c:pt>
                <c:pt idx="448">
                  <c:v>1.14236697940947E-5</c:v>
                </c:pt>
                <c:pt idx="449">
                  <c:v>1.14236697940947E-5</c:v>
                </c:pt>
                <c:pt idx="450">
                  <c:v>1.14236697940947E-5</c:v>
                </c:pt>
                <c:pt idx="451">
                  <c:v>1.14236697940947E-5</c:v>
                </c:pt>
                <c:pt idx="452">
                  <c:v>1.14236697940947E-5</c:v>
                </c:pt>
                <c:pt idx="453">
                  <c:v>1.14236697940947E-5</c:v>
                </c:pt>
                <c:pt idx="454">
                  <c:v>1.14236697940947E-5</c:v>
                </c:pt>
                <c:pt idx="455">
                  <c:v>1.14236697940947E-5</c:v>
                </c:pt>
                <c:pt idx="456">
                  <c:v>1.14305677272868E-5</c:v>
                </c:pt>
                <c:pt idx="457">
                  <c:v>1.14305677272868E-5</c:v>
                </c:pt>
                <c:pt idx="458">
                  <c:v>1.14305677272868E-5</c:v>
                </c:pt>
                <c:pt idx="459">
                  <c:v>1.14256971849729E-5</c:v>
                </c:pt>
                <c:pt idx="460">
                  <c:v>1.14256971849729E-5</c:v>
                </c:pt>
                <c:pt idx="461">
                  <c:v>1.14256971849729E-5</c:v>
                </c:pt>
                <c:pt idx="462">
                  <c:v>1.14310373389695E-5</c:v>
                </c:pt>
                <c:pt idx="463">
                  <c:v>1.14210476500643E-5</c:v>
                </c:pt>
                <c:pt idx="464">
                  <c:v>1.14210476500643E-5</c:v>
                </c:pt>
                <c:pt idx="465">
                  <c:v>1.14210476500643E-5</c:v>
                </c:pt>
                <c:pt idx="466">
                  <c:v>1.14210476500643E-5</c:v>
                </c:pt>
                <c:pt idx="467">
                  <c:v>1.14210476500643E-5</c:v>
                </c:pt>
                <c:pt idx="468">
                  <c:v>1.14210476500643E-5</c:v>
                </c:pt>
                <c:pt idx="469">
                  <c:v>1.14210476500643E-5</c:v>
                </c:pt>
                <c:pt idx="470">
                  <c:v>1.14210476500643E-5</c:v>
                </c:pt>
              </c:numCache>
            </c:numRef>
          </c:yVal>
          <c:smooth val="0"/>
          <c:extLst>
            <c:ext xmlns:c16="http://schemas.microsoft.com/office/drawing/2014/chart" uri="{C3380CC4-5D6E-409C-BE32-E72D297353CC}">
              <c16:uniqueId val="{00000000-2644-4786-B850-9854AF7C9F6C}"/>
            </c:ext>
          </c:extLst>
        </c:ser>
        <c:ser>
          <c:idx val="1"/>
          <c:order val="1"/>
          <c:tx>
            <c:strRef>
              <c:f>all_chains!$O$1</c:f>
              <c:strCache>
                <c:ptCount val="1"/>
                <c:pt idx="0">
                  <c:v>P.onset_ch2</c:v>
                </c:pt>
              </c:strCache>
            </c:strRef>
          </c:tx>
          <c:spPr>
            <a:ln w="19050" cap="rnd">
              <a:noFill/>
              <a:round/>
            </a:ln>
            <a:effectLst/>
          </c:spPr>
          <c:marker>
            <c:symbol val="circle"/>
            <c:size val="5"/>
            <c:spPr>
              <a:solidFill>
                <a:schemeClr val="accent2"/>
              </a:solidFill>
              <a:ln w="9525">
                <a:solidFill>
                  <a:schemeClr val="accent2"/>
                </a:solidFill>
              </a:ln>
              <a:effectLst/>
            </c:spPr>
          </c:marker>
          <c:xVal>
            <c:numRef>
              <c:f>all_chains!$A$2:$A$971</c:f>
              <c:numCache>
                <c:formatCode>General</c:formatCode>
                <c:ptCount val="97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numCache>
            </c:numRef>
          </c:xVal>
          <c:yVal>
            <c:numRef>
              <c:f>all_chains!$O$2:$O$971</c:f>
              <c:numCache>
                <c:formatCode>0.00E+00</c:formatCode>
                <c:ptCount val="970"/>
                <c:pt idx="0">
                  <c:v>1.0000000000000001E-5</c:v>
                </c:pt>
                <c:pt idx="1">
                  <c:v>1.0000000000000001E-5</c:v>
                </c:pt>
                <c:pt idx="2">
                  <c:v>1.0000000000000001E-5</c:v>
                </c:pt>
                <c:pt idx="3">
                  <c:v>1.0000000000000001E-5</c:v>
                </c:pt>
                <c:pt idx="4">
                  <c:v>1.0000000000000001E-5</c:v>
                </c:pt>
                <c:pt idx="5">
                  <c:v>1.0000000000000001E-5</c:v>
                </c:pt>
                <c:pt idx="6">
                  <c:v>1.0000000000000001E-5</c:v>
                </c:pt>
                <c:pt idx="7">
                  <c:v>1.0000000000000001E-5</c:v>
                </c:pt>
                <c:pt idx="8">
                  <c:v>1.0000000000000001E-5</c:v>
                </c:pt>
                <c:pt idx="9">
                  <c:v>1.0000000000000001E-5</c:v>
                </c:pt>
                <c:pt idx="10">
                  <c:v>1.0000000000000001E-5</c:v>
                </c:pt>
                <c:pt idx="11">
                  <c:v>1.0000000000000001E-5</c:v>
                </c:pt>
                <c:pt idx="12">
                  <c:v>1.0000000000000001E-5</c:v>
                </c:pt>
                <c:pt idx="13">
                  <c:v>1.0000000000000001E-5</c:v>
                </c:pt>
                <c:pt idx="14">
                  <c:v>1.0000000000000001E-5</c:v>
                </c:pt>
                <c:pt idx="15">
                  <c:v>1.0000000000000001E-5</c:v>
                </c:pt>
                <c:pt idx="16">
                  <c:v>1.0000000000000001E-5</c:v>
                </c:pt>
                <c:pt idx="17">
                  <c:v>1.0000000000000001E-5</c:v>
                </c:pt>
                <c:pt idx="18">
                  <c:v>1.0000000000000001E-5</c:v>
                </c:pt>
                <c:pt idx="19">
                  <c:v>1.0000000000000001E-5</c:v>
                </c:pt>
                <c:pt idx="20">
                  <c:v>1.0000000000000001E-5</c:v>
                </c:pt>
                <c:pt idx="21">
                  <c:v>1.0000000000000001E-5</c:v>
                </c:pt>
                <c:pt idx="22">
                  <c:v>1.0294298567206901E-5</c:v>
                </c:pt>
                <c:pt idx="23">
                  <c:v>1.0294298567206901E-5</c:v>
                </c:pt>
                <c:pt idx="24">
                  <c:v>1.0294298567206901E-5</c:v>
                </c:pt>
                <c:pt idx="25">
                  <c:v>1.0294298567206901E-5</c:v>
                </c:pt>
                <c:pt idx="26">
                  <c:v>1.0294298567206901E-5</c:v>
                </c:pt>
                <c:pt idx="27">
                  <c:v>1.0294298567206901E-5</c:v>
                </c:pt>
                <c:pt idx="28">
                  <c:v>1.0294298567206901E-5</c:v>
                </c:pt>
                <c:pt idx="29">
                  <c:v>1.0294298567206901E-5</c:v>
                </c:pt>
                <c:pt idx="30">
                  <c:v>1.0294298567206901E-5</c:v>
                </c:pt>
                <c:pt idx="31">
                  <c:v>1.0294298567206901E-5</c:v>
                </c:pt>
                <c:pt idx="32">
                  <c:v>1.0294298567206901E-5</c:v>
                </c:pt>
                <c:pt idx="33">
                  <c:v>1.0294298567206901E-5</c:v>
                </c:pt>
                <c:pt idx="34">
                  <c:v>1.0294298567206901E-5</c:v>
                </c:pt>
                <c:pt idx="35">
                  <c:v>1.0294298567206901E-5</c:v>
                </c:pt>
                <c:pt idx="36">
                  <c:v>1.0294298567206901E-5</c:v>
                </c:pt>
                <c:pt idx="37">
                  <c:v>1.0294298567206901E-5</c:v>
                </c:pt>
                <c:pt idx="38">
                  <c:v>1.0294298567206901E-5</c:v>
                </c:pt>
                <c:pt idx="39">
                  <c:v>1.0294298567206901E-5</c:v>
                </c:pt>
                <c:pt idx="40">
                  <c:v>1.0294298567206901E-5</c:v>
                </c:pt>
                <c:pt idx="41">
                  <c:v>1.0294298567206901E-5</c:v>
                </c:pt>
                <c:pt idx="42">
                  <c:v>1.0294298567206901E-5</c:v>
                </c:pt>
                <c:pt idx="43">
                  <c:v>1.0294298567206901E-5</c:v>
                </c:pt>
                <c:pt idx="44">
                  <c:v>1.0294298567206901E-5</c:v>
                </c:pt>
                <c:pt idx="45">
                  <c:v>1.0294298567206901E-5</c:v>
                </c:pt>
                <c:pt idx="46">
                  <c:v>1.0294298567206901E-5</c:v>
                </c:pt>
                <c:pt idx="47">
                  <c:v>1.0294298567206901E-5</c:v>
                </c:pt>
                <c:pt idx="48">
                  <c:v>1.0294298567206901E-5</c:v>
                </c:pt>
                <c:pt idx="49">
                  <c:v>1.0153435704728399E-5</c:v>
                </c:pt>
                <c:pt idx="50">
                  <c:v>1.0153435704728399E-5</c:v>
                </c:pt>
                <c:pt idx="51">
                  <c:v>1.0153435704728399E-5</c:v>
                </c:pt>
                <c:pt idx="52">
                  <c:v>1.0153435704728399E-5</c:v>
                </c:pt>
                <c:pt idx="53">
                  <c:v>1.0153435704728399E-5</c:v>
                </c:pt>
                <c:pt idx="54">
                  <c:v>1.0066171436830099E-5</c:v>
                </c:pt>
                <c:pt idx="55">
                  <c:v>1.0119159132456501E-5</c:v>
                </c:pt>
                <c:pt idx="56">
                  <c:v>1.0119159132456501E-5</c:v>
                </c:pt>
                <c:pt idx="57">
                  <c:v>1.0119159132456501E-5</c:v>
                </c:pt>
                <c:pt idx="58">
                  <c:v>1.0007947391286201E-5</c:v>
                </c:pt>
                <c:pt idx="59">
                  <c:v>1.0007947391286201E-5</c:v>
                </c:pt>
                <c:pt idx="60">
                  <c:v>1.0007947391286201E-5</c:v>
                </c:pt>
                <c:pt idx="61">
                  <c:v>1.0007947391286201E-5</c:v>
                </c:pt>
                <c:pt idx="62">
                  <c:v>1.0007947391286201E-5</c:v>
                </c:pt>
                <c:pt idx="63">
                  <c:v>1.0007947391286201E-5</c:v>
                </c:pt>
                <c:pt idx="64">
                  <c:v>1.0007947391286201E-5</c:v>
                </c:pt>
                <c:pt idx="65">
                  <c:v>1.0007947391286201E-5</c:v>
                </c:pt>
                <c:pt idx="66">
                  <c:v>1.0007947391286201E-5</c:v>
                </c:pt>
                <c:pt idx="67">
                  <c:v>1.0007947391286201E-5</c:v>
                </c:pt>
                <c:pt idx="68">
                  <c:v>1.0007947391286201E-5</c:v>
                </c:pt>
                <c:pt idx="69">
                  <c:v>1.0007947391286201E-5</c:v>
                </c:pt>
                <c:pt idx="70">
                  <c:v>1.0007947391286201E-5</c:v>
                </c:pt>
                <c:pt idx="71">
                  <c:v>1.0007947391286201E-5</c:v>
                </c:pt>
                <c:pt idx="72">
                  <c:v>1.00110492117845E-5</c:v>
                </c:pt>
                <c:pt idx="73">
                  <c:v>1.00110492117845E-5</c:v>
                </c:pt>
                <c:pt idx="74">
                  <c:v>1.00110492117845E-5</c:v>
                </c:pt>
                <c:pt idx="75">
                  <c:v>1.00110492117845E-5</c:v>
                </c:pt>
                <c:pt idx="76">
                  <c:v>1.00110492117845E-5</c:v>
                </c:pt>
                <c:pt idx="77">
                  <c:v>1.00110492117845E-5</c:v>
                </c:pt>
                <c:pt idx="78">
                  <c:v>1.00110492117845E-5</c:v>
                </c:pt>
                <c:pt idx="79">
                  <c:v>1.00110492117845E-5</c:v>
                </c:pt>
                <c:pt idx="80">
                  <c:v>1.00110492117845E-5</c:v>
                </c:pt>
                <c:pt idx="81">
                  <c:v>1.00110492117845E-5</c:v>
                </c:pt>
                <c:pt idx="82">
                  <c:v>1.00110492117845E-5</c:v>
                </c:pt>
                <c:pt idx="83">
                  <c:v>1.00110492117845E-5</c:v>
                </c:pt>
                <c:pt idx="84">
                  <c:v>1.00110492117845E-5</c:v>
                </c:pt>
                <c:pt idx="85">
                  <c:v>1.00110492117845E-5</c:v>
                </c:pt>
                <c:pt idx="86">
                  <c:v>1.00110492117845E-5</c:v>
                </c:pt>
                <c:pt idx="87">
                  <c:v>1.00110492117845E-5</c:v>
                </c:pt>
                <c:pt idx="88">
                  <c:v>1.00110492117845E-5</c:v>
                </c:pt>
                <c:pt idx="89">
                  <c:v>1.00110492117845E-5</c:v>
                </c:pt>
                <c:pt idx="90">
                  <c:v>1.00024964954967E-5</c:v>
                </c:pt>
                <c:pt idx="91">
                  <c:v>1.00024964954967E-5</c:v>
                </c:pt>
                <c:pt idx="92">
                  <c:v>1.00024964954967E-5</c:v>
                </c:pt>
                <c:pt idx="93">
                  <c:v>1.00024964954967E-5</c:v>
                </c:pt>
                <c:pt idx="94">
                  <c:v>1.00024964954967E-5</c:v>
                </c:pt>
                <c:pt idx="95">
                  <c:v>1.00024964954967E-5</c:v>
                </c:pt>
                <c:pt idx="96">
                  <c:v>1.00024964954967E-5</c:v>
                </c:pt>
                <c:pt idx="97">
                  <c:v>1.00024964954967E-5</c:v>
                </c:pt>
                <c:pt idx="98">
                  <c:v>1.00024964954967E-5</c:v>
                </c:pt>
                <c:pt idx="99">
                  <c:v>1.00024964954967E-5</c:v>
                </c:pt>
                <c:pt idx="100">
                  <c:v>1.00024964954967E-5</c:v>
                </c:pt>
                <c:pt idx="101">
                  <c:v>9.9612779836312192E-6</c:v>
                </c:pt>
                <c:pt idx="102">
                  <c:v>9.9612779836312192E-6</c:v>
                </c:pt>
                <c:pt idx="103">
                  <c:v>9.9612779836312192E-6</c:v>
                </c:pt>
                <c:pt idx="104">
                  <c:v>9.9612779836312192E-6</c:v>
                </c:pt>
                <c:pt idx="105">
                  <c:v>9.9612779836312192E-6</c:v>
                </c:pt>
                <c:pt idx="106">
                  <c:v>9.9612779836312192E-6</c:v>
                </c:pt>
                <c:pt idx="107">
                  <c:v>9.9244816873190601E-6</c:v>
                </c:pt>
                <c:pt idx="108">
                  <c:v>9.9244816873190601E-6</c:v>
                </c:pt>
                <c:pt idx="109">
                  <c:v>9.9244816873190601E-6</c:v>
                </c:pt>
                <c:pt idx="110">
                  <c:v>9.9244816873190601E-6</c:v>
                </c:pt>
                <c:pt idx="111">
                  <c:v>9.9702144033934406E-6</c:v>
                </c:pt>
                <c:pt idx="112">
                  <c:v>9.9702144033934406E-6</c:v>
                </c:pt>
                <c:pt idx="113">
                  <c:v>9.9702144033934406E-6</c:v>
                </c:pt>
                <c:pt idx="114">
                  <c:v>9.9702144033934406E-6</c:v>
                </c:pt>
                <c:pt idx="115">
                  <c:v>9.9702144033934406E-6</c:v>
                </c:pt>
                <c:pt idx="116">
                  <c:v>9.9702144033934406E-6</c:v>
                </c:pt>
                <c:pt idx="117">
                  <c:v>9.9702144033934406E-6</c:v>
                </c:pt>
                <c:pt idx="118">
                  <c:v>9.9702144033934406E-6</c:v>
                </c:pt>
                <c:pt idx="119">
                  <c:v>9.9702144033934406E-6</c:v>
                </c:pt>
                <c:pt idx="120">
                  <c:v>9.9702144033934406E-6</c:v>
                </c:pt>
                <c:pt idx="121">
                  <c:v>9.9702144033934406E-6</c:v>
                </c:pt>
                <c:pt idx="122">
                  <c:v>9.9702144033934406E-6</c:v>
                </c:pt>
                <c:pt idx="123">
                  <c:v>9.9702144033934406E-6</c:v>
                </c:pt>
                <c:pt idx="124">
                  <c:v>9.9702144033934406E-6</c:v>
                </c:pt>
                <c:pt idx="125">
                  <c:v>9.9702144033934406E-6</c:v>
                </c:pt>
                <c:pt idx="126">
                  <c:v>9.9702144033934406E-6</c:v>
                </c:pt>
                <c:pt idx="127">
                  <c:v>9.9702144033934406E-6</c:v>
                </c:pt>
                <c:pt idx="128">
                  <c:v>9.9702144033934406E-6</c:v>
                </c:pt>
                <c:pt idx="129">
                  <c:v>9.9702144033934406E-6</c:v>
                </c:pt>
                <c:pt idx="130">
                  <c:v>9.9702144033934406E-6</c:v>
                </c:pt>
                <c:pt idx="131">
                  <c:v>9.9702144033934406E-6</c:v>
                </c:pt>
                <c:pt idx="132">
                  <c:v>9.9702144033934406E-6</c:v>
                </c:pt>
                <c:pt idx="133">
                  <c:v>9.9702144033934406E-6</c:v>
                </c:pt>
                <c:pt idx="134">
                  <c:v>9.9702144033934406E-6</c:v>
                </c:pt>
                <c:pt idx="135">
                  <c:v>9.9702144033934406E-6</c:v>
                </c:pt>
                <c:pt idx="136">
                  <c:v>9.9702144033934406E-6</c:v>
                </c:pt>
                <c:pt idx="137">
                  <c:v>9.9702144033934406E-6</c:v>
                </c:pt>
                <c:pt idx="138">
                  <c:v>9.9702144033934406E-6</c:v>
                </c:pt>
                <c:pt idx="139">
                  <c:v>9.9702144033934406E-6</c:v>
                </c:pt>
                <c:pt idx="140">
                  <c:v>9.9702144033934406E-6</c:v>
                </c:pt>
                <c:pt idx="141">
                  <c:v>9.9702144033934406E-6</c:v>
                </c:pt>
                <c:pt idx="142">
                  <c:v>9.8964993672821492E-6</c:v>
                </c:pt>
                <c:pt idx="143">
                  <c:v>9.8964993672821492E-6</c:v>
                </c:pt>
                <c:pt idx="144">
                  <c:v>9.8964993672821492E-6</c:v>
                </c:pt>
                <c:pt idx="145">
                  <c:v>9.8964993672821492E-6</c:v>
                </c:pt>
                <c:pt idx="146">
                  <c:v>9.8964993672821492E-6</c:v>
                </c:pt>
                <c:pt idx="147">
                  <c:v>9.8964993672821492E-6</c:v>
                </c:pt>
                <c:pt idx="148">
                  <c:v>9.8964993672821492E-6</c:v>
                </c:pt>
                <c:pt idx="149">
                  <c:v>9.8964993672821492E-6</c:v>
                </c:pt>
                <c:pt idx="150">
                  <c:v>9.8964993672821492E-6</c:v>
                </c:pt>
                <c:pt idx="151">
                  <c:v>9.8964993672821492E-6</c:v>
                </c:pt>
                <c:pt idx="152">
                  <c:v>9.8964993672821492E-6</c:v>
                </c:pt>
                <c:pt idx="153">
                  <c:v>9.8964993672821492E-6</c:v>
                </c:pt>
                <c:pt idx="154">
                  <c:v>9.8964993672821492E-6</c:v>
                </c:pt>
                <c:pt idx="155">
                  <c:v>9.8964993672821492E-6</c:v>
                </c:pt>
                <c:pt idx="156">
                  <c:v>9.8964993672821492E-6</c:v>
                </c:pt>
                <c:pt idx="157">
                  <c:v>9.8964993672821492E-6</c:v>
                </c:pt>
                <c:pt idx="158">
                  <c:v>9.8964993672821492E-6</c:v>
                </c:pt>
                <c:pt idx="159">
                  <c:v>9.8964993672821492E-6</c:v>
                </c:pt>
                <c:pt idx="160">
                  <c:v>9.8964993672821492E-6</c:v>
                </c:pt>
                <c:pt idx="161">
                  <c:v>9.8964993672821492E-6</c:v>
                </c:pt>
                <c:pt idx="162">
                  <c:v>9.8964993672821492E-6</c:v>
                </c:pt>
                <c:pt idx="163">
                  <c:v>9.8964993672821492E-6</c:v>
                </c:pt>
                <c:pt idx="164">
                  <c:v>9.8964993672821492E-6</c:v>
                </c:pt>
                <c:pt idx="165">
                  <c:v>9.8964993672821492E-6</c:v>
                </c:pt>
                <c:pt idx="166">
                  <c:v>9.8964993672821492E-6</c:v>
                </c:pt>
                <c:pt idx="167">
                  <c:v>9.8964993672821492E-6</c:v>
                </c:pt>
                <c:pt idx="168">
                  <c:v>9.8964993672821492E-6</c:v>
                </c:pt>
                <c:pt idx="169">
                  <c:v>9.8964993672821492E-6</c:v>
                </c:pt>
                <c:pt idx="170">
                  <c:v>9.8964993672821492E-6</c:v>
                </c:pt>
                <c:pt idx="171">
                  <c:v>9.8964993672821492E-6</c:v>
                </c:pt>
                <c:pt idx="172">
                  <c:v>9.8964993672821492E-6</c:v>
                </c:pt>
                <c:pt idx="173">
                  <c:v>9.8964993672821492E-6</c:v>
                </c:pt>
                <c:pt idx="174">
                  <c:v>9.8964993672821492E-6</c:v>
                </c:pt>
                <c:pt idx="175">
                  <c:v>9.8964993672821492E-6</c:v>
                </c:pt>
                <c:pt idx="176">
                  <c:v>9.8964993672821492E-6</c:v>
                </c:pt>
                <c:pt idx="177">
                  <c:v>9.8964993672821492E-6</c:v>
                </c:pt>
                <c:pt idx="178">
                  <c:v>9.8964993672821492E-6</c:v>
                </c:pt>
                <c:pt idx="179">
                  <c:v>9.8964993672821492E-6</c:v>
                </c:pt>
                <c:pt idx="180">
                  <c:v>9.8964993672821492E-6</c:v>
                </c:pt>
                <c:pt idx="181">
                  <c:v>9.8964993672821492E-6</c:v>
                </c:pt>
                <c:pt idx="182">
                  <c:v>9.8964993672821492E-6</c:v>
                </c:pt>
                <c:pt idx="183">
                  <c:v>9.8964993672821492E-6</c:v>
                </c:pt>
                <c:pt idx="184">
                  <c:v>9.8964993672821492E-6</c:v>
                </c:pt>
                <c:pt idx="185">
                  <c:v>9.8964993672821492E-6</c:v>
                </c:pt>
                <c:pt idx="186">
                  <c:v>9.8964993672821492E-6</c:v>
                </c:pt>
                <c:pt idx="187">
                  <c:v>9.8964993672821492E-6</c:v>
                </c:pt>
                <c:pt idx="188">
                  <c:v>9.8964993672821492E-6</c:v>
                </c:pt>
                <c:pt idx="189">
                  <c:v>9.8964993672821492E-6</c:v>
                </c:pt>
                <c:pt idx="190">
                  <c:v>9.8964993672821492E-6</c:v>
                </c:pt>
                <c:pt idx="191">
                  <c:v>9.8964993672821492E-6</c:v>
                </c:pt>
                <c:pt idx="192">
                  <c:v>9.8964993672821492E-6</c:v>
                </c:pt>
                <c:pt idx="193">
                  <c:v>9.8964993672821492E-6</c:v>
                </c:pt>
                <c:pt idx="194">
                  <c:v>9.8964993672821492E-6</c:v>
                </c:pt>
                <c:pt idx="195">
                  <c:v>9.8964993672821492E-6</c:v>
                </c:pt>
                <c:pt idx="196">
                  <c:v>9.8964993672821492E-6</c:v>
                </c:pt>
                <c:pt idx="197">
                  <c:v>9.8964993672821492E-6</c:v>
                </c:pt>
                <c:pt idx="198">
                  <c:v>9.8964993672821492E-6</c:v>
                </c:pt>
                <c:pt idx="199">
                  <c:v>9.8964993672821492E-6</c:v>
                </c:pt>
                <c:pt idx="200">
                  <c:v>9.8906466034181306E-6</c:v>
                </c:pt>
                <c:pt idx="201">
                  <c:v>9.8906466034181306E-6</c:v>
                </c:pt>
                <c:pt idx="202">
                  <c:v>9.8815906249566308E-6</c:v>
                </c:pt>
                <c:pt idx="203">
                  <c:v>9.8815906249566308E-6</c:v>
                </c:pt>
                <c:pt idx="204">
                  <c:v>9.8815906249566308E-6</c:v>
                </c:pt>
                <c:pt idx="205">
                  <c:v>9.8815906249566308E-6</c:v>
                </c:pt>
                <c:pt idx="206">
                  <c:v>9.8815906249566308E-6</c:v>
                </c:pt>
                <c:pt idx="207">
                  <c:v>9.8693622821275404E-6</c:v>
                </c:pt>
                <c:pt idx="208">
                  <c:v>9.8693622821275404E-6</c:v>
                </c:pt>
                <c:pt idx="209">
                  <c:v>9.8693622821275404E-6</c:v>
                </c:pt>
                <c:pt idx="210">
                  <c:v>9.8693622821275404E-6</c:v>
                </c:pt>
                <c:pt idx="211">
                  <c:v>9.8693622821275404E-6</c:v>
                </c:pt>
                <c:pt idx="212">
                  <c:v>9.8693622821275404E-6</c:v>
                </c:pt>
                <c:pt idx="213">
                  <c:v>9.8693622821275404E-6</c:v>
                </c:pt>
                <c:pt idx="214">
                  <c:v>9.8693622821275404E-6</c:v>
                </c:pt>
                <c:pt idx="215">
                  <c:v>9.8693622821275404E-6</c:v>
                </c:pt>
                <c:pt idx="216">
                  <c:v>9.8693622821275404E-6</c:v>
                </c:pt>
                <c:pt idx="217">
                  <c:v>9.8693622821275404E-6</c:v>
                </c:pt>
                <c:pt idx="218">
                  <c:v>9.8693622821275404E-6</c:v>
                </c:pt>
                <c:pt idx="219">
                  <c:v>9.8693622821275404E-6</c:v>
                </c:pt>
                <c:pt idx="220">
                  <c:v>9.8693622821275404E-6</c:v>
                </c:pt>
                <c:pt idx="221">
                  <c:v>9.8693622821275404E-6</c:v>
                </c:pt>
                <c:pt idx="222">
                  <c:v>9.8693622821275404E-6</c:v>
                </c:pt>
                <c:pt idx="223">
                  <c:v>9.8693622821275404E-6</c:v>
                </c:pt>
                <c:pt idx="224">
                  <c:v>9.8693622821275404E-6</c:v>
                </c:pt>
                <c:pt idx="225">
                  <c:v>9.8693622821275404E-6</c:v>
                </c:pt>
                <c:pt idx="226">
                  <c:v>9.8693622821275404E-6</c:v>
                </c:pt>
                <c:pt idx="227">
                  <c:v>9.8693622821275404E-6</c:v>
                </c:pt>
                <c:pt idx="228">
                  <c:v>9.8693622821275404E-6</c:v>
                </c:pt>
                <c:pt idx="229">
                  <c:v>9.8742828513497003E-6</c:v>
                </c:pt>
                <c:pt idx="230">
                  <c:v>9.8742828513497003E-6</c:v>
                </c:pt>
                <c:pt idx="231">
                  <c:v>9.8742828513497003E-6</c:v>
                </c:pt>
                <c:pt idx="232">
                  <c:v>9.8742828513497003E-6</c:v>
                </c:pt>
                <c:pt idx="233">
                  <c:v>9.8675885702511902E-6</c:v>
                </c:pt>
                <c:pt idx="234">
                  <c:v>9.8675885702511902E-6</c:v>
                </c:pt>
                <c:pt idx="235">
                  <c:v>9.8675885702511902E-6</c:v>
                </c:pt>
                <c:pt idx="236">
                  <c:v>9.8675885702511902E-6</c:v>
                </c:pt>
                <c:pt idx="237">
                  <c:v>9.8675885702511902E-6</c:v>
                </c:pt>
                <c:pt idx="238">
                  <c:v>9.8675885702511902E-6</c:v>
                </c:pt>
                <c:pt idx="239">
                  <c:v>9.8675885702511902E-6</c:v>
                </c:pt>
                <c:pt idx="240">
                  <c:v>9.8675885702511902E-6</c:v>
                </c:pt>
                <c:pt idx="241">
                  <c:v>9.8675885702511902E-6</c:v>
                </c:pt>
                <c:pt idx="242">
                  <c:v>9.8675885702511902E-6</c:v>
                </c:pt>
                <c:pt idx="243">
                  <c:v>9.8675885702511902E-6</c:v>
                </c:pt>
                <c:pt idx="244">
                  <c:v>9.8675885702511902E-6</c:v>
                </c:pt>
                <c:pt idx="245">
                  <c:v>9.8675885702511902E-6</c:v>
                </c:pt>
                <c:pt idx="246">
                  <c:v>9.8675885702511902E-6</c:v>
                </c:pt>
                <c:pt idx="247">
                  <c:v>9.8675885702511902E-6</c:v>
                </c:pt>
                <c:pt idx="248">
                  <c:v>9.8675885702511902E-6</c:v>
                </c:pt>
                <c:pt idx="249">
                  <c:v>9.8675885702511902E-6</c:v>
                </c:pt>
                <c:pt idx="250">
                  <c:v>9.8675885702511902E-6</c:v>
                </c:pt>
                <c:pt idx="251">
                  <c:v>9.8675885702511902E-6</c:v>
                </c:pt>
                <c:pt idx="252">
                  <c:v>9.8675885702511902E-6</c:v>
                </c:pt>
                <c:pt idx="253">
                  <c:v>9.8675885702511902E-6</c:v>
                </c:pt>
                <c:pt idx="254">
                  <c:v>9.8675885702511902E-6</c:v>
                </c:pt>
                <c:pt idx="255">
                  <c:v>9.8675885702511902E-6</c:v>
                </c:pt>
                <c:pt idx="256">
                  <c:v>9.8675885702511902E-6</c:v>
                </c:pt>
                <c:pt idx="257">
                  <c:v>9.8675885702511902E-6</c:v>
                </c:pt>
                <c:pt idx="258">
                  <c:v>9.8675885702511902E-6</c:v>
                </c:pt>
                <c:pt idx="259">
                  <c:v>9.8675885702511902E-6</c:v>
                </c:pt>
                <c:pt idx="260">
                  <c:v>9.8675885702511902E-6</c:v>
                </c:pt>
                <c:pt idx="261">
                  <c:v>9.8675885702511902E-6</c:v>
                </c:pt>
                <c:pt idx="262">
                  <c:v>9.8675885702511902E-6</c:v>
                </c:pt>
                <c:pt idx="263">
                  <c:v>9.8675885702511902E-6</c:v>
                </c:pt>
                <c:pt idx="264">
                  <c:v>9.8675885702511902E-6</c:v>
                </c:pt>
                <c:pt idx="265">
                  <c:v>9.8675885702511902E-6</c:v>
                </c:pt>
                <c:pt idx="266">
                  <c:v>9.8675885702511902E-6</c:v>
                </c:pt>
                <c:pt idx="267">
                  <c:v>9.8675885702511902E-6</c:v>
                </c:pt>
                <c:pt idx="268">
                  <c:v>9.8675885702511902E-6</c:v>
                </c:pt>
                <c:pt idx="269">
                  <c:v>9.8675885702511902E-6</c:v>
                </c:pt>
                <c:pt idx="270">
                  <c:v>9.8675885702511902E-6</c:v>
                </c:pt>
                <c:pt idx="271">
                  <c:v>9.8675885702511902E-6</c:v>
                </c:pt>
                <c:pt idx="272">
                  <c:v>9.8675885702511902E-6</c:v>
                </c:pt>
                <c:pt idx="273">
                  <c:v>9.8675885702511902E-6</c:v>
                </c:pt>
                <c:pt idx="274">
                  <c:v>9.8675885702511902E-6</c:v>
                </c:pt>
                <c:pt idx="275">
                  <c:v>9.8675885702511902E-6</c:v>
                </c:pt>
                <c:pt idx="276">
                  <c:v>9.8658461681958393E-6</c:v>
                </c:pt>
                <c:pt idx="277">
                  <c:v>9.8658461681958393E-6</c:v>
                </c:pt>
                <c:pt idx="278">
                  <c:v>9.8658461681958393E-6</c:v>
                </c:pt>
                <c:pt idx="279">
                  <c:v>9.8658461681958393E-6</c:v>
                </c:pt>
                <c:pt idx="280">
                  <c:v>9.8658461681958393E-6</c:v>
                </c:pt>
                <c:pt idx="281">
                  <c:v>9.8658461681958393E-6</c:v>
                </c:pt>
                <c:pt idx="282">
                  <c:v>9.8658461681958393E-6</c:v>
                </c:pt>
                <c:pt idx="283">
                  <c:v>9.8658461681958393E-6</c:v>
                </c:pt>
                <c:pt idx="284">
                  <c:v>9.8658461681958393E-6</c:v>
                </c:pt>
                <c:pt idx="285">
                  <c:v>9.8658461681958393E-6</c:v>
                </c:pt>
                <c:pt idx="286">
                  <c:v>9.8658461681958393E-6</c:v>
                </c:pt>
                <c:pt idx="287">
                  <c:v>9.8658461681958393E-6</c:v>
                </c:pt>
                <c:pt idx="288">
                  <c:v>9.8658461681958393E-6</c:v>
                </c:pt>
                <c:pt idx="289">
                  <c:v>9.8658461681958393E-6</c:v>
                </c:pt>
                <c:pt idx="290">
                  <c:v>9.8658461681958393E-6</c:v>
                </c:pt>
                <c:pt idx="291">
                  <c:v>9.8658461681958393E-6</c:v>
                </c:pt>
                <c:pt idx="292">
                  <c:v>9.8669627719639407E-6</c:v>
                </c:pt>
                <c:pt idx="293">
                  <c:v>9.8669627719639407E-6</c:v>
                </c:pt>
                <c:pt idx="294">
                  <c:v>9.8669627719639407E-6</c:v>
                </c:pt>
                <c:pt idx="295">
                  <c:v>9.8669627719639407E-6</c:v>
                </c:pt>
                <c:pt idx="296">
                  <c:v>9.8669627719639407E-6</c:v>
                </c:pt>
                <c:pt idx="297">
                  <c:v>9.8669627719639407E-6</c:v>
                </c:pt>
                <c:pt idx="298">
                  <c:v>9.8669627719639407E-6</c:v>
                </c:pt>
                <c:pt idx="299">
                  <c:v>9.8669627719639407E-6</c:v>
                </c:pt>
                <c:pt idx="300">
                  <c:v>9.8669627719639407E-6</c:v>
                </c:pt>
                <c:pt idx="301">
                  <c:v>9.8669627719639407E-6</c:v>
                </c:pt>
                <c:pt idx="302">
                  <c:v>9.8669627719639407E-6</c:v>
                </c:pt>
                <c:pt idx="303">
                  <c:v>9.8669627719639407E-6</c:v>
                </c:pt>
                <c:pt idx="304">
                  <c:v>9.8669627719639407E-6</c:v>
                </c:pt>
                <c:pt idx="305">
                  <c:v>9.8669627719639407E-6</c:v>
                </c:pt>
                <c:pt idx="306">
                  <c:v>9.8669627719639407E-6</c:v>
                </c:pt>
                <c:pt idx="307">
                  <c:v>9.8669627719639407E-6</c:v>
                </c:pt>
                <c:pt idx="308">
                  <c:v>9.8669627719639407E-6</c:v>
                </c:pt>
                <c:pt idx="309">
                  <c:v>9.8669627719639407E-6</c:v>
                </c:pt>
                <c:pt idx="310">
                  <c:v>9.8669627719639407E-6</c:v>
                </c:pt>
                <c:pt idx="311">
                  <c:v>9.8669627719639407E-6</c:v>
                </c:pt>
                <c:pt idx="312">
                  <c:v>9.8669627719639407E-6</c:v>
                </c:pt>
                <c:pt idx="313">
                  <c:v>9.8669627719639407E-6</c:v>
                </c:pt>
                <c:pt idx="314">
                  <c:v>9.8669627719639407E-6</c:v>
                </c:pt>
                <c:pt idx="315">
                  <c:v>9.8670647177412595E-6</c:v>
                </c:pt>
                <c:pt idx="316">
                  <c:v>9.8670647177412595E-6</c:v>
                </c:pt>
                <c:pt idx="317">
                  <c:v>9.8670647177412595E-6</c:v>
                </c:pt>
                <c:pt idx="318">
                  <c:v>9.8670647177412595E-6</c:v>
                </c:pt>
                <c:pt idx="319">
                  <c:v>9.8670647177412595E-6</c:v>
                </c:pt>
                <c:pt idx="320">
                  <c:v>9.8670647177412595E-6</c:v>
                </c:pt>
                <c:pt idx="321">
                  <c:v>9.8670647177412595E-6</c:v>
                </c:pt>
                <c:pt idx="322">
                  <c:v>9.8670647177412595E-6</c:v>
                </c:pt>
                <c:pt idx="323">
                  <c:v>9.8670647177412595E-6</c:v>
                </c:pt>
                <c:pt idx="324">
                  <c:v>9.8670647177412595E-6</c:v>
                </c:pt>
                <c:pt idx="325">
                  <c:v>9.8670647177412595E-6</c:v>
                </c:pt>
                <c:pt idx="326">
                  <c:v>9.8670647177412595E-6</c:v>
                </c:pt>
                <c:pt idx="327">
                  <c:v>9.8670647177412595E-6</c:v>
                </c:pt>
                <c:pt idx="328">
                  <c:v>9.8670647177412595E-6</c:v>
                </c:pt>
                <c:pt idx="329">
                  <c:v>9.8670647177412595E-6</c:v>
                </c:pt>
                <c:pt idx="330">
                  <c:v>9.8670647177412595E-6</c:v>
                </c:pt>
                <c:pt idx="331">
                  <c:v>9.8670647177412595E-6</c:v>
                </c:pt>
                <c:pt idx="332">
                  <c:v>9.8670647177412595E-6</c:v>
                </c:pt>
                <c:pt idx="333">
                  <c:v>9.8670647177412595E-6</c:v>
                </c:pt>
                <c:pt idx="334">
                  <c:v>9.8670647177412595E-6</c:v>
                </c:pt>
                <c:pt idx="335">
                  <c:v>9.8670647177412595E-6</c:v>
                </c:pt>
                <c:pt idx="336">
                  <c:v>9.8670647177412595E-6</c:v>
                </c:pt>
                <c:pt idx="337">
                  <c:v>9.8670647177412595E-6</c:v>
                </c:pt>
                <c:pt idx="338">
                  <c:v>9.8670647177412595E-6</c:v>
                </c:pt>
                <c:pt idx="339">
                  <c:v>9.8669715346543092E-6</c:v>
                </c:pt>
                <c:pt idx="340">
                  <c:v>9.8669715346543092E-6</c:v>
                </c:pt>
                <c:pt idx="341">
                  <c:v>9.8669715346543092E-6</c:v>
                </c:pt>
                <c:pt idx="342">
                  <c:v>9.8669715346543092E-6</c:v>
                </c:pt>
                <c:pt idx="343">
                  <c:v>9.8669715346543092E-6</c:v>
                </c:pt>
                <c:pt idx="344">
                  <c:v>9.8669715346543092E-6</c:v>
                </c:pt>
                <c:pt idx="345">
                  <c:v>9.8669715346543092E-6</c:v>
                </c:pt>
                <c:pt idx="346">
                  <c:v>9.8669715346543092E-6</c:v>
                </c:pt>
                <c:pt idx="347">
                  <c:v>9.8669715346543092E-6</c:v>
                </c:pt>
                <c:pt idx="348">
                  <c:v>9.8669715346543092E-6</c:v>
                </c:pt>
                <c:pt idx="349">
                  <c:v>9.8669715346543092E-6</c:v>
                </c:pt>
                <c:pt idx="350">
                  <c:v>9.8669715346543092E-6</c:v>
                </c:pt>
                <c:pt idx="351">
                  <c:v>9.8669715346543092E-6</c:v>
                </c:pt>
                <c:pt idx="352">
                  <c:v>9.8669715346543092E-6</c:v>
                </c:pt>
                <c:pt idx="353">
                  <c:v>9.8669715346543092E-6</c:v>
                </c:pt>
                <c:pt idx="354">
                  <c:v>9.8669715346543092E-6</c:v>
                </c:pt>
                <c:pt idx="355">
                  <c:v>9.8669715346543092E-6</c:v>
                </c:pt>
                <c:pt idx="356">
                  <c:v>9.8669715346543092E-6</c:v>
                </c:pt>
                <c:pt idx="357">
                  <c:v>9.8669715346543092E-6</c:v>
                </c:pt>
                <c:pt idx="358">
                  <c:v>9.8669715346543092E-6</c:v>
                </c:pt>
                <c:pt idx="359">
                  <c:v>9.8671305361838E-6</c:v>
                </c:pt>
                <c:pt idx="360">
                  <c:v>9.8671305361838E-6</c:v>
                </c:pt>
                <c:pt idx="361">
                  <c:v>9.8671305361838E-6</c:v>
                </c:pt>
                <c:pt idx="362">
                  <c:v>9.8671305361838E-6</c:v>
                </c:pt>
                <c:pt idx="363">
                  <c:v>9.8671305361838E-6</c:v>
                </c:pt>
                <c:pt idx="364">
                  <c:v>9.8671305361838E-6</c:v>
                </c:pt>
                <c:pt idx="365">
                  <c:v>9.8671305361838E-6</c:v>
                </c:pt>
                <c:pt idx="366">
                  <c:v>9.8671305361838E-6</c:v>
                </c:pt>
                <c:pt idx="367">
                  <c:v>9.8671305361838E-6</c:v>
                </c:pt>
                <c:pt idx="368">
                  <c:v>9.8671305361838E-6</c:v>
                </c:pt>
                <c:pt idx="369">
                  <c:v>9.8671305361838E-6</c:v>
                </c:pt>
                <c:pt idx="370">
                  <c:v>9.8671305361838E-6</c:v>
                </c:pt>
                <c:pt idx="371">
                  <c:v>9.8671305361838E-6</c:v>
                </c:pt>
                <c:pt idx="372">
                  <c:v>9.8671305361838E-6</c:v>
                </c:pt>
                <c:pt idx="373">
                  <c:v>9.8671305361838E-6</c:v>
                </c:pt>
                <c:pt idx="374">
                  <c:v>9.8671305361838E-6</c:v>
                </c:pt>
                <c:pt idx="375">
                  <c:v>9.8671305361838E-6</c:v>
                </c:pt>
                <c:pt idx="376">
                  <c:v>9.8671305361838E-6</c:v>
                </c:pt>
                <c:pt idx="377">
                  <c:v>9.8671305361838E-6</c:v>
                </c:pt>
                <c:pt idx="378">
                  <c:v>9.8671305361838E-6</c:v>
                </c:pt>
                <c:pt idx="379">
                  <c:v>9.8671305361838E-6</c:v>
                </c:pt>
                <c:pt idx="380">
                  <c:v>9.8671305361838E-6</c:v>
                </c:pt>
                <c:pt idx="381">
                  <c:v>9.8671305361838E-6</c:v>
                </c:pt>
                <c:pt idx="382">
                  <c:v>9.8671305361838E-6</c:v>
                </c:pt>
                <c:pt idx="383">
                  <c:v>9.8671305361838E-6</c:v>
                </c:pt>
                <c:pt idx="384">
                  <c:v>9.8671305361838E-6</c:v>
                </c:pt>
                <c:pt idx="385">
                  <c:v>9.8671305361838E-6</c:v>
                </c:pt>
                <c:pt idx="386">
                  <c:v>9.8671305361838E-6</c:v>
                </c:pt>
                <c:pt idx="387">
                  <c:v>9.8671305361838E-6</c:v>
                </c:pt>
                <c:pt idx="388">
                  <c:v>9.8671305361838E-6</c:v>
                </c:pt>
                <c:pt idx="389">
                  <c:v>9.8671305361838E-6</c:v>
                </c:pt>
                <c:pt idx="390">
                  <c:v>9.8671305361838E-6</c:v>
                </c:pt>
                <c:pt idx="391">
                  <c:v>9.8671305361838E-6</c:v>
                </c:pt>
                <c:pt idx="392">
                  <c:v>9.8671305361838E-6</c:v>
                </c:pt>
                <c:pt idx="393">
                  <c:v>9.8671305361838E-6</c:v>
                </c:pt>
                <c:pt idx="394">
                  <c:v>9.8671305361838E-6</c:v>
                </c:pt>
                <c:pt idx="395">
                  <c:v>9.8671305361838E-6</c:v>
                </c:pt>
                <c:pt idx="396">
                  <c:v>9.8671305361838E-6</c:v>
                </c:pt>
                <c:pt idx="397">
                  <c:v>9.8671305361838E-6</c:v>
                </c:pt>
                <c:pt idx="398">
                  <c:v>9.8671305361838E-6</c:v>
                </c:pt>
                <c:pt idx="399">
                  <c:v>9.8671305361838E-6</c:v>
                </c:pt>
                <c:pt idx="400">
                  <c:v>9.8671305361838E-6</c:v>
                </c:pt>
                <c:pt idx="401">
                  <c:v>9.8671305361838E-6</c:v>
                </c:pt>
                <c:pt idx="402">
                  <c:v>9.8671305361838E-6</c:v>
                </c:pt>
                <c:pt idx="403">
                  <c:v>9.8671305361838E-6</c:v>
                </c:pt>
                <c:pt idx="404">
                  <c:v>9.8671305361838E-6</c:v>
                </c:pt>
                <c:pt idx="405">
                  <c:v>9.8671305361838E-6</c:v>
                </c:pt>
                <c:pt idx="406">
                  <c:v>9.8671305361838E-6</c:v>
                </c:pt>
                <c:pt idx="407">
                  <c:v>9.8671305361838E-6</c:v>
                </c:pt>
                <c:pt idx="408">
                  <c:v>9.8671305361838E-6</c:v>
                </c:pt>
                <c:pt idx="409">
                  <c:v>9.8671305361838E-6</c:v>
                </c:pt>
                <c:pt idx="410">
                  <c:v>9.8671305361838E-6</c:v>
                </c:pt>
                <c:pt idx="411">
                  <c:v>9.8671305361838E-6</c:v>
                </c:pt>
                <c:pt idx="412">
                  <c:v>9.8671305361838E-6</c:v>
                </c:pt>
                <c:pt idx="413">
                  <c:v>9.8671305361838E-6</c:v>
                </c:pt>
                <c:pt idx="414">
                  <c:v>9.8671305361838E-6</c:v>
                </c:pt>
                <c:pt idx="415">
                  <c:v>9.8671305361838E-6</c:v>
                </c:pt>
                <c:pt idx="416">
                  <c:v>9.8671305361838E-6</c:v>
                </c:pt>
                <c:pt idx="417">
                  <c:v>9.8671305361838E-6</c:v>
                </c:pt>
                <c:pt idx="418">
                  <c:v>9.8671305361838E-6</c:v>
                </c:pt>
                <c:pt idx="419">
                  <c:v>9.8671305361838E-6</c:v>
                </c:pt>
                <c:pt idx="420">
                  <c:v>9.8671305361838E-6</c:v>
                </c:pt>
                <c:pt idx="421">
                  <c:v>9.8671305361838E-6</c:v>
                </c:pt>
                <c:pt idx="422">
                  <c:v>9.8671305361838E-6</c:v>
                </c:pt>
                <c:pt idx="423">
                  <c:v>9.8671305361838E-6</c:v>
                </c:pt>
                <c:pt idx="424">
                  <c:v>9.8671305361838E-6</c:v>
                </c:pt>
                <c:pt idx="425">
                  <c:v>9.8671305361838E-6</c:v>
                </c:pt>
                <c:pt idx="426">
                  <c:v>9.8671270029188599E-6</c:v>
                </c:pt>
                <c:pt idx="427">
                  <c:v>9.8671270029188599E-6</c:v>
                </c:pt>
                <c:pt idx="428">
                  <c:v>9.8671270029188599E-6</c:v>
                </c:pt>
                <c:pt idx="429">
                  <c:v>9.8671406191111807E-6</c:v>
                </c:pt>
                <c:pt idx="430">
                  <c:v>9.8671406191111807E-6</c:v>
                </c:pt>
                <c:pt idx="431">
                  <c:v>9.8671390405316403E-6</c:v>
                </c:pt>
                <c:pt idx="432">
                  <c:v>9.8671478590604807E-6</c:v>
                </c:pt>
                <c:pt idx="433">
                  <c:v>9.8671478590604807E-6</c:v>
                </c:pt>
                <c:pt idx="434">
                  <c:v>9.8671478590604807E-6</c:v>
                </c:pt>
                <c:pt idx="435">
                  <c:v>9.8671478590604807E-6</c:v>
                </c:pt>
                <c:pt idx="436">
                  <c:v>9.8671478590604807E-6</c:v>
                </c:pt>
                <c:pt idx="437">
                  <c:v>9.8671434815586102E-6</c:v>
                </c:pt>
                <c:pt idx="438">
                  <c:v>9.8671434815586102E-6</c:v>
                </c:pt>
                <c:pt idx="439">
                  <c:v>9.8671496261060004E-6</c:v>
                </c:pt>
                <c:pt idx="440">
                  <c:v>9.8671496261060004E-6</c:v>
                </c:pt>
                <c:pt idx="441">
                  <c:v>9.8671496261060004E-6</c:v>
                </c:pt>
                <c:pt idx="442">
                  <c:v>9.8671496261060004E-6</c:v>
                </c:pt>
                <c:pt idx="443">
                  <c:v>9.8671496261060004E-6</c:v>
                </c:pt>
                <c:pt idx="444">
                  <c:v>9.8671496261060004E-6</c:v>
                </c:pt>
                <c:pt idx="445">
                  <c:v>9.8671496261060004E-6</c:v>
                </c:pt>
                <c:pt idx="446">
                  <c:v>9.8671496261060004E-6</c:v>
                </c:pt>
                <c:pt idx="447">
                  <c:v>9.8671496261060004E-6</c:v>
                </c:pt>
                <c:pt idx="448">
                  <c:v>9.8671496261060004E-6</c:v>
                </c:pt>
                <c:pt idx="449">
                  <c:v>9.8671496261060004E-6</c:v>
                </c:pt>
                <c:pt idx="450">
                  <c:v>9.8671552642658596E-6</c:v>
                </c:pt>
                <c:pt idx="451">
                  <c:v>9.8671552642658596E-6</c:v>
                </c:pt>
                <c:pt idx="452">
                  <c:v>9.8671552642658596E-6</c:v>
                </c:pt>
                <c:pt idx="453">
                  <c:v>9.8671552642658596E-6</c:v>
                </c:pt>
                <c:pt idx="454">
                  <c:v>9.8671552642658596E-6</c:v>
                </c:pt>
                <c:pt idx="455">
                  <c:v>9.8671552642658596E-6</c:v>
                </c:pt>
                <c:pt idx="456">
                  <c:v>9.8671590142643996E-6</c:v>
                </c:pt>
                <c:pt idx="457">
                  <c:v>9.8671590142643996E-6</c:v>
                </c:pt>
                <c:pt idx="458">
                  <c:v>9.8671590142643996E-6</c:v>
                </c:pt>
                <c:pt idx="459">
                  <c:v>9.8671590142643996E-6</c:v>
                </c:pt>
                <c:pt idx="460">
                  <c:v>9.8671590142643996E-6</c:v>
                </c:pt>
                <c:pt idx="461">
                  <c:v>9.8671590142643996E-6</c:v>
                </c:pt>
                <c:pt idx="462">
                  <c:v>9.8671629772765808E-6</c:v>
                </c:pt>
                <c:pt idx="463">
                  <c:v>9.8671629772765808E-6</c:v>
                </c:pt>
                <c:pt idx="464">
                  <c:v>9.8671629772765808E-6</c:v>
                </c:pt>
                <c:pt idx="465">
                  <c:v>9.8671629772765808E-6</c:v>
                </c:pt>
                <c:pt idx="466">
                  <c:v>9.8671518979329497E-6</c:v>
                </c:pt>
                <c:pt idx="467">
                  <c:v>9.8671431526460894E-6</c:v>
                </c:pt>
                <c:pt idx="468">
                  <c:v>9.8671431526460894E-6</c:v>
                </c:pt>
                <c:pt idx="469">
                  <c:v>9.8671431526460894E-6</c:v>
                </c:pt>
                <c:pt idx="470">
                  <c:v>9.8671431526460894E-6</c:v>
                </c:pt>
                <c:pt idx="471">
                  <c:v>9.8671369672395001E-6</c:v>
                </c:pt>
                <c:pt idx="472">
                  <c:v>9.8671369672395001E-6</c:v>
                </c:pt>
                <c:pt idx="473">
                  <c:v>9.8671369672395001E-6</c:v>
                </c:pt>
                <c:pt idx="474">
                  <c:v>9.8671341018149497E-6</c:v>
                </c:pt>
                <c:pt idx="475">
                  <c:v>9.8671341018149497E-6</c:v>
                </c:pt>
                <c:pt idx="476">
                  <c:v>9.8671341018149497E-6</c:v>
                </c:pt>
                <c:pt idx="477">
                  <c:v>9.8671341018149497E-6</c:v>
                </c:pt>
                <c:pt idx="478">
                  <c:v>9.8671341018149497E-6</c:v>
                </c:pt>
                <c:pt idx="479">
                  <c:v>9.8671341018149497E-6</c:v>
                </c:pt>
                <c:pt idx="480">
                  <c:v>9.8671341018149497E-6</c:v>
                </c:pt>
                <c:pt idx="481">
                  <c:v>9.8671341018149497E-6</c:v>
                </c:pt>
                <c:pt idx="482">
                  <c:v>9.8671341018149497E-6</c:v>
                </c:pt>
                <c:pt idx="483">
                  <c:v>9.8671452666198092E-6</c:v>
                </c:pt>
                <c:pt idx="484">
                  <c:v>9.8671452666198092E-6</c:v>
                </c:pt>
                <c:pt idx="485">
                  <c:v>9.8671452666198092E-6</c:v>
                </c:pt>
                <c:pt idx="486">
                  <c:v>9.8671452666198092E-6</c:v>
                </c:pt>
                <c:pt idx="487">
                  <c:v>9.8671452666198092E-6</c:v>
                </c:pt>
                <c:pt idx="488">
                  <c:v>9.8671452666198092E-6</c:v>
                </c:pt>
                <c:pt idx="489">
                  <c:v>9.8671452666198092E-6</c:v>
                </c:pt>
                <c:pt idx="490">
                  <c:v>9.8671500861132396E-6</c:v>
                </c:pt>
                <c:pt idx="491">
                  <c:v>9.8671456365062308E-6</c:v>
                </c:pt>
                <c:pt idx="492">
                  <c:v>9.8671456365062308E-6</c:v>
                </c:pt>
                <c:pt idx="493">
                  <c:v>9.8671456365062308E-6</c:v>
                </c:pt>
                <c:pt idx="494">
                  <c:v>9.8671456365062308E-6</c:v>
                </c:pt>
                <c:pt idx="495">
                  <c:v>9.8671456365062308E-6</c:v>
                </c:pt>
                <c:pt idx="496">
                  <c:v>9.8671456365062308E-6</c:v>
                </c:pt>
                <c:pt idx="497">
                  <c:v>9.8671456365062308E-6</c:v>
                </c:pt>
                <c:pt idx="498">
                  <c:v>9.8671456365062308E-6</c:v>
                </c:pt>
                <c:pt idx="499">
                  <c:v>9.8671456365062308E-6</c:v>
                </c:pt>
                <c:pt idx="500">
                  <c:v>9.8671456365062308E-6</c:v>
                </c:pt>
                <c:pt idx="501">
                  <c:v>9.8671456365062308E-6</c:v>
                </c:pt>
                <c:pt idx="502">
                  <c:v>9.8671456365062308E-6</c:v>
                </c:pt>
                <c:pt idx="503">
                  <c:v>9.8671456365062308E-6</c:v>
                </c:pt>
                <c:pt idx="504">
                  <c:v>9.8671456365062308E-6</c:v>
                </c:pt>
                <c:pt idx="505">
                  <c:v>9.8671456365062308E-6</c:v>
                </c:pt>
                <c:pt idx="506">
                  <c:v>9.8671456365062308E-6</c:v>
                </c:pt>
                <c:pt idx="507">
                  <c:v>9.8671456365062308E-6</c:v>
                </c:pt>
                <c:pt idx="508">
                  <c:v>9.8671456365062308E-6</c:v>
                </c:pt>
                <c:pt idx="509">
                  <c:v>9.8671456365062308E-6</c:v>
                </c:pt>
                <c:pt idx="510">
                  <c:v>9.8671456365062308E-6</c:v>
                </c:pt>
                <c:pt idx="511">
                  <c:v>9.8671456365062308E-6</c:v>
                </c:pt>
                <c:pt idx="512">
                  <c:v>9.8671456365062308E-6</c:v>
                </c:pt>
                <c:pt idx="513">
                  <c:v>9.8671456365062308E-6</c:v>
                </c:pt>
                <c:pt idx="514">
                  <c:v>9.8671484973415194E-6</c:v>
                </c:pt>
                <c:pt idx="515">
                  <c:v>9.8671484973415194E-6</c:v>
                </c:pt>
                <c:pt idx="516">
                  <c:v>9.8671484973415194E-6</c:v>
                </c:pt>
                <c:pt idx="517">
                  <c:v>9.8671484973415194E-6</c:v>
                </c:pt>
                <c:pt idx="518">
                  <c:v>9.8671484973415194E-6</c:v>
                </c:pt>
                <c:pt idx="519">
                  <c:v>9.8671484973415194E-6</c:v>
                </c:pt>
                <c:pt idx="520">
                  <c:v>9.8671389941941304E-6</c:v>
                </c:pt>
                <c:pt idx="521">
                  <c:v>9.8671379327326597E-6</c:v>
                </c:pt>
                <c:pt idx="522">
                  <c:v>9.8671379327326597E-6</c:v>
                </c:pt>
                <c:pt idx="523">
                  <c:v>9.8671379327326597E-6</c:v>
                </c:pt>
                <c:pt idx="524">
                  <c:v>9.8671379327326597E-6</c:v>
                </c:pt>
                <c:pt idx="525">
                  <c:v>9.8671379327326597E-6</c:v>
                </c:pt>
                <c:pt idx="526">
                  <c:v>9.8671379327326597E-6</c:v>
                </c:pt>
                <c:pt idx="527">
                  <c:v>9.8671370539219399E-6</c:v>
                </c:pt>
                <c:pt idx="528">
                  <c:v>9.8671293390016692E-6</c:v>
                </c:pt>
                <c:pt idx="529">
                  <c:v>9.8671293390016692E-6</c:v>
                </c:pt>
                <c:pt idx="530">
                  <c:v>9.8671293390016692E-6</c:v>
                </c:pt>
                <c:pt idx="531">
                  <c:v>9.8671293390016692E-6</c:v>
                </c:pt>
                <c:pt idx="532">
                  <c:v>9.8671293390016692E-6</c:v>
                </c:pt>
                <c:pt idx="533">
                  <c:v>9.8671293390016692E-6</c:v>
                </c:pt>
                <c:pt idx="534">
                  <c:v>9.8671293390016692E-6</c:v>
                </c:pt>
                <c:pt idx="535">
                  <c:v>9.8671293390016692E-6</c:v>
                </c:pt>
                <c:pt idx="536">
                  <c:v>9.8671356100180208E-6</c:v>
                </c:pt>
                <c:pt idx="537">
                  <c:v>9.8671356100180208E-6</c:v>
                </c:pt>
                <c:pt idx="538">
                  <c:v>9.8671356100180208E-6</c:v>
                </c:pt>
                <c:pt idx="539">
                  <c:v>9.8671356100180208E-6</c:v>
                </c:pt>
                <c:pt idx="540">
                  <c:v>9.8671331041366202E-6</c:v>
                </c:pt>
                <c:pt idx="541">
                  <c:v>9.8671331041366202E-6</c:v>
                </c:pt>
                <c:pt idx="542">
                  <c:v>9.8671331041366202E-6</c:v>
                </c:pt>
                <c:pt idx="543">
                  <c:v>9.8671331041366202E-6</c:v>
                </c:pt>
                <c:pt idx="544">
                  <c:v>9.8671379405983008E-6</c:v>
                </c:pt>
                <c:pt idx="545">
                  <c:v>9.8671379405983008E-6</c:v>
                </c:pt>
                <c:pt idx="546">
                  <c:v>9.8671379405983008E-6</c:v>
                </c:pt>
                <c:pt idx="547">
                  <c:v>9.8671379405983008E-6</c:v>
                </c:pt>
                <c:pt idx="548">
                  <c:v>9.8671379405983008E-6</c:v>
                </c:pt>
                <c:pt idx="549">
                  <c:v>9.8671379405983008E-6</c:v>
                </c:pt>
                <c:pt idx="550">
                  <c:v>9.8671379405983008E-6</c:v>
                </c:pt>
                <c:pt idx="551">
                  <c:v>9.8671379405983008E-6</c:v>
                </c:pt>
                <c:pt idx="552">
                  <c:v>9.8671379405983008E-6</c:v>
                </c:pt>
                <c:pt idx="553">
                  <c:v>9.8671379405983008E-6</c:v>
                </c:pt>
                <c:pt idx="554">
                  <c:v>9.8671379405983008E-6</c:v>
                </c:pt>
                <c:pt idx="555">
                  <c:v>9.8671379405983008E-6</c:v>
                </c:pt>
                <c:pt idx="556">
                  <c:v>9.8671379405983008E-6</c:v>
                </c:pt>
                <c:pt idx="557">
                  <c:v>9.8671379405983008E-6</c:v>
                </c:pt>
                <c:pt idx="558">
                  <c:v>9.8671379405983008E-6</c:v>
                </c:pt>
                <c:pt idx="559">
                  <c:v>9.8671379405983008E-6</c:v>
                </c:pt>
                <c:pt idx="560">
                  <c:v>9.8671379405983008E-6</c:v>
                </c:pt>
                <c:pt idx="561">
                  <c:v>9.8671342633712802E-6</c:v>
                </c:pt>
                <c:pt idx="562">
                  <c:v>9.8671342633712802E-6</c:v>
                </c:pt>
                <c:pt idx="563">
                  <c:v>9.8671342633712802E-6</c:v>
                </c:pt>
                <c:pt idx="564">
                  <c:v>9.8671267650994098E-6</c:v>
                </c:pt>
                <c:pt idx="565">
                  <c:v>9.8671267650994098E-6</c:v>
                </c:pt>
                <c:pt idx="566">
                  <c:v>9.8671267650994098E-6</c:v>
                </c:pt>
                <c:pt idx="567">
                  <c:v>9.8671267650994098E-6</c:v>
                </c:pt>
                <c:pt idx="568">
                  <c:v>9.8671267650994098E-6</c:v>
                </c:pt>
                <c:pt idx="569">
                  <c:v>9.8671242680099995E-6</c:v>
                </c:pt>
                <c:pt idx="570">
                  <c:v>9.8671242680099995E-6</c:v>
                </c:pt>
                <c:pt idx="571">
                  <c:v>9.8671175386294292E-6</c:v>
                </c:pt>
                <c:pt idx="572">
                  <c:v>9.8671138500473593E-6</c:v>
                </c:pt>
                <c:pt idx="573">
                  <c:v>9.8671138500473593E-6</c:v>
                </c:pt>
                <c:pt idx="574">
                  <c:v>9.8671138500473593E-6</c:v>
                </c:pt>
                <c:pt idx="575">
                  <c:v>9.8671034162869905E-6</c:v>
                </c:pt>
                <c:pt idx="576">
                  <c:v>9.8671034162869905E-6</c:v>
                </c:pt>
                <c:pt idx="577">
                  <c:v>9.8671121171211805E-6</c:v>
                </c:pt>
                <c:pt idx="578">
                  <c:v>9.8671121171211805E-6</c:v>
                </c:pt>
                <c:pt idx="579">
                  <c:v>9.8671121171211805E-6</c:v>
                </c:pt>
                <c:pt idx="580">
                  <c:v>9.8671076355646802E-6</c:v>
                </c:pt>
                <c:pt idx="581">
                  <c:v>9.8671076355646802E-6</c:v>
                </c:pt>
                <c:pt idx="582">
                  <c:v>9.8671104912344892E-6</c:v>
                </c:pt>
                <c:pt idx="583">
                  <c:v>9.8671104912344892E-6</c:v>
                </c:pt>
                <c:pt idx="584">
                  <c:v>9.8671144921872294E-6</c:v>
                </c:pt>
                <c:pt idx="585">
                  <c:v>9.8671144921872294E-6</c:v>
                </c:pt>
                <c:pt idx="586">
                  <c:v>9.8671191772918303E-6</c:v>
                </c:pt>
                <c:pt idx="587">
                  <c:v>9.8671191772918303E-6</c:v>
                </c:pt>
                <c:pt idx="588">
                  <c:v>9.8671191772918303E-6</c:v>
                </c:pt>
                <c:pt idx="589">
                  <c:v>9.8671191772918303E-6</c:v>
                </c:pt>
                <c:pt idx="590">
                  <c:v>9.8671219222387393E-6</c:v>
                </c:pt>
                <c:pt idx="591">
                  <c:v>9.86711875150623E-6</c:v>
                </c:pt>
                <c:pt idx="592">
                  <c:v>9.86710811187162E-6</c:v>
                </c:pt>
                <c:pt idx="593">
                  <c:v>9.86710811187162E-6</c:v>
                </c:pt>
                <c:pt idx="594">
                  <c:v>9.8671073727288405E-6</c:v>
                </c:pt>
                <c:pt idx="595">
                  <c:v>9.8671073727288405E-6</c:v>
                </c:pt>
                <c:pt idx="596">
                  <c:v>9.8671073727288405E-6</c:v>
                </c:pt>
                <c:pt idx="597">
                  <c:v>9.8671168435524105E-6</c:v>
                </c:pt>
                <c:pt idx="598">
                  <c:v>9.8671168435524105E-6</c:v>
                </c:pt>
                <c:pt idx="599">
                  <c:v>9.8671168435524105E-6</c:v>
                </c:pt>
                <c:pt idx="600">
                  <c:v>9.8671081436074306E-6</c:v>
                </c:pt>
                <c:pt idx="601">
                  <c:v>9.8671081436074306E-6</c:v>
                </c:pt>
                <c:pt idx="602">
                  <c:v>9.8671081436074306E-6</c:v>
                </c:pt>
                <c:pt idx="603">
                  <c:v>9.8671081436074306E-6</c:v>
                </c:pt>
                <c:pt idx="604">
                  <c:v>9.8671095068558001E-6</c:v>
                </c:pt>
                <c:pt idx="605">
                  <c:v>9.8671095068558001E-6</c:v>
                </c:pt>
                <c:pt idx="606">
                  <c:v>9.8671095068558001E-6</c:v>
                </c:pt>
                <c:pt idx="607">
                  <c:v>9.8671087834914707E-6</c:v>
                </c:pt>
                <c:pt idx="608">
                  <c:v>9.8671087834914707E-6</c:v>
                </c:pt>
                <c:pt idx="609">
                  <c:v>9.8671087834914707E-6</c:v>
                </c:pt>
                <c:pt idx="610">
                  <c:v>9.8671087834914707E-6</c:v>
                </c:pt>
                <c:pt idx="611">
                  <c:v>9.8671087834914707E-6</c:v>
                </c:pt>
                <c:pt idx="612">
                  <c:v>9.8671123100302492E-6</c:v>
                </c:pt>
                <c:pt idx="613">
                  <c:v>9.8671123100302492E-6</c:v>
                </c:pt>
                <c:pt idx="614">
                  <c:v>9.8671123100302492E-6</c:v>
                </c:pt>
                <c:pt idx="615">
                  <c:v>9.8671123100302492E-6</c:v>
                </c:pt>
                <c:pt idx="616">
                  <c:v>9.8671123100302492E-6</c:v>
                </c:pt>
                <c:pt idx="617">
                  <c:v>9.8671123100302492E-6</c:v>
                </c:pt>
                <c:pt idx="618">
                  <c:v>9.8671123100302492E-6</c:v>
                </c:pt>
                <c:pt idx="619">
                  <c:v>9.8671123100302492E-6</c:v>
                </c:pt>
                <c:pt idx="620">
                  <c:v>9.8671155705964199E-6</c:v>
                </c:pt>
                <c:pt idx="621">
                  <c:v>9.8671155705964199E-6</c:v>
                </c:pt>
                <c:pt idx="622">
                  <c:v>9.8671155705964199E-6</c:v>
                </c:pt>
                <c:pt idx="623">
                  <c:v>9.8671318361704499E-6</c:v>
                </c:pt>
                <c:pt idx="624">
                  <c:v>9.8671318361704499E-6</c:v>
                </c:pt>
                <c:pt idx="625">
                  <c:v>9.8671303790249292E-6</c:v>
                </c:pt>
                <c:pt idx="626">
                  <c:v>9.8671204765745807E-6</c:v>
                </c:pt>
                <c:pt idx="627">
                  <c:v>9.8671295362323593E-6</c:v>
                </c:pt>
                <c:pt idx="628">
                  <c:v>9.8671295362323593E-6</c:v>
                </c:pt>
                <c:pt idx="629">
                  <c:v>9.8671304910456192E-6</c:v>
                </c:pt>
                <c:pt idx="630">
                  <c:v>9.8671304910456192E-6</c:v>
                </c:pt>
                <c:pt idx="631">
                  <c:v>9.8671304910456192E-6</c:v>
                </c:pt>
                <c:pt idx="632">
                  <c:v>9.8671304910456192E-6</c:v>
                </c:pt>
                <c:pt idx="633">
                  <c:v>9.8671304910456192E-6</c:v>
                </c:pt>
                <c:pt idx="634">
                  <c:v>9.8671304910456192E-6</c:v>
                </c:pt>
                <c:pt idx="635">
                  <c:v>9.8671394449493608E-6</c:v>
                </c:pt>
                <c:pt idx="636">
                  <c:v>9.8671394449493608E-6</c:v>
                </c:pt>
                <c:pt idx="637">
                  <c:v>9.8671394449493608E-6</c:v>
                </c:pt>
                <c:pt idx="638">
                  <c:v>9.8671394449493608E-6</c:v>
                </c:pt>
                <c:pt idx="639">
                  <c:v>9.8671394449493608E-6</c:v>
                </c:pt>
                <c:pt idx="640">
                  <c:v>9.8671394449493608E-6</c:v>
                </c:pt>
                <c:pt idx="641">
                  <c:v>9.8671412935546106E-6</c:v>
                </c:pt>
                <c:pt idx="642">
                  <c:v>9.8671412935546106E-6</c:v>
                </c:pt>
                <c:pt idx="643">
                  <c:v>9.8671412935546106E-6</c:v>
                </c:pt>
                <c:pt idx="644">
                  <c:v>9.8671412935546106E-6</c:v>
                </c:pt>
                <c:pt idx="645">
                  <c:v>9.8671437665666198E-6</c:v>
                </c:pt>
                <c:pt idx="646">
                  <c:v>9.8671437665666198E-6</c:v>
                </c:pt>
                <c:pt idx="647">
                  <c:v>9.8671412945567404E-6</c:v>
                </c:pt>
                <c:pt idx="648">
                  <c:v>9.8671412945567404E-6</c:v>
                </c:pt>
                <c:pt idx="649">
                  <c:v>9.86715384132873E-6</c:v>
                </c:pt>
                <c:pt idx="650">
                  <c:v>9.86715384132873E-6</c:v>
                </c:pt>
                <c:pt idx="651">
                  <c:v>9.86715384132873E-6</c:v>
                </c:pt>
                <c:pt idx="652">
                  <c:v>9.86715384132873E-6</c:v>
                </c:pt>
                <c:pt idx="653">
                  <c:v>9.8671472088840094E-6</c:v>
                </c:pt>
                <c:pt idx="654">
                  <c:v>9.8671409995794308E-6</c:v>
                </c:pt>
                <c:pt idx="655">
                  <c:v>9.8671409995794308E-6</c:v>
                </c:pt>
                <c:pt idx="656">
                  <c:v>9.8671409995794308E-6</c:v>
                </c:pt>
                <c:pt idx="657">
                  <c:v>9.8671409995794308E-6</c:v>
                </c:pt>
                <c:pt idx="658">
                  <c:v>9.8671370555854397E-6</c:v>
                </c:pt>
                <c:pt idx="659">
                  <c:v>9.8671370555854397E-6</c:v>
                </c:pt>
                <c:pt idx="660">
                  <c:v>9.8671370555854397E-6</c:v>
                </c:pt>
                <c:pt idx="661">
                  <c:v>9.8671379326725695E-6</c:v>
                </c:pt>
                <c:pt idx="662">
                  <c:v>9.8671379326725695E-6</c:v>
                </c:pt>
                <c:pt idx="663">
                  <c:v>9.8671252722230002E-6</c:v>
                </c:pt>
                <c:pt idx="664">
                  <c:v>9.8671252722230002E-6</c:v>
                </c:pt>
                <c:pt idx="665">
                  <c:v>9.8671252722230002E-6</c:v>
                </c:pt>
                <c:pt idx="666">
                  <c:v>9.8671252722230002E-6</c:v>
                </c:pt>
                <c:pt idx="667">
                  <c:v>9.8671252722230002E-6</c:v>
                </c:pt>
                <c:pt idx="668">
                  <c:v>9.8671252722230002E-6</c:v>
                </c:pt>
                <c:pt idx="669">
                  <c:v>9.8671252722230002E-6</c:v>
                </c:pt>
                <c:pt idx="670">
                  <c:v>9.8671252722230002E-6</c:v>
                </c:pt>
                <c:pt idx="671">
                  <c:v>9.8671252722230002E-6</c:v>
                </c:pt>
                <c:pt idx="672">
                  <c:v>9.8671252722230002E-6</c:v>
                </c:pt>
                <c:pt idx="673">
                  <c:v>9.8671252722230002E-6</c:v>
                </c:pt>
                <c:pt idx="674">
                  <c:v>9.8671225433684992E-6</c:v>
                </c:pt>
                <c:pt idx="675">
                  <c:v>9.8671225433684992E-6</c:v>
                </c:pt>
                <c:pt idx="676">
                  <c:v>9.8671225433684992E-6</c:v>
                </c:pt>
                <c:pt idx="677">
                  <c:v>9.86713319032103E-6</c:v>
                </c:pt>
                <c:pt idx="678">
                  <c:v>9.8671399228539707E-6</c:v>
                </c:pt>
                <c:pt idx="679">
                  <c:v>9.8671399228539707E-6</c:v>
                </c:pt>
                <c:pt idx="680">
                  <c:v>9.8671399228539707E-6</c:v>
                </c:pt>
                <c:pt idx="681">
                  <c:v>9.8671399228539707E-6</c:v>
                </c:pt>
                <c:pt idx="682">
                  <c:v>9.8671388093622205E-6</c:v>
                </c:pt>
                <c:pt idx="683">
                  <c:v>9.8671260458966296E-6</c:v>
                </c:pt>
                <c:pt idx="684">
                  <c:v>9.8671302700760803E-6</c:v>
                </c:pt>
                <c:pt idx="685">
                  <c:v>9.8671302700760803E-6</c:v>
                </c:pt>
                <c:pt idx="686">
                  <c:v>9.8671302700760803E-6</c:v>
                </c:pt>
                <c:pt idx="687">
                  <c:v>9.8671302700760803E-6</c:v>
                </c:pt>
                <c:pt idx="688">
                  <c:v>9.8671302700760803E-6</c:v>
                </c:pt>
                <c:pt idx="689">
                  <c:v>9.8671302700760803E-6</c:v>
                </c:pt>
                <c:pt idx="690">
                  <c:v>9.8671431804169794E-6</c:v>
                </c:pt>
                <c:pt idx="691">
                  <c:v>9.8671431804169794E-6</c:v>
                </c:pt>
                <c:pt idx="692">
                  <c:v>9.8671431804169794E-6</c:v>
                </c:pt>
                <c:pt idx="693">
                  <c:v>9.8671398085401694E-6</c:v>
                </c:pt>
                <c:pt idx="694">
                  <c:v>9.8671398085401694E-6</c:v>
                </c:pt>
                <c:pt idx="695">
                  <c:v>9.8671398085401694E-6</c:v>
                </c:pt>
                <c:pt idx="696">
                  <c:v>9.8671398085401694E-6</c:v>
                </c:pt>
                <c:pt idx="697">
                  <c:v>9.8671430846547801E-6</c:v>
                </c:pt>
                <c:pt idx="698">
                  <c:v>9.8671430846547801E-6</c:v>
                </c:pt>
                <c:pt idx="699">
                  <c:v>9.8671430846547801E-6</c:v>
                </c:pt>
                <c:pt idx="700">
                  <c:v>9.8671430846547801E-6</c:v>
                </c:pt>
                <c:pt idx="701">
                  <c:v>9.8671430846547801E-6</c:v>
                </c:pt>
                <c:pt idx="702">
                  <c:v>9.8671481447901302E-6</c:v>
                </c:pt>
                <c:pt idx="703">
                  <c:v>9.8671568472962294E-6</c:v>
                </c:pt>
                <c:pt idx="704">
                  <c:v>9.8671568472962294E-6</c:v>
                </c:pt>
                <c:pt idx="705">
                  <c:v>9.8671568472962294E-6</c:v>
                </c:pt>
                <c:pt idx="706">
                  <c:v>9.8671568472962294E-6</c:v>
                </c:pt>
                <c:pt idx="707">
                  <c:v>9.8671568472962294E-6</c:v>
                </c:pt>
                <c:pt idx="708">
                  <c:v>9.8671568472962294E-6</c:v>
                </c:pt>
                <c:pt idx="709">
                  <c:v>9.8671568472962294E-6</c:v>
                </c:pt>
                <c:pt idx="710">
                  <c:v>9.8671568472962294E-6</c:v>
                </c:pt>
                <c:pt idx="711">
                  <c:v>9.8671568472962294E-6</c:v>
                </c:pt>
                <c:pt idx="712">
                  <c:v>9.8671665430600593E-6</c:v>
                </c:pt>
                <c:pt idx="713">
                  <c:v>9.8671665430600593E-6</c:v>
                </c:pt>
                <c:pt idx="714">
                  <c:v>9.8671665430600593E-6</c:v>
                </c:pt>
                <c:pt idx="715">
                  <c:v>9.8671665430600593E-6</c:v>
                </c:pt>
                <c:pt idx="716">
                  <c:v>9.8671665430600593E-6</c:v>
                </c:pt>
                <c:pt idx="717">
                  <c:v>9.8671665430600593E-6</c:v>
                </c:pt>
                <c:pt idx="718">
                  <c:v>9.8671665430600593E-6</c:v>
                </c:pt>
                <c:pt idx="719">
                  <c:v>9.8671665430600593E-6</c:v>
                </c:pt>
                <c:pt idx="720">
                  <c:v>9.8671576414096803E-6</c:v>
                </c:pt>
                <c:pt idx="721">
                  <c:v>9.8671597110708207E-6</c:v>
                </c:pt>
                <c:pt idx="722">
                  <c:v>9.8671465668919093E-6</c:v>
                </c:pt>
                <c:pt idx="723">
                  <c:v>9.8671465668919093E-6</c:v>
                </c:pt>
                <c:pt idx="724">
                  <c:v>9.8671373689543994E-6</c:v>
                </c:pt>
                <c:pt idx="725">
                  <c:v>9.8671373689543994E-6</c:v>
                </c:pt>
                <c:pt idx="726">
                  <c:v>9.8671373689543994E-6</c:v>
                </c:pt>
                <c:pt idx="727">
                  <c:v>9.8671489043692499E-6</c:v>
                </c:pt>
                <c:pt idx="728">
                  <c:v>9.8671489043692499E-6</c:v>
                </c:pt>
                <c:pt idx="729">
                  <c:v>9.8671489043692499E-6</c:v>
                </c:pt>
                <c:pt idx="730">
                  <c:v>9.8671489043692499E-6</c:v>
                </c:pt>
                <c:pt idx="731">
                  <c:v>9.8671489043692499E-6</c:v>
                </c:pt>
                <c:pt idx="732">
                  <c:v>9.8671489043692499E-6</c:v>
                </c:pt>
                <c:pt idx="733">
                  <c:v>9.8671489043692499E-6</c:v>
                </c:pt>
                <c:pt idx="734">
                  <c:v>9.8671489043692499E-6</c:v>
                </c:pt>
                <c:pt idx="735">
                  <c:v>9.8671489043692499E-6</c:v>
                </c:pt>
                <c:pt idx="736">
                  <c:v>9.8671489043692499E-6</c:v>
                </c:pt>
                <c:pt idx="737">
                  <c:v>9.8671489043692499E-6</c:v>
                </c:pt>
                <c:pt idx="738">
                  <c:v>9.8671489043692499E-6</c:v>
                </c:pt>
                <c:pt idx="739">
                  <c:v>9.8671489043692499E-6</c:v>
                </c:pt>
                <c:pt idx="740">
                  <c:v>9.8671489043692499E-6</c:v>
                </c:pt>
                <c:pt idx="741">
                  <c:v>9.8671489043692499E-6</c:v>
                </c:pt>
                <c:pt idx="742">
                  <c:v>9.8671489043692499E-6</c:v>
                </c:pt>
                <c:pt idx="743">
                  <c:v>9.8671489043692499E-6</c:v>
                </c:pt>
                <c:pt idx="744">
                  <c:v>9.8671489043692499E-6</c:v>
                </c:pt>
                <c:pt idx="745">
                  <c:v>9.8671489043692499E-6</c:v>
                </c:pt>
                <c:pt idx="746">
                  <c:v>9.8671489043692499E-6</c:v>
                </c:pt>
                <c:pt idx="747">
                  <c:v>9.8671489043692499E-6</c:v>
                </c:pt>
                <c:pt idx="748">
                  <c:v>9.8671489043692499E-6</c:v>
                </c:pt>
                <c:pt idx="749">
                  <c:v>9.8671489043692499E-6</c:v>
                </c:pt>
                <c:pt idx="750">
                  <c:v>9.8671489043692499E-6</c:v>
                </c:pt>
                <c:pt idx="751">
                  <c:v>9.8671489043692499E-6</c:v>
                </c:pt>
                <c:pt idx="752">
                  <c:v>9.8671518419546598E-6</c:v>
                </c:pt>
                <c:pt idx="753">
                  <c:v>9.8671518419546598E-6</c:v>
                </c:pt>
                <c:pt idx="754">
                  <c:v>9.8671518419546598E-6</c:v>
                </c:pt>
                <c:pt idx="755">
                  <c:v>9.8671518419546598E-6</c:v>
                </c:pt>
                <c:pt idx="756">
                  <c:v>9.8671521544705404E-6</c:v>
                </c:pt>
                <c:pt idx="757">
                  <c:v>9.8671521544705404E-6</c:v>
                </c:pt>
                <c:pt idx="758">
                  <c:v>9.8671521544705404E-6</c:v>
                </c:pt>
                <c:pt idx="759">
                  <c:v>9.8671529438094597E-6</c:v>
                </c:pt>
                <c:pt idx="760">
                  <c:v>9.8671529438094597E-6</c:v>
                </c:pt>
                <c:pt idx="761">
                  <c:v>9.8671529438094597E-6</c:v>
                </c:pt>
                <c:pt idx="762">
                  <c:v>9.8671529438094597E-6</c:v>
                </c:pt>
                <c:pt idx="763">
                  <c:v>9.8671529438094597E-6</c:v>
                </c:pt>
                <c:pt idx="764">
                  <c:v>9.8671501675025992E-6</c:v>
                </c:pt>
                <c:pt idx="765">
                  <c:v>9.8671501675025992E-6</c:v>
                </c:pt>
                <c:pt idx="766">
                  <c:v>9.8671485565160407E-6</c:v>
                </c:pt>
                <c:pt idx="767">
                  <c:v>9.8671485565160407E-6</c:v>
                </c:pt>
                <c:pt idx="768">
                  <c:v>9.8671532646634293E-6</c:v>
                </c:pt>
                <c:pt idx="769">
                  <c:v>9.8671532646634293E-6</c:v>
                </c:pt>
                <c:pt idx="770">
                  <c:v>9.8671532646634293E-6</c:v>
                </c:pt>
                <c:pt idx="771">
                  <c:v>9.8671532646634293E-6</c:v>
                </c:pt>
                <c:pt idx="772">
                  <c:v>9.8671532646634293E-6</c:v>
                </c:pt>
                <c:pt idx="773">
                  <c:v>9.8671532646634293E-6</c:v>
                </c:pt>
                <c:pt idx="774">
                  <c:v>9.8671482562480194E-6</c:v>
                </c:pt>
                <c:pt idx="775">
                  <c:v>9.8671482562480194E-6</c:v>
                </c:pt>
                <c:pt idx="776">
                  <c:v>9.8671482562480194E-6</c:v>
                </c:pt>
                <c:pt idx="777">
                  <c:v>9.8671461815397299E-6</c:v>
                </c:pt>
                <c:pt idx="778">
                  <c:v>9.8671442380538896E-6</c:v>
                </c:pt>
                <c:pt idx="779">
                  <c:v>9.8671391123948795E-6</c:v>
                </c:pt>
                <c:pt idx="780">
                  <c:v>9.8671391123948795E-6</c:v>
                </c:pt>
                <c:pt idx="781">
                  <c:v>9.8671391123948795E-6</c:v>
                </c:pt>
                <c:pt idx="782">
                  <c:v>9.8671391123948795E-6</c:v>
                </c:pt>
                <c:pt idx="783">
                  <c:v>9.8671391123948795E-6</c:v>
                </c:pt>
                <c:pt idx="784">
                  <c:v>9.8671331087682692E-6</c:v>
                </c:pt>
                <c:pt idx="785">
                  <c:v>9.8671331087682692E-6</c:v>
                </c:pt>
                <c:pt idx="786">
                  <c:v>9.8671374770187493E-6</c:v>
                </c:pt>
                <c:pt idx="787">
                  <c:v>9.8671374770187493E-6</c:v>
                </c:pt>
                <c:pt idx="788">
                  <c:v>9.8671374770187493E-6</c:v>
                </c:pt>
                <c:pt idx="789">
                  <c:v>9.8671374770187493E-6</c:v>
                </c:pt>
                <c:pt idx="790">
                  <c:v>9.8671374770187493E-6</c:v>
                </c:pt>
                <c:pt idx="791">
                  <c:v>9.8671374770187493E-6</c:v>
                </c:pt>
                <c:pt idx="792">
                  <c:v>9.8671374770187493E-6</c:v>
                </c:pt>
                <c:pt idx="793">
                  <c:v>9.8671374770187493E-6</c:v>
                </c:pt>
                <c:pt idx="794">
                  <c:v>9.8671374770187493E-6</c:v>
                </c:pt>
                <c:pt idx="795">
                  <c:v>9.8671374770187493E-6</c:v>
                </c:pt>
                <c:pt idx="796">
                  <c:v>9.8671374770187493E-6</c:v>
                </c:pt>
                <c:pt idx="797">
                  <c:v>9.8671283477044303E-6</c:v>
                </c:pt>
                <c:pt idx="798">
                  <c:v>9.8671254224827893E-6</c:v>
                </c:pt>
                <c:pt idx="799">
                  <c:v>9.8671255629663292E-6</c:v>
                </c:pt>
                <c:pt idx="800">
                  <c:v>9.8671255629663292E-6</c:v>
                </c:pt>
                <c:pt idx="801">
                  <c:v>9.8671291720585193E-6</c:v>
                </c:pt>
                <c:pt idx="802">
                  <c:v>9.8671291720585193E-6</c:v>
                </c:pt>
                <c:pt idx="803">
                  <c:v>9.8671306950762592E-6</c:v>
                </c:pt>
                <c:pt idx="804">
                  <c:v>9.8671306950762592E-6</c:v>
                </c:pt>
                <c:pt idx="805">
                  <c:v>9.8671306950762592E-6</c:v>
                </c:pt>
                <c:pt idx="806">
                  <c:v>9.8671306950762592E-6</c:v>
                </c:pt>
                <c:pt idx="807">
                  <c:v>9.8671306950762592E-6</c:v>
                </c:pt>
                <c:pt idx="808">
                  <c:v>9.8671306950762592E-6</c:v>
                </c:pt>
                <c:pt idx="809">
                  <c:v>9.8671306950762592E-6</c:v>
                </c:pt>
                <c:pt idx="810">
                  <c:v>9.8671306950762592E-6</c:v>
                </c:pt>
                <c:pt idx="811">
                  <c:v>9.8671306950762592E-6</c:v>
                </c:pt>
                <c:pt idx="812">
                  <c:v>9.8671306950762592E-6</c:v>
                </c:pt>
                <c:pt idx="813">
                  <c:v>9.8671330042600601E-6</c:v>
                </c:pt>
                <c:pt idx="814">
                  <c:v>9.8671330042600601E-6</c:v>
                </c:pt>
                <c:pt idx="815">
                  <c:v>9.8671330042600601E-6</c:v>
                </c:pt>
                <c:pt idx="816">
                  <c:v>9.8671330042600601E-6</c:v>
                </c:pt>
                <c:pt idx="817">
                  <c:v>9.8671330042600601E-6</c:v>
                </c:pt>
                <c:pt idx="818">
                  <c:v>9.8671330042600601E-6</c:v>
                </c:pt>
                <c:pt idx="819">
                  <c:v>9.8671330042600601E-6</c:v>
                </c:pt>
                <c:pt idx="820">
                  <c:v>9.8671330042600601E-6</c:v>
                </c:pt>
                <c:pt idx="821">
                  <c:v>9.8671330042600601E-6</c:v>
                </c:pt>
                <c:pt idx="822">
                  <c:v>9.8671330042600601E-6</c:v>
                </c:pt>
                <c:pt idx="823">
                  <c:v>9.8671330042600601E-6</c:v>
                </c:pt>
                <c:pt idx="824">
                  <c:v>9.8671330042600601E-6</c:v>
                </c:pt>
                <c:pt idx="825">
                  <c:v>9.8671297335020501E-6</c:v>
                </c:pt>
                <c:pt idx="826">
                  <c:v>9.8671297335020501E-6</c:v>
                </c:pt>
                <c:pt idx="827">
                  <c:v>9.8671297335020501E-6</c:v>
                </c:pt>
                <c:pt idx="828">
                  <c:v>9.8671297335020501E-6</c:v>
                </c:pt>
                <c:pt idx="829">
                  <c:v>9.8671297335020501E-6</c:v>
                </c:pt>
                <c:pt idx="830">
                  <c:v>9.8671297335020501E-6</c:v>
                </c:pt>
                <c:pt idx="831">
                  <c:v>9.8671297335020501E-6</c:v>
                </c:pt>
                <c:pt idx="832">
                  <c:v>9.8671297335020501E-6</c:v>
                </c:pt>
                <c:pt idx="833">
                  <c:v>9.8671297335020501E-6</c:v>
                </c:pt>
                <c:pt idx="834">
                  <c:v>9.8671297335020501E-6</c:v>
                </c:pt>
                <c:pt idx="835">
                  <c:v>9.8671297335020501E-6</c:v>
                </c:pt>
                <c:pt idx="836">
                  <c:v>9.8671297335020501E-6</c:v>
                </c:pt>
                <c:pt idx="837">
                  <c:v>9.8671297335020501E-6</c:v>
                </c:pt>
                <c:pt idx="838">
                  <c:v>9.8671297335020501E-6</c:v>
                </c:pt>
                <c:pt idx="839">
                  <c:v>9.8671252945725405E-6</c:v>
                </c:pt>
                <c:pt idx="840">
                  <c:v>9.8671252945725405E-6</c:v>
                </c:pt>
                <c:pt idx="841">
                  <c:v>9.8671245143017594E-6</c:v>
                </c:pt>
                <c:pt idx="842">
                  <c:v>9.8671245143017594E-6</c:v>
                </c:pt>
                <c:pt idx="843">
                  <c:v>9.8671265703357405E-6</c:v>
                </c:pt>
                <c:pt idx="844">
                  <c:v>9.8671265703357405E-6</c:v>
                </c:pt>
                <c:pt idx="845">
                  <c:v>9.8671265703357405E-6</c:v>
                </c:pt>
                <c:pt idx="846">
                  <c:v>9.8671265703357405E-6</c:v>
                </c:pt>
                <c:pt idx="847">
                  <c:v>9.8671265703357405E-6</c:v>
                </c:pt>
                <c:pt idx="848">
                  <c:v>9.8671265703357405E-6</c:v>
                </c:pt>
                <c:pt idx="849">
                  <c:v>9.8671200822535607E-6</c:v>
                </c:pt>
                <c:pt idx="850">
                  <c:v>9.8671200822535607E-6</c:v>
                </c:pt>
                <c:pt idx="851">
                  <c:v>9.8671148175768402E-6</c:v>
                </c:pt>
                <c:pt idx="852">
                  <c:v>9.8671148175768402E-6</c:v>
                </c:pt>
                <c:pt idx="853">
                  <c:v>9.8671148175768402E-6</c:v>
                </c:pt>
                <c:pt idx="854">
                  <c:v>9.8671148175768402E-6</c:v>
                </c:pt>
                <c:pt idx="855">
                  <c:v>9.8671148175768402E-6</c:v>
                </c:pt>
                <c:pt idx="856">
                  <c:v>9.8671148175768402E-6</c:v>
                </c:pt>
                <c:pt idx="857">
                  <c:v>9.8671148175768402E-6</c:v>
                </c:pt>
                <c:pt idx="858">
                  <c:v>9.8671148175768402E-6</c:v>
                </c:pt>
                <c:pt idx="859">
                  <c:v>9.8671148175768402E-6</c:v>
                </c:pt>
                <c:pt idx="860">
                  <c:v>9.8671148175768402E-6</c:v>
                </c:pt>
                <c:pt idx="861">
                  <c:v>9.8671148175768402E-6</c:v>
                </c:pt>
                <c:pt idx="862">
                  <c:v>9.8671148175768402E-6</c:v>
                </c:pt>
                <c:pt idx="863">
                  <c:v>9.8671148175768402E-6</c:v>
                </c:pt>
                <c:pt idx="864">
                  <c:v>9.8671148175768402E-6</c:v>
                </c:pt>
                <c:pt idx="865">
                  <c:v>9.8671148175768402E-6</c:v>
                </c:pt>
                <c:pt idx="866">
                  <c:v>9.8671148175768402E-6</c:v>
                </c:pt>
                <c:pt idx="867">
                  <c:v>9.8671148175768402E-6</c:v>
                </c:pt>
                <c:pt idx="868">
                  <c:v>9.8671148175768402E-6</c:v>
                </c:pt>
                <c:pt idx="869">
                  <c:v>9.8671148175768402E-6</c:v>
                </c:pt>
                <c:pt idx="870">
                  <c:v>9.8671148175768402E-6</c:v>
                </c:pt>
                <c:pt idx="871">
                  <c:v>9.8671148175768402E-6</c:v>
                </c:pt>
                <c:pt idx="872">
                  <c:v>9.8671148175768402E-6</c:v>
                </c:pt>
                <c:pt idx="873">
                  <c:v>9.8671148175768402E-6</c:v>
                </c:pt>
                <c:pt idx="874">
                  <c:v>9.8671148175768402E-6</c:v>
                </c:pt>
                <c:pt idx="875">
                  <c:v>9.8671148175768402E-6</c:v>
                </c:pt>
                <c:pt idx="876">
                  <c:v>9.8671148175768402E-6</c:v>
                </c:pt>
                <c:pt idx="877">
                  <c:v>9.8671148175768402E-6</c:v>
                </c:pt>
                <c:pt idx="878">
                  <c:v>9.8671148175768402E-6</c:v>
                </c:pt>
                <c:pt idx="879">
                  <c:v>9.8671148175768402E-6</c:v>
                </c:pt>
                <c:pt idx="880">
                  <c:v>9.8671148175768402E-6</c:v>
                </c:pt>
                <c:pt idx="881">
                  <c:v>9.8671102193705098E-6</c:v>
                </c:pt>
                <c:pt idx="882">
                  <c:v>9.8671102193705098E-6</c:v>
                </c:pt>
                <c:pt idx="883">
                  <c:v>9.8671102193705098E-6</c:v>
                </c:pt>
                <c:pt idx="884">
                  <c:v>9.8671123740706495E-6</c:v>
                </c:pt>
                <c:pt idx="885">
                  <c:v>9.8671123740706495E-6</c:v>
                </c:pt>
                <c:pt idx="886">
                  <c:v>9.8671093439454095E-6</c:v>
                </c:pt>
                <c:pt idx="887">
                  <c:v>9.8671093439454095E-6</c:v>
                </c:pt>
                <c:pt idx="888">
                  <c:v>9.8671093439454095E-6</c:v>
                </c:pt>
                <c:pt idx="889">
                  <c:v>9.8671093439454095E-6</c:v>
                </c:pt>
                <c:pt idx="890">
                  <c:v>9.8671093439454095E-6</c:v>
                </c:pt>
                <c:pt idx="891">
                  <c:v>9.8671093439454095E-6</c:v>
                </c:pt>
                <c:pt idx="892">
                  <c:v>9.8671093439454095E-6</c:v>
                </c:pt>
                <c:pt idx="893">
                  <c:v>9.8671093439454095E-6</c:v>
                </c:pt>
                <c:pt idx="894">
                  <c:v>9.8671093439454095E-6</c:v>
                </c:pt>
                <c:pt idx="895">
                  <c:v>9.8671093439454095E-6</c:v>
                </c:pt>
                <c:pt idx="896">
                  <c:v>9.8671093439454095E-6</c:v>
                </c:pt>
                <c:pt idx="897">
                  <c:v>9.8671093439454095E-6</c:v>
                </c:pt>
                <c:pt idx="898">
                  <c:v>9.8671093439454095E-6</c:v>
                </c:pt>
                <c:pt idx="899">
                  <c:v>9.8671093439454095E-6</c:v>
                </c:pt>
                <c:pt idx="900">
                  <c:v>9.8671095836827201E-6</c:v>
                </c:pt>
                <c:pt idx="901">
                  <c:v>9.8671095836827201E-6</c:v>
                </c:pt>
                <c:pt idx="902">
                  <c:v>9.8671079002406804E-6</c:v>
                </c:pt>
                <c:pt idx="903">
                  <c:v>9.8671012668575896E-6</c:v>
                </c:pt>
                <c:pt idx="904">
                  <c:v>9.8671012668575896E-6</c:v>
                </c:pt>
                <c:pt idx="905">
                  <c:v>9.8671012668575896E-6</c:v>
                </c:pt>
                <c:pt idx="906">
                  <c:v>9.8671012668575896E-6</c:v>
                </c:pt>
                <c:pt idx="907">
                  <c:v>9.8671012668575896E-6</c:v>
                </c:pt>
                <c:pt idx="908">
                  <c:v>9.8671012668575896E-6</c:v>
                </c:pt>
                <c:pt idx="909">
                  <c:v>9.8671012668575896E-6</c:v>
                </c:pt>
                <c:pt idx="910">
                  <c:v>9.8670974120912401E-6</c:v>
                </c:pt>
                <c:pt idx="911">
                  <c:v>9.8670974120912401E-6</c:v>
                </c:pt>
                <c:pt idx="912">
                  <c:v>9.8670974120912401E-6</c:v>
                </c:pt>
                <c:pt idx="913">
                  <c:v>9.8670974120912401E-6</c:v>
                </c:pt>
                <c:pt idx="914">
                  <c:v>9.8670950969248998E-6</c:v>
                </c:pt>
                <c:pt idx="915">
                  <c:v>9.8670950969248998E-6</c:v>
                </c:pt>
                <c:pt idx="916">
                  <c:v>9.8670950969248998E-6</c:v>
                </c:pt>
                <c:pt idx="917">
                  <c:v>9.8670950969248998E-6</c:v>
                </c:pt>
                <c:pt idx="918">
                  <c:v>9.8670943307406493E-6</c:v>
                </c:pt>
                <c:pt idx="919">
                  <c:v>9.8670943307406493E-6</c:v>
                </c:pt>
                <c:pt idx="920">
                  <c:v>9.8670943307406493E-6</c:v>
                </c:pt>
                <c:pt idx="921">
                  <c:v>9.8670943307406493E-6</c:v>
                </c:pt>
                <c:pt idx="922">
                  <c:v>9.8670961296911998E-6</c:v>
                </c:pt>
                <c:pt idx="923">
                  <c:v>9.8670961296911998E-6</c:v>
                </c:pt>
                <c:pt idx="924">
                  <c:v>9.8670961296911998E-6</c:v>
                </c:pt>
                <c:pt idx="925">
                  <c:v>9.8670961296911998E-6</c:v>
                </c:pt>
                <c:pt idx="926">
                  <c:v>9.8670925971573593E-6</c:v>
                </c:pt>
                <c:pt idx="927">
                  <c:v>9.8670925971573593E-6</c:v>
                </c:pt>
                <c:pt idx="928">
                  <c:v>9.8670925971573593E-6</c:v>
                </c:pt>
                <c:pt idx="929">
                  <c:v>9.8670925971573593E-6</c:v>
                </c:pt>
                <c:pt idx="930">
                  <c:v>9.8670925971573593E-6</c:v>
                </c:pt>
                <c:pt idx="931">
                  <c:v>9.8670925971573593E-6</c:v>
                </c:pt>
                <c:pt idx="932">
                  <c:v>9.8670922764551204E-6</c:v>
                </c:pt>
                <c:pt idx="933">
                  <c:v>9.8670941408638892E-6</c:v>
                </c:pt>
                <c:pt idx="934">
                  <c:v>9.8670941408638892E-6</c:v>
                </c:pt>
                <c:pt idx="935">
                  <c:v>9.8670941408638892E-6</c:v>
                </c:pt>
                <c:pt idx="936">
                  <c:v>9.8670986341650298E-6</c:v>
                </c:pt>
                <c:pt idx="937">
                  <c:v>9.8671003484115402E-6</c:v>
                </c:pt>
                <c:pt idx="938">
                  <c:v>9.8671003484115402E-6</c:v>
                </c:pt>
                <c:pt idx="939">
                  <c:v>9.8671003484115402E-6</c:v>
                </c:pt>
                <c:pt idx="940">
                  <c:v>9.8671089692279592E-6</c:v>
                </c:pt>
                <c:pt idx="941">
                  <c:v>9.8671098482870494E-6</c:v>
                </c:pt>
                <c:pt idx="942">
                  <c:v>9.8671116768926198E-6</c:v>
                </c:pt>
                <c:pt idx="943">
                  <c:v>9.8671116768926198E-6</c:v>
                </c:pt>
                <c:pt idx="944">
                  <c:v>9.8671116768926198E-6</c:v>
                </c:pt>
                <c:pt idx="945">
                  <c:v>9.8671116768926198E-6</c:v>
                </c:pt>
                <c:pt idx="946">
                  <c:v>9.8671116768926198E-6</c:v>
                </c:pt>
                <c:pt idx="947">
                  <c:v>9.8671094132835198E-6</c:v>
                </c:pt>
                <c:pt idx="948">
                  <c:v>9.8671094132835198E-6</c:v>
                </c:pt>
                <c:pt idx="949">
                  <c:v>9.8671094132835198E-6</c:v>
                </c:pt>
                <c:pt idx="950">
                  <c:v>9.8671094132835198E-6</c:v>
                </c:pt>
                <c:pt idx="951">
                  <c:v>9.8671094132835198E-6</c:v>
                </c:pt>
                <c:pt idx="952">
                  <c:v>9.8671094132835198E-6</c:v>
                </c:pt>
                <c:pt idx="953">
                  <c:v>9.8671094132835198E-6</c:v>
                </c:pt>
                <c:pt idx="954">
                  <c:v>9.8671094132835198E-6</c:v>
                </c:pt>
                <c:pt idx="955">
                  <c:v>9.8671094132835198E-6</c:v>
                </c:pt>
                <c:pt idx="956">
                  <c:v>9.8671094132835198E-6</c:v>
                </c:pt>
                <c:pt idx="957">
                  <c:v>9.8671094132835198E-6</c:v>
                </c:pt>
                <c:pt idx="958">
                  <c:v>9.8671094132835198E-6</c:v>
                </c:pt>
                <c:pt idx="959">
                  <c:v>9.8671116473526998E-6</c:v>
                </c:pt>
                <c:pt idx="960">
                  <c:v>9.8671116473526998E-6</c:v>
                </c:pt>
                <c:pt idx="961">
                  <c:v>9.8671116473526998E-6</c:v>
                </c:pt>
                <c:pt idx="962">
                  <c:v>9.8671116473526998E-6</c:v>
                </c:pt>
                <c:pt idx="963">
                  <c:v>9.8671143029619393E-6</c:v>
                </c:pt>
                <c:pt idx="964">
                  <c:v>9.8671143029619393E-6</c:v>
                </c:pt>
                <c:pt idx="965">
                  <c:v>9.8671143029619393E-6</c:v>
                </c:pt>
                <c:pt idx="966">
                  <c:v>9.8671143029619393E-6</c:v>
                </c:pt>
                <c:pt idx="967">
                  <c:v>9.8671168221723604E-6</c:v>
                </c:pt>
                <c:pt idx="968">
                  <c:v>9.8671168221723604E-6</c:v>
                </c:pt>
                <c:pt idx="969">
                  <c:v>9.8671168221723604E-6</c:v>
                </c:pt>
              </c:numCache>
            </c:numRef>
          </c:yVal>
          <c:smooth val="0"/>
          <c:extLst>
            <c:ext xmlns:c16="http://schemas.microsoft.com/office/drawing/2014/chart" uri="{C3380CC4-5D6E-409C-BE32-E72D297353CC}">
              <c16:uniqueId val="{00000001-2644-4786-B850-9854AF7C9F6C}"/>
            </c:ext>
          </c:extLst>
        </c:ser>
        <c:ser>
          <c:idx val="2"/>
          <c:order val="2"/>
          <c:tx>
            <c:strRef>
              <c:f>all_chains!$AO$1</c:f>
              <c:strCache>
                <c:ptCount val="1"/>
                <c:pt idx="0">
                  <c:v>P.onset_ch4</c:v>
                </c:pt>
              </c:strCache>
            </c:strRef>
          </c:tx>
          <c:spPr>
            <a:ln w="25400" cap="rnd">
              <a:noFill/>
              <a:round/>
            </a:ln>
            <a:effectLst/>
          </c:spPr>
          <c:marker>
            <c:symbol val="circle"/>
            <c:size val="5"/>
            <c:spPr>
              <a:solidFill>
                <a:schemeClr val="accent3"/>
              </a:solidFill>
              <a:ln w="9525">
                <a:solidFill>
                  <a:schemeClr val="accent3"/>
                </a:solidFill>
              </a:ln>
              <a:effectLst/>
            </c:spPr>
          </c:marker>
          <c:xVal>
            <c:numRef>
              <c:f>all_chains!$A$2:$A$84</c:f>
              <c:numCache>
                <c:formatCode>General</c:formatCode>
                <c:ptCount val="8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numCache>
            </c:numRef>
          </c:xVal>
          <c:yVal>
            <c:numRef>
              <c:f>all_chains!$AO$2:$AO$84</c:f>
              <c:numCache>
                <c:formatCode>0.00E+00</c:formatCode>
                <c:ptCount val="83"/>
                <c:pt idx="0">
                  <c:v>1.0843071290563099E-5</c:v>
                </c:pt>
                <c:pt idx="1">
                  <c:v>9.3588063607174601E-6</c:v>
                </c:pt>
                <c:pt idx="2">
                  <c:v>9.3199363502454492E-6</c:v>
                </c:pt>
                <c:pt idx="3">
                  <c:v>9.3745372061942004E-6</c:v>
                </c:pt>
                <c:pt idx="4">
                  <c:v>9.3854309079070405E-6</c:v>
                </c:pt>
                <c:pt idx="5">
                  <c:v>9.4174246865668698E-6</c:v>
                </c:pt>
                <c:pt idx="6">
                  <c:v>9.4233335371519595E-6</c:v>
                </c:pt>
                <c:pt idx="7">
                  <c:v>9.4462400710962903E-6</c:v>
                </c:pt>
                <c:pt idx="8">
                  <c:v>9.4977954774881107E-6</c:v>
                </c:pt>
                <c:pt idx="9">
                  <c:v>9.4565745506444206E-6</c:v>
                </c:pt>
                <c:pt idx="10">
                  <c:v>9.48542917969991E-6</c:v>
                </c:pt>
                <c:pt idx="11">
                  <c:v>9.4365738849507192E-6</c:v>
                </c:pt>
                <c:pt idx="12">
                  <c:v>9.4308195073090198E-6</c:v>
                </c:pt>
                <c:pt idx="13">
                  <c:v>9.4539294940890993E-6</c:v>
                </c:pt>
                <c:pt idx="14">
                  <c:v>9.4529330573191202E-6</c:v>
                </c:pt>
                <c:pt idx="15">
                  <c:v>9.3672110336104308E-6</c:v>
                </c:pt>
                <c:pt idx="16">
                  <c:v>9.4148969212618793E-6</c:v>
                </c:pt>
                <c:pt idx="17">
                  <c:v>9.3737222355501301E-6</c:v>
                </c:pt>
                <c:pt idx="18">
                  <c:v>9.3766862469602497E-6</c:v>
                </c:pt>
                <c:pt idx="19">
                  <c:v>9.4299684688748206E-6</c:v>
                </c:pt>
                <c:pt idx="20">
                  <c:v>9.39041299040468E-6</c:v>
                </c:pt>
                <c:pt idx="21">
                  <c:v>9.3781070110208592E-6</c:v>
                </c:pt>
                <c:pt idx="22">
                  <c:v>9.3804605765319692E-6</c:v>
                </c:pt>
                <c:pt idx="23">
                  <c:v>9.3761654770948407E-6</c:v>
                </c:pt>
                <c:pt idx="24">
                  <c:v>9.3658702986371501E-6</c:v>
                </c:pt>
                <c:pt idx="25">
                  <c:v>9.3432656643604701E-6</c:v>
                </c:pt>
                <c:pt idx="26">
                  <c:v>9.3660382009353195E-6</c:v>
                </c:pt>
                <c:pt idx="27">
                  <c:v>9.3669356664499401E-6</c:v>
                </c:pt>
                <c:pt idx="28">
                  <c:v>9.3766651000304597E-6</c:v>
                </c:pt>
                <c:pt idx="29">
                  <c:v>9.3913763330526507E-6</c:v>
                </c:pt>
                <c:pt idx="30">
                  <c:v>9.4189148827658102E-6</c:v>
                </c:pt>
                <c:pt idx="31">
                  <c:v>9.4071469718299901E-6</c:v>
                </c:pt>
                <c:pt idx="32">
                  <c:v>9.3641465401341604E-6</c:v>
                </c:pt>
                <c:pt idx="33">
                  <c:v>9.3545752034776005E-6</c:v>
                </c:pt>
                <c:pt idx="34">
                  <c:v>9.3725424512450902E-6</c:v>
                </c:pt>
                <c:pt idx="35">
                  <c:v>9.3741589160791895E-6</c:v>
                </c:pt>
                <c:pt idx="36">
                  <c:v>9.3938265121085703E-6</c:v>
                </c:pt>
                <c:pt idx="37">
                  <c:v>9.3953732834740492E-6</c:v>
                </c:pt>
                <c:pt idx="38">
                  <c:v>9.4042688285785607E-6</c:v>
                </c:pt>
                <c:pt idx="39">
                  <c:v>9.4068061461415497E-6</c:v>
                </c:pt>
                <c:pt idx="40">
                  <c:v>9.4069063141066994E-6</c:v>
                </c:pt>
                <c:pt idx="41">
                  <c:v>9.4096973335254004E-6</c:v>
                </c:pt>
                <c:pt idx="42">
                  <c:v>9.4187966479677103E-6</c:v>
                </c:pt>
                <c:pt idx="43">
                  <c:v>9.4172698356923202E-6</c:v>
                </c:pt>
                <c:pt idx="44">
                  <c:v>9.4166709364323404E-6</c:v>
                </c:pt>
                <c:pt idx="45">
                  <c:v>9.4238482513680207E-6</c:v>
                </c:pt>
                <c:pt idx="46">
                  <c:v>9.4261246535164595E-6</c:v>
                </c:pt>
                <c:pt idx="47">
                  <c:v>9.4251048037356603E-6</c:v>
                </c:pt>
                <c:pt idx="48">
                  <c:v>9.4356947926496801E-6</c:v>
                </c:pt>
                <c:pt idx="49">
                  <c:v>9.4382550126613106E-6</c:v>
                </c:pt>
                <c:pt idx="50">
                  <c:v>9.4323584934280606E-6</c:v>
                </c:pt>
                <c:pt idx="51">
                  <c:v>9.4308895068362498E-6</c:v>
                </c:pt>
                <c:pt idx="52">
                  <c:v>9.4292761701355399E-6</c:v>
                </c:pt>
                <c:pt idx="53">
                  <c:v>9.4487558019762802E-6</c:v>
                </c:pt>
                <c:pt idx="54">
                  <c:v>9.4515860156333003E-6</c:v>
                </c:pt>
                <c:pt idx="55">
                  <c:v>9.4476670536439001E-6</c:v>
                </c:pt>
                <c:pt idx="56">
                  <c:v>9.4592608146028593E-6</c:v>
                </c:pt>
                <c:pt idx="57">
                  <c:v>9.4520550092198307E-6</c:v>
                </c:pt>
                <c:pt idx="58">
                  <c:v>9.4456656262271798E-6</c:v>
                </c:pt>
                <c:pt idx="59">
                  <c:v>9.4454347142843301E-6</c:v>
                </c:pt>
                <c:pt idx="60">
                  <c:v>9.4428562018954092E-6</c:v>
                </c:pt>
                <c:pt idx="61">
                  <c:v>9.4488780206450103E-6</c:v>
                </c:pt>
                <c:pt idx="62">
                  <c:v>9.4564828623444695E-6</c:v>
                </c:pt>
                <c:pt idx="63">
                  <c:v>9.4606318232139E-6</c:v>
                </c:pt>
                <c:pt idx="64">
                  <c:v>9.4556510617860908E-6</c:v>
                </c:pt>
                <c:pt idx="65">
                  <c:v>9.4550048907355404E-6</c:v>
                </c:pt>
                <c:pt idx="66">
                  <c:v>9.4573621220904596E-6</c:v>
                </c:pt>
                <c:pt idx="67">
                  <c:v>9.44649609119448E-6</c:v>
                </c:pt>
                <c:pt idx="68">
                  <c:v>9.4421930069679895E-6</c:v>
                </c:pt>
                <c:pt idx="69">
                  <c:v>9.4408650444500603E-6</c:v>
                </c:pt>
                <c:pt idx="70">
                  <c:v>9.4462581454378201E-6</c:v>
                </c:pt>
                <c:pt idx="71">
                  <c:v>9.4550649685432305E-6</c:v>
                </c:pt>
                <c:pt idx="72">
                  <c:v>9.4553138375752599E-6</c:v>
                </c:pt>
                <c:pt idx="73">
                  <c:v>9.4473811490991508E-6</c:v>
                </c:pt>
                <c:pt idx="74">
                  <c:v>9.4657129856252008E-6</c:v>
                </c:pt>
                <c:pt idx="75">
                  <c:v>9.4770943607959994E-6</c:v>
                </c:pt>
                <c:pt idx="76">
                  <c:v>9.4812429845106093E-6</c:v>
                </c:pt>
                <c:pt idx="77">
                  <c:v>9.4787656870095896E-6</c:v>
                </c:pt>
                <c:pt idx="78">
                  <c:v>9.4781553825333897E-6</c:v>
                </c:pt>
                <c:pt idx="79">
                  <c:v>9.4768244586303103E-6</c:v>
                </c:pt>
                <c:pt idx="80">
                  <c:v>9.4703478999304005E-6</c:v>
                </c:pt>
                <c:pt idx="81">
                  <c:v>9.4598264493549392E-6</c:v>
                </c:pt>
                <c:pt idx="82">
                  <c:v>9.4540406086473597E-6</c:v>
                </c:pt>
              </c:numCache>
            </c:numRef>
          </c:yVal>
          <c:smooth val="0"/>
          <c:extLst>
            <c:ext xmlns:c16="http://schemas.microsoft.com/office/drawing/2014/chart" uri="{C3380CC4-5D6E-409C-BE32-E72D297353CC}">
              <c16:uniqueId val="{00000002-2644-4786-B850-9854AF7C9F6C}"/>
            </c:ext>
          </c:extLst>
        </c:ser>
        <c:ser>
          <c:idx val="3"/>
          <c:order val="3"/>
          <c:tx>
            <c:strRef>
              <c:f>all_chains!$AB$1</c:f>
              <c:strCache>
                <c:ptCount val="1"/>
                <c:pt idx="0">
                  <c:v>P.onset_ch3</c:v>
                </c:pt>
              </c:strCache>
            </c:strRef>
          </c:tx>
          <c:spPr>
            <a:ln w="25400" cap="rnd">
              <a:noFill/>
              <a:round/>
            </a:ln>
            <a:effectLst/>
          </c:spPr>
          <c:marker>
            <c:symbol val="circle"/>
            <c:size val="5"/>
            <c:spPr>
              <a:solidFill>
                <a:schemeClr val="accent4"/>
              </a:solidFill>
              <a:ln w="9525">
                <a:solidFill>
                  <a:schemeClr val="accent4"/>
                </a:solidFill>
              </a:ln>
              <a:effectLst/>
            </c:spPr>
          </c:marker>
          <c:xVal>
            <c:numRef>
              <c:f>all_chains!$A$2:$A$925</c:f>
              <c:numCache>
                <c:formatCode>General</c:formatCode>
                <c:ptCount val="9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numCache>
            </c:numRef>
          </c:xVal>
          <c:yVal>
            <c:numRef>
              <c:f>all_chains!$AB$2:$AB$502</c:f>
              <c:numCache>
                <c:formatCode>0.00E+00</c:formatCode>
                <c:ptCount val="501"/>
                <c:pt idx="0">
                  <c:v>1.0000000000000001E-5</c:v>
                </c:pt>
                <c:pt idx="1">
                  <c:v>1.0000000000000001E-5</c:v>
                </c:pt>
                <c:pt idx="2">
                  <c:v>1.0000000000000001E-5</c:v>
                </c:pt>
                <c:pt idx="3">
                  <c:v>1.0000000000000001E-5</c:v>
                </c:pt>
                <c:pt idx="4">
                  <c:v>1.0000000000000001E-5</c:v>
                </c:pt>
                <c:pt idx="5">
                  <c:v>1.0000000000000001E-5</c:v>
                </c:pt>
                <c:pt idx="6">
                  <c:v>1.0000000000000001E-5</c:v>
                </c:pt>
                <c:pt idx="7">
                  <c:v>1.0000000000000001E-5</c:v>
                </c:pt>
                <c:pt idx="8">
                  <c:v>1.0000000000000001E-5</c:v>
                </c:pt>
                <c:pt idx="9">
                  <c:v>1.0000000000000001E-5</c:v>
                </c:pt>
                <c:pt idx="10">
                  <c:v>1.0000000000000001E-5</c:v>
                </c:pt>
                <c:pt idx="11">
                  <c:v>1.0000000000000001E-5</c:v>
                </c:pt>
                <c:pt idx="12">
                  <c:v>1.0000000000000001E-5</c:v>
                </c:pt>
                <c:pt idx="13">
                  <c:v>1.0000000000000001E-5</c:v>
                </c:pt>
                <c:pt idx="14">
                  <c:v>1.0000000000000001E-5</c:v>
                </c:pt>
                <c:pt idx="15">
                  <c:v>1.0000000000000001E-5</c:v>
                </c:pt>
                <c:pt idx="16">
                  <c:v>1.0000000000000001E-5</c:v>
                </c:pt>
                <c:pt idx="17">
                  <c:v>1.0000000000000001E-5</c:v>
                </c:pt>
                <c:pt idx="18">
                  <c:v>1.0000000000000001E-5</c:v>
                </c:pt>
                <c:pt idx="19">
                  <c:v>1.0000000000000001E-5</c:v>
                </c:pt>
                <c:pt idx="20">
                  <c:v>1.0000000000000001E-5</c:v>
                </c:pt>
                <c:pt idx="21">
                  <c:v>1.0000000000000001E-5</c:v>
                </c:pt>
                <c:pt idx="22">
                  <c:v>1.0000000000000001E-5</c:v>
                </c:pt>
                <c:pt idx="23">
                  <c:v>1.0000000000000001E-5</c:v>
                </c:pt>
                <c:pt idx="24">
                  <c:v>1.0000000000000001E-5</c:v>
                </c:pt>
                <c:pt idx="25">
                  <c:v>1.0000000000000001E-5</c:v>
                </c:pt>
                <c:pt idx="26">
                  <c:v>1.0000000000000001E-5</c:v>
                </c:pt>
                <c:pt idx="27">
                  <c:v>1.0000000000000001E-5</c:v>
                </c:pt>
                <c:pt idx="28">
                  <c:v>1.0000000000000001E-5</c:v>
                </c:pt>
                <c:pt idx="29">
                  <c:v>1.0000000000000001E-5</c:v>
                </c:pt>
                <c:pt idx="30">
                  <c:v>1.0000000000000001E-5</c:v>
                </c:pt>
                <c:pt idx="31">
                  <c:v>1.0000000000000001E-5</c:v>
                </c:pt>
                <c:pt idx="32">
                  <c:v>1.0000000000000001E-5</c:v>
                </c:pt>
                <c:pt idx="33">
                  <c:v>1.0000000000000001E-5</c:v>
                </c:pt>
                <c:pt idx="34">
                  <c:v>1.0000000000000001E-5</c:v>
                </c:pt>
                <c:pt idx="35">
                  <c:v>1.0000000000000001E-5</c:v>
                </c:pt>
                <c:pt idx="36">
                  <c:v>1.0000000000000001E-5</c:v>
                </c:pt>
                <c:pt idx="37">
                  <c:v>1.0000000000000001E-5</c:v>
                </c:pt>
                <c:pt idx="38">
                  <c:v>1.0000000000000001E-5</c:v>
                </c:pt>
                <c:pt idx="39">
                  <c:v>1.0000000000000001E-5</c:v>
                </c:pt>
                <c:pt idx="40">
                  <c:v>1.0000000000000001E-5</c:v>
                </c:pt>
                <c:pt idx="41">
                  <c:v>1.0000000000000001E-5</c:v>
                </c:pt>
                <c:pt idx="42">
                  <c:v>9.6047911771659198E-6</c:v>
                </c:pt>
                <c:pt idx="43">
                  <c:v>9.6047911771659198E-6</c:v>
                </c:pt>
                <c:pt idx="44">
                  <c:v>9.6047911771659198E-6</c:v>
                </c:pt>
                <c:pt idx="45">
                  <c:v>9.6047911771659198E-6</c:v>
                </c:pt>
                <c:pt idx="46">
                  <c:v>9.6047911771659198E-6</c:v>
                </c:pt>
                <c:pt idx="47">
                  <c:v>9.6047911771659198E-6</c:v>
                </c:pt>
                <c:pt idx="48">
                  <c:v>8.9288486549022303E-6</c:v>
                </c:pt>
                <c:pt idx="49">
                  <c:v>8.9288486549022303E-6</c:v>
                </c:pt>
                <c:pt idx="50">
                  <c:v>8.9288486549022303E-6</c:v>
                </c:pt>
                <c:pt idx="51">
                  <c:v>8.9288486549022303E-6</c:v>
                </c:pt>
                <c:pt idx="52">
                  <c:v>8.9288486549022303E-6</c:v>
                </c:pt>
                <c:pt idx="53">
                  <c:v>8.9288486549022303E-6</c:v>
                </c:pt>
                <c:pt idx="54">
                  <c:v>8.9288486549022303E-6</c:v>
                </c:pt>
                <c:pt idx="55">
                  <c:v>8.9288486549022303E-6</c:v>
                </c:pt>
                <c:pt idx="56">
                  <c:v>8.9288486549022303E-6</c:v>
                </c:pt>
                <c:pt idx="57">
                  <c:v>8.9288486549022303E-6</c:v>
                </c:pt>
                <c:pt idx="58">
                  <c:v>8.9288486549022303E-6</c:v>
                </c:pt>
                <c:pt idx="59">
                  <c:v>8.9288486549022303E-6</c:v>
                </c:pt>
                <c:pt idx="60">
                  <c:v>8.9288486549022303E-6</c:v>
                </c:pt>
                <c:pt idx="61">
                  <c:v>8.9288486549022303E-6</c:v>
                </c:pt>
                <c:pt idx="62">
                  <c:v>8.9288486549022303E-6</c:v>
                </c:pt>
                <c:pt idx="63">
                  <c:v>8.9288486549022303E-6</c:v>
                </c:pt>
                <c:pt idx="64">
                  <c:v>8.9288486549022303E-6</c:v>
                </c:pt>
                <c:pt idx="65">
                  <c:v>8.9288486549022303E-6</c:v>
                </c:pt>
                <c:pt idx="66">
                  <c:v>8.9288486549022303E-6</c:v>
                </c:pt>
                <c:pt idx="67">
                  <c:v>8.9288486549022303E-6</c:v>
                </c:pt>
                <c:pt idx="68">
                  <c:v>8.9288486549022303E-6</c:v>
                </c:pt>
                <c:pt idx="69">
                  <c:v>8.9288486549022303E-6</c:v>
                </c:pt>
                <c:pt idx="70">
                  <c:v>8.9288486549022303E-6</c:v>
                </c:pt>
                <c:pt idx="71">
                  <c:v>8.9288486549022303E-6</c:v>
                </c:pt>
                <c:pt idx="72">
                  <c:v>8.9288486549022303E-6</c:v>
                </c:pt>
                <c:pt idx="73">
                  <c:v>8.9288486549022303E-6</c:v>
                </c:pt>
                <c:pt idx="74">
                  <c:v>8.9288486549022303E-6</c:v>
                </c:pt>
                <c:pt idx="75">
                  <c:v>8.9288486549022303E-6</c:v>
                </c:pt>
                <c:pt idx="76">
                  <c:v>8.9288486549022303E-6</c:v>
                </c:pt>
                <c:pt idx="77">
                  <c:v>8.9288486549022303E-6</c:v>
                </c:pt>
                <c:pt idx="78">
                  <c:v>8.9288486549022303E-6</c:v>
                </c:pt>
                <c:pt idx="79">
                  <c:v>8.9288486549022303E-6</c:v>
                </c:pt>
                <c:pt idx="80">
                  <c:v>8.9288486549022303E-6</c:v>
                </c:pt>
                <c:pt idx="81">
                  <c:v>8.9288486549022303E-6</c:v>
                </c:pt>
                <c:pt idx="82">
                  <c:v>8.9288486549022303E-6</c:v>
                </c:pt>
                <c:pt idx="83">
                  <c:v>8.9288486549022303E-6</c:v>
                </c:pt>
                <c:pt idx="84">
                  <c:v>8.9288486549022303E-6</c:v>
                </c:pt>
                <c:pt idx="85">
                  <c:v>8.9288486549022303E-6</c:v>
                </c:pt>
                <c:pt idx="86">
                  <c:v>8.9288486549022303E-6</c:v>
                </c:pt>
                <c:pt idx="87">
                  <c:v>8.3143207664707499E-6</c:v>
                </c:pt>
                <c:pt idx="88">
                  <c:v>8.3143207664707499E-6</c:v>
                </c:pt>
                <c:pt idx="89">
                  <c:v>8.3143207664707499E-6</c:v>
                </c:pt>
                <c:pt idx="90">
                  <c:v>8.3143207664707499E-6</c:v>
                </c:pt>
                <c:pt idx="91">
                  <c:v>8.3143207664707499E-6</c:v>
                </c:pt>
                <c:pt idx="92">
                  <c:v>8.3143207664707499E-6</c:v>
                </c:pt>
                <c:pt idx="93">
                  <c:v>8.3143207664707499E-6</c:v>
                </c:pt>
                <c:pt idx="94">
                  <c:v>8.3143207664707499E-6</c:v>
                </c:pt>
                <c:pt idx="95">
                  <c:v>8.3143207664707499E-6</c:v>
                </c:pt>
                <c:pt idx="96">
                  <c:v>8.3143207664707499E-6</c:v>
                </c:pt>
                <c:pt idx="97">
                  <c:v>8.3143207664707499E-6</c:v>
                </c:pt>
                <c:pt idx="98">
                  <c:v>8.3143207664707499E-6</c:v>
                </c:pt>
                <c:pt idx="99">
                  <c:v>8.3143207664707499E-6</c:v>
                </c:pt>
                <c:pt idx="100">
                  <c:v>8.3143207664707499E-6</c:v>
                </c:pt>
                <c:pt idx="101">
                  <c:v>8.2851026792385496E-6</c:v>
                </c:pt>
                <c:pt idx="102">
                  <c:v>8.2851026792385496E-6</c:v>
                </c:pt>
                <c:pt idx="103">
                  <c:v>8.2851026792385496E-6</c:v>
                </c:pt>
                <c:pt idx="104">
                  <c:v>8.2851026792385496E-6</c:v>
                </c:pt>
                <c:pt idx="105">
                  <c:v>8.2851026792385496E-6</c:v>
                </c:pt>
                <c:pt idx="106">
                  <c:v>8.2851026792385496E-6</c:v>
                </c:pt>
                <c:pt idx="107">
                  <c:v>8.2851026792385496E-6</c:v>
                </c:pt>
                <c:pt idx="108">
                  <c:v>8.2851026792385496E-6</c:v>
                </c:pt>
                <c:pt idx="109">
                  <c:v>8.2851026792385496E-6</c:v>
                </c:pt>
                <c:pt idx="110">
                  <c:v>8.2851026792385496E-6</c:v>
                </c:pt>
                <c:pt idx="111">
                  <c:v>8.2851026792385496E-6</c:v>
                </c:pt>
                <c:pt idx="112">
                  <c:v>8.2851026792385496E-6</c:v>
                </c:pt>
                <c:pt idx="113">
                  <c:v>8.209647428079E-6</c:v>
                </c:pt>
                <c:pt idx="114">
                  <c:v>8.209647428079E-6</c:v>
                </c:pt>
                <c:pt idx="115">
                  <c:v>8.209647428079E-6</c:v>
                </c:pt>
                <c:pt idx="116">
                  <c:v>8.209647428079E-6</c:v>
                </c:pt>
                <c:pt idx="117">
                  <c:v>8.209647428079E-6</c:v>
                </c:pt>
                <c:pt idx="118">
                  <c:v>8.209647428079E-6</c:v>
                </c:pt>
                <c:pt idx="119">
                  <c:v>8.209647428079E-6</c:v>
                </c:pt>
                <c:pt idx="120">
                  <c:v>8.209647428079E-6</c:v>
                </c:pt>
                <c:pt idx="121">
                  <c:v>8.209647428079E-6</c:v>
                </c:pt>
                <c:pt idx="122">
                  <c:v>8.209647428079E-6</c:v>
                </c:pt>
                <c:pt idx="123">
                  <c:v>8.209647428079E-6</c:v>
                </c:pt>
                <c:pt idx="124">
                  <c:v>8.209647428079E-6</c:v>
                </c:pt>
                <c:pt idx="125">
                  <c:v>8.209647428079E-6</c:v>
                </c:pt>
                <c:pt idx="126">
                  <c:v>8.209647428079E-6</c:v>
                </c:pt>
                <c:pt idx="127">
                  <c:v>8.209647428079E-6</c:v>
                </c:pt>
                <c:pt idx="128">
                  <c:v>8.209647428079E-6</c:v>
                </c:pt>
                <c:pt idx="129">
                  <c:v>8.209647428079E-6</c:v>
                </c:pt>
                <c:pt idx="130">
                  <c:v>8.209647428079E-6</c:v>
                </c:pt>
                <c:pt idx="131">
                  <c:v>8.209647428079E-6</c:v>
                </c:pt>
                <c:pt idx="132">
                  <c:v>8.4278742336843792E-6</c:v>
                </c:pt>
                <c:pt idx="133">
                  <c:v>8.4278742336843792E-6</c:v>
                </c:pt>
                <c:pt idx="134">
                  <c:v>8.4278742336843792E-6</c:v>
                </c:pt>
                <c:pt idx="135">
                  <c:v>8.4278742336843792E-6</c:v>
                </c:pt>
                <c:pt idx="136">
                  <c:v>8.4278742336843792E-6</c:v>
                </c:pt>
                <c:pt idx="137">
                  <c:v>8.4278742336843792E-6</c:v>
                </c:pt>
                <c:pt idx="138">
                  <c:v>8.4278742336843792E-6</c:v>
                </c:pt>
                <c:pt idx="139">
                  <c:v>8.4278742336843792E-6</c:v>
                </c:pt>
                <c:pt idx="140">
                  <c:v>8.4278742336843792E-6</c:v>
                </c:pt>
                <c:pt idx="141">
                  <c:v>8.4278742336843792E-6</c:v>
                </c:pt>
                <c:pt idx="142">
                  <c:v>8.4278742336843792E-6</c:v>
                </c:pt>
                <c:pt idx="143">
                  <c:v>8.4278742336843792E-6</c:v>
                </c:pt>
                <c:pt idx="144">
                  <c:v>8.4278742336843792E-6</c:v>
                </c:pt>
                <c:pt idx="145">
                  <c:v>8.4278742336843792E-6</c:v>
                </c:pt>
                <c:pt idx="146">
                  <c:v>8.4278742336843792E-6</c:v>
                </c:pt>
                <c:pt idx="147">
                  <c:v>8.4278742336843792E-6</c:v>
                </c:pt>
                <c:pt idx="148">
                  <c:v>8.4278742336843792E-6</c:v>
                </c:pt>
                <c:pt idx="149">
                  <c:v>8.4848966916037107E-6</c:v>
                </c:pt>
                <c:pt idx="150">
                  <c:v>8.4848966916037107E-6</c:v>
                </c:pt>
                <c:pt idx="151">
                  <c:v>8.4848966916037107E-6</c:v>
                </c:pt>
                <c:pt idx="152">
                  <c:v>8.4848966916037107E-6</c:v>
                </c:pt>
                <c:pt idx="153">
                  <c:v>8.4848966916037107E-6</c:v>
                </c:pt>
                <c:pt idx="154">
                  <c:v>8.4848966916037107E-6</c:v>
                </c:pt>
                <c:pt idx="155">
                  <c:v>8.4848966916037107E-6</c:v>
                </c:pt>
                <c:pt idx="156">
                  <c:v>8.4848966916037107E-6</c:v>
                </c:pt>
                <c:pt idx="157">
                  <c:v>8.4848966916037107E-6</c:v>
                </c:pt>
                <c:pt idx="158">
                  <c:v>8.4848966916037107E-6</c:v>
                </c:pt>
                <c:pt idx="159">
                  <c:v>8.4848966916037107E-6</c:v>
                </c:pt>
                <c:pt idx="160">
                  <c:v>8.4533198167631503E-6</c:v>
                </c:pt>
                <c:pt idx="161">
                  <c:v>8.4970822860964108E-6</c:v>
                </c:pt>
                <c:pt idx="162">
                  <c:v>8.4970822860964108E-6</c:v>
                </c:pt>
                <c:pt idx="163">
                  <c:v>8.4970822860964108E-6</c:v>
                </c:pt>
                <c:pt idx="164">
                  <c:v>8.4970822860964108E-6</c:v>
                </c:pt>
                <c:pt idx="165">
                  <c:v>8.4970822860964108E-6</c:v>
                </c:pt>
                <c:pt idx="166">
                  <c:v>8.4970822860964108E-6</c:v>
                </c:pt>
                <c:pt idx="167">
                  <c:v>8.4970822860964108E-6</c:v>
                </c:pt>
                <c:pt idx="168">
                  <c:v>8.4970822860964108E-6</c:v>
                </c:pt>
                <c:pt idx="169">
                  <c:v>8.4970822860964108E-6</c:v>
                </c:pt>
                <c:pt idx="170">
                  <c:v>8.4970822860964108E-6</c:v>
                </c:pt>
                <c:pt idx="171">
                  <c:v>8.4970822860964108E-6</c:v>
                </c:pt>
                <c:pt idx="172">
                  <c:v>8.4970822860964108E-6</c:v>
                </c:pt>
                <c:pt idx="173">
                  <c:v>8.4970822860964108E-6</c:v>
                </c:pt>
                <c:pt idx="174">
                  <c:v>8.4970822860964108E-6</c:v>
                </c:pt>
                <c:pt idx="175">
                  <c:v>8.5211881254274305E-6</c:v>
                </c:pt>
                <c:pt idx="176">
                  <c:v>8.5211881254274305E-6</c:v>
                </c:pt>
                <c:pt idx="177">
                  <c:v>8.5211881254274305E-6</c:v>
                </c:pt>
                <c:pt idx="178">
                  <c:v>8.5211881254274305E-6</c:v>
                </c:pt>
                <c:pt idx="179">
                  <c:v>8.5211881254274305E-6</c:v>
                </c:pt>
                <c:pt idx="180">
                  <c:v>8.5211881254274305E-6</c:v>
                </c:pt>
                <c:pt idx="181">
                  <c:v>8.5211881254274305E-6</c:v>
                </c:pt>
                <c:pt idx="182">
                  <c:v>8.5211881254274305E-6</c:v>
                </c:pt>
                <c:pt idx="183">
                  <c:v>8.5211881254274305E-6</c:v>
                </c:pt>
                <c:pt idx="184">
                  <c:v>8.5211881254274305E-6</c:v>
                </c:pt>
                <c:pt idx="185">
                  <c:v>8.5211881254274305E-6</c:v>
                </c:pt>
                <c:pt idx="186">
                  <c:v>8.5211881254274305E-6</c:v>
                </c:pt>
                <c:pt idx="187">
                  <c:v>8.5211881254274305E-6</c:v>
                </c:pt>
                <c:pt idx="188">
                  <c:v>8.4626658794308805E-6</c:v>
                </c:pt>
                <c:pt idx="189">
                  <c:v>8.4626658794308805E-6</c:v>
                </c:pt>
                <c:pt idx="190">
                  <c:v>8.4626658794308805E-6</c:v>
                </c:pt>
                <c:pt idx="191">
                  <c:v>8.4626658794308805E-6</c:v>
                </c:pt>
                <c:pt idx="192">
                  <c:v>8.4626658794308805E-6</c:v>
                </c:pt>
                <c:pt idx="193">
                  <c:v>8.4626658794308805E-6</c:v>
                </c:pt>
                <c:pt idx="194">
                  <c:v>8.4626658794308805E-6</c:v>
                </c:pt>
                <c:pt idx="195">
                  <c:v>8.4626658794308805E-6</c:v>
                </c:pt>
                <c:pt idx="196">
                  <c:v>8.4626658794308805E-6</c:v>
                </c:pt>
                <c:pt idx="197">
                  <c:v>8.4626658794308805E-6</c:v>
                </c:pt>
                <c:pt idx="198">
                  <c:v>8.4626658794308805E-6</c:v>
                </c:pt>
                <c:pt idx="199">
                  <c:v>8.4626658794308805E-6</c:v>
                </c:pt>
                <c:pt idx="200">
                  <c:v>8.4626658794308805E-6</c:v>
                </c:pt>
                <c:pt idx="201">
                  <c:v>8.4626658794308805E-6</c:v>
                </c:pt>
                <c:pt idx="202">
                  <c:v>8.4626658794308805E-6</c:v>
                </c:pt>
                <c:pt idx="203">
                  <c:v>8.4626658794308805E-6</c:v>
                </c:pt>
                <c:pt idx="204">
                  <c:v>8.4626658794308805E-6</c:v>
                </c:pt>
                <c:pt idx="205">
                  <c:v>8.4626658794308805E-6</c:v>
                </c:pt>
                <c:pt idx="206">
                  <c:v>8.4626658794308805E-6</c:v>
                </c:pt>
                <c:pt idx="207">
                  <c:v>8.4626658794308805E-6</c:v>
                </c:pt>
                <c:pt idx="208">
                  <c:v>8.4626658794308805E-6</c:v>
                </c:pt>
                <c:pt idx="209">
                  <c:v>8.4626658794308805E-6</c:v>
                </c:pt>
                <c:pt idx="210">
                  <c:v>8.4626658794308805E-6</c:v>
                </c:pt>
                <c:pt idx="211">
                  <c:v>8.4626658794308805E-6</c:v>
                </c:pt>
                <c:pt idx="212">
                  <c:v>8.4626658794308805E-6</c:v>
                </c:pt>
                <c:pt idx="213">
                  <c:v>8.4626658794308805E-6</c:v>
                </c:pt>
                <c:pt idx="214">
                  <c:v>8.4626658794308805E-6</c:v>
                </c:pt>
                <c:pt idx="215">
                  <c:v>8.4584381165240499E-6</c:v>
                </c:pt>
                <c:pt idx="216">
                  <c:v>8.4584381165240499E-6</c:v>
                </c:pt>
                <c:pt idx="217">
                  <c:v>8.4584381165240499E-6</c:v>
                </c:pt>
                <c:pt idx="218">
                  <c:v>8.4584381165240499E-6</c:v>
                </c:pt>
                <c:pt idx="219">
                  <c:v>8.4584381165240499E-6</c:v>
                </c:pt>
                <c:pt idx="220">
                  <c:v>8.4584381165240499E-6</c:v>
                </c:pt>
                <c:pt idx="221">
                  <c:v>8.4584381165240499E-6</c:v>
                </c:pt>
                <c:pt idx="222">
                  <c:v>8.4584381165240499E-6</c:v>
                </c:pt>
                <c:pt idx="223">
                  <c:v>8.4584381165240499E-6</c:v>
                </c:pt>
                <c:pt idx="224">
                  <c:v>8.4584381165240499E-6</c:v>
                </c:pt>
                <c:pt idx="225">
                  <c:v>8.4584381165240499E-6</c:v>
                </c:pt>
                <c:pt idx="226">
                  <c:v>8.4584381165240499E-6</c:v>
                </c:pt>
                <c:pt idx="227">
                  <c:v>8.4584381165240499E-6</c:v>
                </c:pt>
                <c:pt idx="228">
                  <c:v>8.4584381165240499E-6</c:v>
                </c:pt>
                <c:pt idx="229">
                  <c:v>8.4584381165240499E-6</c:v>
                </c:pt>
                <c:pt idx="230">
                  <c:v>8.4584381165240499E-6</c:v>
                </c:pt>
                <c:pt idx="231">
                  <c:v>8.4584381165240499E-6</c:v>
                </c:pt>
                <c:pt idx="232">
                  <c:v>8.4584381165240499E-6</c:v>
                </c:pt>
                <c:pt idx="233">
                  <c:v>8.4584381165240499E-6</c:v>
                </c:pt>
                <c:pt idx="234">
                  <c:v>8.4584381165240499E-6</c:v>
                </c:pt>
                <c:pt idx="235">
                  <c:v>8.4584381165240499E-6</c:v>
                </c:pt>
                <c:pt idx="236">
                  <c:v>8.4584381165240499E-6</c:v>
                </c:pt>
                <c:pt idx="237">
                  <c:v>8.4584381165240499E-6</c:v>
                </c:pt>
                <c:pt idx="238">
                  <c:v>8.4584381165240499E-6</c:v>
                </c:pt>
                <c:pt idx="239">
                  <c:v>8.4507529266533997E-6</c:v>
                </c:pt>
                <c:pt idx="240">
                  <c:v>8.4507529266533997E-6</c:v>
                </c:pt>
                <c:pt idx="241">
                  <c:v>8.4507529266533997E-6</c:v>
                </c:pt>
                <c:pt idx="242">
                  <c:v>8.4507529266533997E-6</c:v>
                </c:pt>
                <c:pt idx="243">
                  <c:v>8.4507529266533997E-6</c:v>
                </c:pt>
                <c:pt idx="244">
                  <c:v>8.4507529266533997E-6</c:v>
                </c:pt>
                <c:pt idx="245">
                  <c:v>8.4556953123630105E-6</c:v>
                </c:pt>
                <c:pt idx="246">
                  <c:v>8.4556953123630105E-6</c:v>
                </c:pt>
                <c:pt idx="247">
                  <c:v>8.4556953123630105E-6</c:v>
                </c:pt>
                <c:pt idx="248">
                  <c:v>8.4556953123630105E-6</c:v>
                </c:pt>
                <c:pt idx="249">
                  <c:v>8.4533872965146902E-6</c:v>
                </c:pt>
                <c:pt idx="250">
                  <c:v>8.4533872965146902E-6</c:v>
                </c:pt>
                <c:pt idx="251">
                  <c:v>8.4533872965146902E-6</c:v>
                </c:pt>
                <c:pt idx="252">
                  <c:v>8.4533872965146902E-6</c:v>
                </c:pt>
                <c:pt idx="253">
                  <c:v>8.4533872965146902E-6</c:v>
                </c:pt>
                <c:pt idx="254">
                  <c:v>8.4420048210183792E-6</c:v>
                </c:pt>
                <c:pt idx="255">
                  <c:v>8.4420048210183792E-6</c:v>
                </c:pt>
                <c:pt idx="256">
                  <c:v>8.4420048210183792E-6</c:v>
                </c:pt>
                <c:pt idx="257">
                  <c:v>8.4420048210183792E-6</c:v>
                </c:pt>
                <c:pt idx="258">
                  <c:v>8.4420048210183792E-6</c:v>
                </c:pt>
                <c:pt idx="259">
                  <c:v>8.4420048210183792E-6</c:v>
                </c:pt>
                <c:pt idx="260">
                  <c:v>8.4420048210183792E-6</c:v>
                </c:pt>
                <c:pt idx="261">
                  <c:v>8.4420048210183792E-6</c:v>
                </c:pt>
                <c:pt idx="262">
                  <c:v>8.4420048210183792E-6</c:v>
                </c:pt>
                <c:pt idx="263">
                  <c:v>8.4420048210183792E-6</c:v>
                </c:pt>
                <c:pt idx="264">
                  <c:v>8.4420048210183792E-6</c:v>
                </c:pt>
                <c:pt idx="265">
                  <c:v>8.4420048210183792E-6</c:v>
                </c:pt>
                <c:pt idx="266">
                  <c:v>8.4420048210183792E-6</c:v>
                </c:pt>
                <c:pt idx="267">
                  <c:v>8.4427200834325295E-6</c:v>
                </c:pt>
                <c:pt idx="268">
                  <c:v>8.4427200834325295E-6</c:v>
                </c:pt>
                <c:pt idx="269">
                  <c:v>8.4427200834325295E-6</c:v>
                </c:pt>
                <c:pt idx="270">
                  <c:v>8.4427200834325295E-6</c:v>
                </c:pt>
                <c:pt idx="271">
                  <c:v>8.4427200834325295E-6</c:v>
                </c:pt>
                <c:pt idx="272">
                  <c:v>8.4427200834325295E-6</c:v>
                </c:pt>
                <c:pt idx="273">
                  <c:v>8.4427200834325295E-6</c:v>
                </c:pt>
                <c:pt idx="274">
                  <c:v>8.4427200834325295E-6</c:v>
                </c:pt>
                <c:pt idx="275">
                  <c:v>8.4427200834325295E-6</c:v>
                </c:pt>
                <c:pt idx="276">
                  <c:v>8.4427200834325295E-6</c:v>
                </c:pt>
                <c:pt idx="277">
                  <c:v>8.4427200834325295E-6</c:v>
                </c:pt>
                <c:pt idx="278">
                  <c:v>8.4427200834325295E-6</c:v>
                </c:pt>
                <c:pt idx="279">
                  <c:v>8.4427200834325295E-6</c:v>
                </c:pt>
                <c:pt idx="280">
                  <c:v>8.4427200834325295E-6</c:v>
                </c:pt>
                <c:pt idx="281">
                  <c:v>8.4427200834325295E-6</c:v>
                </c:pt>
                <c:pt idx="282">
                  <c:v>8.4427200834325295E-6</c:v>
                </c:pt>
                <c:pt idx="283">
                  <c:v>8.4427200834325295E-6</c:v>
                </c:pt>
                <c:pt idx="284">
                  <c:v>8.4427200834325295E-6</c:v>
                </c:pt>
                <c:pt idx="285">
                  <c:v>8.4427200834325295E-6</c:v>
                </c:pt>
                <c:pt idx="286">
                  <c:v>8.4427200834325295E-6</c:v>
                </c:pt>
                <c:pt idx="287">
                  <c:v>8.4427200834325295E-6</c:v>
                </c:pt>
                <c:pt idx="288">
                  <c:v>8.4427200834325295E-6</c:v>
                </c:pt>
                <c:pt idx="289">
                  <c:v>8.4427200834325295E-6</c:v>
                </c:pt>
                <c:pt idx="290">
                  <c:v>8.4411641913640497E-6</c:v>
                </c:pt>
                <c:pt idx="291">
                  <c:v>8.4411641913640497E-6</c:v>
                </c:pt>
                <c:pt idx="292">
                  <c:v>8.4411641913640497E-6</c:v>
                </c:pt>
                <c:pt idx="293">
                  <c:v>8.4411641913640497E-6</c:v>
                </c:pt>
                <c:pt idx="294">
                  <c:v>8.4411641913640497E-6</c:v>
                </c:pt>
                <c:pt idx="295">
                  <c:v>8.4411641913640497E-6</c:v>
                </c:pt>
                <c:pt idx="296">
                  <c:v>8.4411641913640497E-6</c:v>
                </c:pt>
                <c:pt idx="297">
                  <c:v>8.4411641913640497E-6</c:v>
                </c:pt>
                <c:pt idx="298">
                  <c:v>8.4411641913640497E-6</c:v>
                </c:pt>
                <c:pt idx="299">
                  <c:v>8.4411641913640497E-6</c:v>
                </c:pt>
                <c:pt idx="300">
                  <c:v>8.4411641913640497E-6</c:v>
                </c:pt>
                <c:pt idx="301">
                  <c:v>8.4411641913640497E-6</c:v>
                </c:pt>
                <c:pt idx="302">
                  <c:v>8.4411641913640497E-6</c:v>
                </c:pt>
                <c:pt idx="303">
                  <c:v>8.4411641913640497E-6</c:v>
                </c:pt>
                <c:pt idx="304">
                  <c:v>8.4411641913640497E-6</c:v>
                </c:pt>
                <c:pt idx="305">
                  <c:v>8.44211645169178E-6</c:v>
                </c:pt>
                <c:pt idx="306">
                  <c:v>8.44211645169178E-6</c:v>
                </c:pt>
                <c:pt idx="307">
                  <c:v>8.44211645169178E-6</c:v>
                </c:pt>
                <c:pt idx="308">
                  <c:v>8.44211645169178E-6</c:v>
                </c:pt>
                <c:pt idx="309">
                  <c:v>8.44211645169178E-6</c:v>
                </c:pt>
                <c:pt idx="310">
                  <c:v>8.44211645169178E-6</c:v>
                </c:pt>
                <c:pt idx="311">
                  <c:v>8.44211645169178E-6</c:v>
                </c:pt>
                <c:pt idx="312">
                  <c:v>8.44211645169178E-6</c:v>
                </c:pt>
                <c:pt idx="313">
                  <c:v>8.44211645169178E-6</c:v>
                </c:pt>
                <c:pt idx="314">
                  <c:v>8.44211645169178E-6</c:v>
                </c:pt>
                <c:pt idx="315">
                  <c:v>8.44211645169178E-6</c:v>
                </c:pt>
                <c:pt idx="316">
                  <c:v>8.44211645169178E-6</c:v>
                </c:pt>
                <c:pt idx="317">
                  <c:v>8.44211645169178E-6</c:v>
                </c:pt>
                <c:pt idx="318">
                  <c:v>8.44211645169178E-6</c:v>
                </c:pt>
                <c:pt idx="319">
                  <c:v>8.44211645169178E-6</c:v>
                </c:pt>
                <c:pt idx="320">
                  <c:v>8.44211645169178E-6</c:v>
                </c:pt>
                <c:pt idx="321">
                  <c:v>8.44211645169178E-6</c:v>
                </c:pt>
                <c:pt idx="322">
                  <c:v>8.4420090414898297E-6</c:v>
                </c:pt>
                <c:pt idx="323">
                  <c:v>8.4420090414898297E-6</c:v>
                </c:pt>
                <c:pt idx="324">
                  <c:v>8.4420090414898297E-6</c:v>
                </c:pt>
                <c:pt idx="325">
                  <c:v>8.4420090414898297E-6</c:v>
                </c:pt>
                <c:pt idx="326">
                  <c:v>8.4420090414898297E-6</c:v>
                </c:pt>
                <c:pt idx="327">
                  <c:v>8.4420090414898297E-6</c:v>
                </c:pt>
                <c:pt idx="328">
                  <c:v>8.4420090414898297E-6</c:v>
                </c:pt>
                <c:pt idx="329">
                  <c:v>8.4418492293462001E-6</c:v>
                </c:pt>
                <c:pt idx="330">
                  <c:v>8.4418492293462001E-6</c:v>
                </c:pt>
                <c:pt idx="331">
                  <c:v>8.4418492293462001E-6</c:v>
                </c:pt>
                <c:pt idx="332">
                  <c:v>8.4418492293462001E-6</c:v>
                </c:pt>
                <c:pt idx="333">
                  <c:v>8.4418492293462001E-6</c:v>
                </c:pt>
                <c:pt idx="334">
                  <c:v>8.4418492293462001E-6</c:v>
                </c:pt>
                <c:pt idx="335">
                  <c:v>8.4418492293462001E-6</c:v>
                </c:pt>
                <c:pt idx="336">
                  <c:v>8.4418492293462001E-6</c:v>
                </c:pt>
                <c:pt idx="337">
                  <c:v>8.4418492293462001E-6</c:v>
                </c:pt>
                <c:pt idx="338">
                  <c:v>8.4418492293462001E-6</c:v>
                </c:pt>
                <c:pt idx="339">
                  <c:v>8.4418492293462001E-6</c:v>
                </c:pt>
                <c:pt idx="340">
                  <c:v>8.4418492293462001E-6</c:v>
                </c:pt>
                <c:pt idx="341">
                  <c:v>8.4418492293462001E-6</c:v>
                </c:pt>
                <c:pt idx="342">
                  <c:v>8.4418492293462001E-6</c:v>
                </c:pt>
                <c:pt idx="343">
                  <c:v>8.4418492293462001E-6</c:v>
                </c:pt>
                <c:pt idx="344">
                  <c:v>8.4418492293462001E-6</c:v>
                </c:pt>
                <c:pt idx="345">
                  <c:v>8.4418492293462001E-6</c:v>
                </c:pt>
                <c:pt idx="346">
                  <c:v>8.4418492293462001E-6</c:v>
                </c:pt>
                <c:pt idx="347">
                  <c:v>8.4418492293462001E-6</c:v>
                </c:pt>
                <c:pt idx="348">
                  <c:v>8.4418492293462001E-6</c:v>
                </c:pt>
                <c:pt idx="349">
                  <c:v>8.4418492293462001E-6</c:v>
                </c:pt>
                <c:pt idx="350">
                  <c:v>8.4418492293462001E-6</c:v>
                </c:pt>
                <c:pt idx="351">
                  <c:v>8.4418492293462001E-6</c:v>
                </c:pt>
                <c:pt idx="352">
                  <c:v>8.4418492293462001E-6</c:v>
                </c:pt>
                <c:pt idx="353">
                  <c:v>8.4418492293462001E-6</c:v>
                </c:pt>
                <c:pt idx="354">
                  <c:v>8.4418492293462001E-6</c:v>
                </c:pt>
                <c:pt idx="355">
                  <c:v>8.4418492293462001E-6</c:v>
                </c:pt>
                <c:pt idx="356">
                  <c:v>8.4418492293462001E-6</c:v>
                </c:pt>
                <c:pt idx="357">
                  <c:v>8.4418492293462001E-6</c:v>
                </c:pt>
                <c:pt idx="358">
                  <c:v>8.4418492293462001E-6</c:v>
                </c:pt>
                <c:pt idx="359">
                  <c:v>8.4418492293462001E-6</c:v>
                </c:pt>
                <c:pt idx="360">
                  <c:v>8.4418492293462001E-6</c:v>
                </c:pt>
                <c:pt idx="361">
                  <c:v>8.4414750646084193E-6</c:v>
                </c:pt>
                <c:pt idx="362">
                  <c:v>8.4414750646084193E-6</c:v>
                </c:pt>
                <c:pt idx="363">
                  <c:v>8.4414750646084193E-6</c:v>
                </c:pt>
                <c:pt idx="364">
                  <c:v>8.4414750646084193E-6</c:v>
                </c:pt>
                <c:pt idx="365">
                  <c:v>8.4414750646084193E-6</c:v>
                </c:pt>
                <c:pt idx="366">
                  <c:v>8.4414750646084193E-6</c:v>
                </c:pt>
                <c:pt idx="367">
                  <c:v>8.4414750646084193E-6</c:v>
                </c:pt>
                <c:pt idx="368">
                  <c:v>8.4414750646084193E-6</c:v>
                </c:pt>
                <c:pt idx="369">
                  <c:v>8.4414750646084193E-6</c:v>
                </c:pt>
                <c:pt idx="370">
                  <c:v>8.4411250766763307E-6</c:v>
                </c:pt>
                <c:pt idx="371">
                  <c:v>8.4411250766763307E-6</c:v>
                </c:pt>
                <c:pt idx="372">
                  <c:v>8.4411250766763307E-6</c:v>
                </c:pt>
                <c:pt idx="373">
                  <c:v>8.4411250766763307E-6</c:v>
                </c:pt>
                <c:pt idx="374">
                  <c:v>8.4411250766763307E-6</c:v>
                </c:pt>
                <c:pt idx="375">
                  <c:v>8.4411250766763307E-6</c:v>
                </c:pt>
                <c:pt idx="376">
                  <c:v>8.4411250766763307E-6</c:v>
                </c:pt>
                <c:pt idx="377">
                  <c:v>8.4411250766763307E-6</c:v>
                </c:pt>
                <c:pt idx="378">
                  <c:v>8.4411250766763307E-6</c:v>
                </c:pt>
                <c:pt idx="379">
                  <c:v>8.4411250766763307E-6</c:v>
                </c:pt>
                <c:pt idx="380">
                  <c:v>8.4411250766763307E-6</c:v>
                </c:pt>
                <c:pt idx="381">
                  <c:v>8.4411250766763307E-6</c:v>
                </c:pt>
                <c:pt idx="382">
                  <c:v>8.4411250766763307E-6</c:v>
                </c:pt>
                <c:pt idx="383">
                  <c:v>8.4411250766763307E-6</c:v>
                </c:pt>
                <c:pt idx="384">
                  <c:v>8.4411250766763307E-6</c:v>
                </c:pt>
                <c:pt idx="385">
                  <c:v>8.4411250766763307E-6</c:v>
                </c:pt>
                <c:pt idx="386">
                  <c:v>8.4411250766763307E-6</c:v>
                </c:pt>
                <c:pt idx="387">
                  <c:v>8.4411250766763307E-6</c:v>
                </c:pt>
                <c:pt idx="388">
                  <c:v>8.4411250766763307E-6</c:v>
                </c:pt>
                <c:pt idx="389">
                  <c:v>8.4411250766763307E-6</c:v>
                </c:pt>
                <c:pt idx="390">
                  <c:v>8.4411250766763307E-6</c:v>
                </c:pt>
                <c:pt idx="391">
                  <c:v>8.4411250766763307E-6</c:v>
                </c:pt>
                <c:pt idx="392">
                  <c:v>8.4411250766763307E-6</c:v>
                </c:pt>
                <c:pt idx="393">
                  <c:v>8.4411250766763307E-6</c:v>
                </c:pt>
                <c:pt idx="394">
                  <c:v>8.4411250766763307E-6</c:v>
                </c:pt>
                <c:pt idx="395">
                  <c:v>8.4411250766763307E-6</c:v>
                </c:pt>
                <c:pt idx="396">
                  <c:v>8.4411250766763307E-6</c:v>
                </c:pt>
                <c:pt idx="397">
                  <c:v>8.4411250766763307E-6</c:v>
                </c:pt>
                <c:pt idx="398">
                  <c:v>8.4411250766763307E-6</c:v>
                </c:pt>
                <c:pt idx="399">
                  <c:v>8.4411250766763307E-6</c:v>
                </c:pt>
                <c:pt idx="400">
                  <c:v>8.4411250766763307E-6</c:v>
                </c:pt>
                <c:pt idx="401">
                  <c:v>8.4411250766763307E-6</c:v>
                </c:pt>
                <c:pt idx="402">
                  <c:v>8.4411250766763307E-6</c:v>
                </c:pt>
                <c:pt idx="403">
                  <c:v>8.4411250766763307E-6</c:v>
                </c:pt>
                <c:pt idx="404">
                  <c:v>8.4411250766763307E-6</c:v>
                </c:pt>
                <c:pt idx="405">
                  <c:v>8.4411250766763307E-6</c:v>
                </c:pt>
                <c:pt idx="406">
                  <c:v>8.4411250766763307E-6</c:v>
                </c:pt>
                <c:pt idx="407">
                  <c:v>8.4411250766763307E-6</c:v>
                </c:pt>
                <c:pt idx="408">
                  <c:v>8.4411250766763307E-6</c:v>
                </c:pt>
                <c:pt idx="409">
                  <c:v>8.4411250766763307E-6</c:v>
                </c:pt>
                <c:pt idx="410">
                  <c:v>8.4411250766763307E-6</c:v>
                </c:pt>
                <c:pt idx="411">
                  <c:v>8.4411250766763307E-6</c:v>
                </c:pt>
                <c:pt idx="412">
                  <c:v>8.4411250766763307E-6</c:v>
                </c:pt>
                <c:pt idx="413">
                  <c:v>8.4411250766763307E-6</c:v>
                </c:pt>
                <c:pt idx="414">
                  <c:v>8.4411250766763307E-6</c:v>
                </c:pt>
                <c:pt idx="415">
                  <c:v>8.4411250766763307E-6</c:v>
                </c:pt>
                <c:pt idx="416">
                  <c:v>8.4411250766763307E-6</c:v>
                </c:pt>
                <c:pt idx="417">
                  <c:v>8.4411250766763307E-6</c:v>
                </c:pt>
                <c:pt idx="418">
                  <c:v>8.4407175974134306E-6</c:v>
                </c:pt>
                <c:pt idx="419">
                  <c:v>8.4407175974134306E-6</c:v>
                </c:pt>
                <c:pt idx="420">
                  <c:v>8.4407175974134306E-6</c:v>
                </c:pt>
                <c:pt idx="421">
                  <c:v>8.4407175974134306E-6</c:v>
                </c:pt>
                <c:pt idx="422">
                  <c:v>8.4407175974134306E-6</c:v>
                </c:pt>
                <c:pt idx="423">
                  <c:v>8.4407175974134306E-6</c:v>
                </c:pt>
                <c:pt idx="424">
                  <c:v>8.4407175974134306E-6</c:v>
                </c:pt>
                <c:pt idx="425">
                  <c:v>8.4407175974134306E-6</c:v>
                </c:pt>
                <c:pt idx="426">
                  <c:v>8.4407175974134306E-6</c:v>
                </c:pt>
                <c:pt idx="427">
                  <c:v>8.4407175974134306E-6</c:v>
                </c:pt>
                <c:pt idx="428">
                  <c:v>8.4407175974134306E-6</c:v>
                </c:pt>
                <c:pt idx="429">
                  <c:v>8.4407175974134306E-6</c:v>
                </c:pt>
                <c:pt idx="430">
                  <c:v>8.4407175974134306E-6</c:v>
                </c:pt>
                <c:pt idx="431">
                  <c:v>8.4407175974134306E-6</c:v>
                </c:pt>
                <c:pt idx="432">
                  <c:v>8.4407175974134306E-6</c:v>
                </c:pt>
                <c:pt idx="433">
                  <c:v>8.4407175974134306E-6</c:v>
                </c:pt>
                <c:pt idx="434">
                  <c:v>8.4407175974134306E-6</c:v>
                </c:pt>
                <c:pt idx="435">
                  <c:v>8.4407175974134306E-6</c:v>
                </c:pt>
                <c:pt idx="436">
                  <c:v>8.4407175974134306E-6</c:v>
                </c:pt>
                <c:pt idx="437">
                  <c:v>8.4407175974134306E-6</c:v>
                </c:pt>
                <c:pt idx="438">
                  <c:v>8.4407175974134306E-6</c:v>
                </c:pt>
                <c:pt idx="439">
                  <c:v>8.4407175974134306E-6</c:v>
                </c:pt>
                <c:pt idx="440">
                  <c:v>8.4407175974134306E-6</c:v>
                </c:pt>
                <c:pt idx="441">
                  <c:v>8.4407175974134306E-6</c:v>
                </c:pt>
                <c:pt idx="442">
                  <c:v>8.4407175974134306E-6</c:v>
                </c:pt>
                <c:pt idx="443">
                  <c:v>8.4407175974134306E-6</c:v>
                </c:pt>
                <c:pt idx="444">
                  <c:v>8.4407175974134306E-6</c:v>
                </c:pt>
                <c:pt idx="445">
                  <c:v>8.4407175974134306E-6</c:v>
                </c:pt>
                <c:pt idx="446">
                  <c:v>8.4407175974134306E-6</c:v>
                </c:pt>
                <c:pt idx="447">
                  <c:v>8.4407175974134306E-6</c:v>
                </c:pt>
                <c:pt idx="448">
                  <c:v>8.4407175974134306E-6</c:v>
                </c:pt>
                <c:pt idx="449">
                  <c:v>8.4407175974134306E-6</c:v>
                </c:pt>
                <c:pt idx="450">
                  <c:v>8.4407175974134306E-6</c:v>
                </c:pt>
                <c:pt idx="451">
                  <c:v>8.4406789507636803E-6</c:v>
                </c:pt>
                <c:pt idx="452">
                  <c:v>8.4406789507636803E-6</c:v>
                </c:pt>
                <c:pt idx="453">
                  <c:v>8.4406789507636803E-6</c:v>
                </c:pt>
                <c:pt idx="454">
                  <c:v>8.4406789507636803E-6</c:v>
                </c:pt>
                <c:pt idx="455">
                  <c:v>8.4406789507636803E-6</c:v>
                </c:pt>
                <c:pt idx="456">
                  <c:v>8.4406789507636803E-6</c:v>
                </c:pt>
                <c:pt idx="457">
                  <c:v>8.4406789507636803E-6</c:v>
                </c:pt>
                <c:pt idx="458">
                  <c:v>8.4406789507636803E-6</c:v>
                </c:pt>
                <c:pt idx="459">
                  <c:v>8.4406789507636803E-6</c:v>
                </c:pt>
                <c:pt idx="460">
                  <c:v>8.4406789507636803E-6</c:v>
                </c:pt>
                <c:pt idx="461">
                  <c:v>8.4406789507636803E-6</c:v>
                </c:pt>
                <c:pt idx="462">
                  <c:v>8.4406789507636803E-6</c:v>
                </c:pt>
                <c:pt idx="463">
                  <c:v>8.4406789507636803E-6</c:v>
                </c:pt>
                <c:pt idx="464">
                  <c:v>8.4406789507636803E-6</c:v>
                </c:pt>
                <c:pt idx="465">
                  <c:v>8.4406789507636803E-6</c:v>
                </c:pt>
                <c:pt idx="466">
                  <c:v>8.4406789507636803E-6</c:v>
                </c:pt>
                <c:pt idx="467">
                  <c:v>8.4406789507636803E-6</c:v>
                </c:pt>
                <c:pt idx="468">
                  <c:v>8.4406789507636803E-6</c:v>
                </c:pt>
                <c:pt idx="469">
                  <c:v>8.4406789507636803E-6</c:v>
                </c:pt>
                <c:pt idx="470">
                  <c:v>8.4406789507636803E-6</c:v>
                </c:pt>
                <c:pt idx="471">
                  <c:v>8.4406789507636803E-6</c:v>
                </c:pt>
                <c:pt idx="472">
                  <c:v>8.4406789507636803E-6</c:v>
                </c:pt>
                <c:pt idx="473">
                  <c:v>8.4406789507636803E-6</c:v>
                </c:pt>
                <c:pt idx="474">
                  <c:v>8.4406789507636803E-6</c:v>
                </c:pt>
                <c:pt idx="475">
                  <c:v>8.4406789507636803E-6</c:v>
                </c:pt>
                <c:pt idx="476">
                  <c:v>8.4406789507636803E-6</c:v>
                </c:pt>
                <c:pt idx="477">
                  <c:v>8.4406789507636803E-6</c:v>
                </c:pt>
                <c:pt idx="478">
                  <c:v>8.4406789507636803E-6</c:v>
                </c:pt>
                <c:pt idx="479">
                  <c:v>8.4406789507636803E-6</c:v>
                </c:pt>
                <c:pt idx="480">
                  <c:v>8.4406789507636803E-6</c:v>
                </c:pt>
                <c:pt idx="481">
                  <c:v>8.4406789507636803E-6</c:v>
                </c:pt>
                <c:pt idx="482">
                  <c:v>8.4406789507636803E-6</c:v>
                </c:pt>
                <c:pt idx="483">
                  <c:v>8.4406789507636803E-6</c:v>
                </c:pt>
                <c:pt idx="484">
                  <c:v>8.4407036355822294E-6</c:v>
                </c:pt>
                <c:pt idx="485">
                  <c:v>8.4407036355822294E-6</c:v>
                </c:pt>
                <c:pt idx="486">
                  <c:v>8.4407036355822294E-6</c:v>
                </c:pt>
                <c:pt idx="487">
                  <c:v>8.4407036355822294E-6</c:v>
                </c:pt>
                <c:pt idx="488">
                  <c:v>8.4407036355822294E-6</c:v>
                </c:pt>
                <c:pt idx="489">
                  <c:v>8.4407036355822294E-6</c:v>
                </c:pt>
                <c:pt idx="490">
                  <c:v>8.4407036355822294E-6</c:v>
                </c:pt>
                <c:pt idx="491">
                  <c:v>8.4407095106324095E-6</c:v>
                </c:pt>
                <c:pt idx="492">
                  <c:v>8.4407095106324095E-6</c:v>
                </c:pt>
                <c:pt idx="493">
                  <c:v>8.4407095106324095E-6</c:v>
                </c:pt>
                <c:pt idx="494">
                  <c:v>8.4407095106324095E-6</c:v>
                </c:pt>
                <c:pt idx="495">
                  <c:v>8.4407095106324095E-6</c:v>
                </c:pt>
                <c:pt idx="496">
                  <c:v>8.4407095106324095E-6</c:v>
                </c:pt>
                <c:pt idx="497">
                  <c:v>8.4407095106324095E-6</c:v>
                </c:pt>
                <c:pt idx="498">
                  <c:v>8.4407095106324095E-6</c:v>
                </c:pt>
                <c:pt idx="499">
                  <c:v>8.4407095106324095E-6</c:v>
                </c:pt>
                <c:pt idx="500">
                  <c:v>8.4407095106324095E-6</c:v>
                </c:pt>
              </c:numCache>
            </c:numRef>
          </c:yVal>
          <c:smooth val="0"/>
          <c:extLst>
            <c:ext xmlns:c16="http://schemas.microsoft.com/office/drawing/2014/chart" uri="{C3380CC4-5D6E-409C-BE32-E72D297353CC}">
              <c16:uniqueId val="{00000003-2644-4786-B850-9854AF7C9F6C}"/>
            </c:ext>
          </c:extLst>
        </c:ser>
        <c:ser>
          <c:idx val="4"/>
          <c:order val="4"/>
          <c:tx>
            <c:strRef>
              <c:f>all_chains!$BB$1</c:f>
              <c:strCache>
                <c:ptCount val="1"/>
                <c:pt idx="0">
                  <c:v>P.onset_ch5</c:v>
                </c:pt>
              </c:strCache>
            </c:strRef>
          </c:tx>
          <c:spPr>
            <a:ln w="25400" cap="rnd">
              <a:noFill/>
              <a:round/>
            </a:ln>
            <a:effectLst/>
          </c:spPr>
          <c:marker>
            <c:symbol val="circle"/>
            <c:size val="5"/>
            <c:spPr>
              <a:solidFill>
                <a:schemeClr val="accent5"/>
              </a:solidFill>
              <a:ln w="9525">
                <a:solidFill>
                  <a:schemeClr val="accent5"/>
                </a:solidFill>
              </a:ln>
              <a:effectLst/>
            </c:spPr>
          </c:marker>
          <c:xVal>
            <c:numRef>
              <c:f>all_chains!$A$2:$A$502</c:f>
              <c:numCache>
                <c:formatCode>General</c:formatCode>
                <c:ptCount val="5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numCache>
            </c:numRef>
          </c:xVal>
          <c:yVal>
            <c:numRef>
              <c:f>all_chains!$BB$2:$BB$502</c:f>
              <c:numCache>
                <c:formatCode>0.00E+00</c:formatCode>
                <c:ptCount val="501"/>
                <c:pt idx="0">
                  <c:v>1.1399999999999999E-5</c:v>
                </c:pt>
                <c:pt idx="1">
                  <c:v>1.1399999999999999E-5</c:v>
                </c:pt>
                <c:pt idx="2">
                  <c:v>1.1399999999999999E-5</c:v>
                </c:pt>
                <c:pt idx="3">
                  <c:v>1.0843071290563099E-5</c:v>
                </c:pt>
                <c:pt idx="4">
                  <c:v>1.0843071290563099E-5</c:v>
                </c:pt>
                <c:pt idx="5">
                  <c:v>1.0843071290563099E-5</c:v>
                </c:pt>
                <c:pt idx="6">
                  <c:v>1.0843071290563099E-5</c:v>
                </c:pt>
                <c:pt idx="7">
                  <c:v>1.0843071290563099E-5</c:v>
                </c:pt>
                <c:pt idx="8">
                  <c:v>1.0843071290563099E-5</c:v>
                </c:pt>
                <c:pt idx="9">
                  <c:v>1.0843071290563099E-5</c:v>
                </c:pt>
                <c:pt idx="10">
                  <c:v>1.0843071290563099E-5</c:v>
                </c:pt>
                <c:pt idx="11">
                  <c:v>1.0843071290563099E-5</c:v>
                </c:pt>
                <c:pt idx="12">
                  <c:v>1.0843071290563099E-5</c:v>
                </c:pt>
                <c:pt idx="13">
                  <c:v>1.0843071290563099E-5</c:v>
                </c:pt>
                <c:pt idx="14">
                  <c:v>1.0843071290563099E-5</c:v>
                </c:pt>
                <c:pt idx="15">
                  <c:v>1.0843071290563099E-5</c:v>
                </c:pt>
                <c:pt idx="16">
                  <c:v>1.0843071290563099E-5</c:v>
                </c:pt>
                <c:pt idx="17">
                  <c:v>1.0843071290563099E-5</c:v>
                </c:pt>
                <c:pt idx="18">
                  <c:v>1.0843071290563099E-5</c:v>
                </c:pt>
                <c:pt idx="19">
                  <c:v>1.0843071290563099E-5</c:v>
                </c:pt>
                <c:pt idx="20">
                  <c:v>1.0843071290563099E-5</c:v>
                </c:pt>
                <c:pt idx="21">
                  <c:v>1.0843071290563099E-5</c:v>
                </c:pt>
                <c:pt idx="22">
                  <c:v>1.0843071290563099E-5</c:v>
                </c:pt>
                <c:pt idx="23">
                  <c:v>1.0843071290563099E-5</c:v>
                </c:pt>
                <c:pt idx="24">
                  <c:v>1.0843071290563099E-5</c:v>
                </c:pt>
                <c:pt idx="25">
                  <c:v>1.0843071290563099E-5</c:v>
                </c:pt>
                <c:pt idx="26">
                  <c:v>1.0843071290563099E-5</c:v>
                </c:pt>
                <c:pt idx="27">
                  <c:v>1.0843071290563099E-5</c:v>
                </c:pt>
                <c:pt idx="28">
                  <c:v>1.0843071290563099E-5</c:v>
                </c:pt>
                <c:pt idx="29">
                  <c:v>1.0843071290563099E-5</c:v>
                </c:pt>
                <c:pt idx="30">
                  <c:v>1.0843071290563099E-5</c:v>
                </c:pt>
                <c:pt idx="31">
                  <c:v>1.0843071290563099E-5</c:v>
                </c:pt>
                <c:pt idx="32">
                  <c:v>1.0843071290563099E-5</c:v>
                </c:pt>
                <c:pt idx="33">
                  <c:v>1.0843071290563099E-5</c:v>
                </c:pt>
                <c:pt idx="34">
                  <c:v>1.0843071290563099E-5</c:v>
                </c:pt>
                <c:pt idx="35">
                  <c:v>1.0843071290563099E-5</c:v>
                </c:pt>
                <c:pt idx="36">
                  <c:v>1.0843071290563099E-5</c:v>
                </c:pt>
                <c:pt idx="37">
                  <c:v>1.0843071290563099E-5</c:v>
                </c:pt>
                <c:pt idx="38">
                  <c:v>9.3588063607174601E-6</c:v>
                </c:pt>
                <c:pt idx="39">
                  <c:v>9.3588063607174601E-6</c:v>
                </c:pt>
                <c:pt idx="40">
                  <c:v>9.3588063607174601E-6</c:v>
                </c:pt>
                <c:pt idx="41">
                  <c:v>9.3588063607174601E-6</c:v>
                </c:pt>
                <c:pt idx="42">
                  <c:v>9.3588063607174601E-6</c:v>
                </c:pt>
                <c:pt idx="43">
                  <c:v>9.3588063607174601E-6</c:v>
                </c:pt>
                <c:pt idx="44">
                  <c:v>9.3588063607174601E-6</c:v>
                </c:pt>
                <c:pt idx="45">
                  <c:v>9.3588063607174601E-6</c:v>
                </c:pt>
                <c:pt idx="46">
                  <c:v>9.3588063607174601E-6</c:v>
                </c:pt>
                <c:pt idx="47">
                  <c:v>9.3588063607174601E-6</c:v>
                </c:pt>
                <c:pt idx="48">
                  <c:v>9.3588063607174601E-6</c:v>
                </c:pt>
                <c:pt idx="49">
                  <c:v>9.3588063607174601E-6</c:v>
                </c:pt>
                <c:pt idx="50">
                  <c:v>9.3588063607174601E-6</c:v>
                </c:pt>
                <c:pt idx="51">
                  <c:v>9.3588063607174601E-6</c:v>
                </c:pt>
                <c:pt idx="52">
                  <c:v>9.3588063607174601E-6</c:v>
                </c:pt>
                <c:pt idx="53">
                  <c:v>9.3588063607174601E-6</c:v>
                </c:pt>
                <c:pt idx="54">
                  <c:v>9.3588063607174601E-6</c:v>
                </c:pt>
                <c:pt idx="55">
                  <c:v>9.3588063607174601E-6</c:v>
                </c:pt>
                <c:pt idx="56">
                  <c:v>9.3588063607174601E-6</c:v>
                </c:pt>
                <c:pt idx="57">
                  <c:v>9.3588063607174601E-6</c:v>
                </c:pt>
                <c:pt idx="58">
                  <c:v>9.3588063607174601E-6</c:v>
                </c:pt>
                <c:pt idx="59">
                  <c:v>9.3588063607174601E-6</c:v>
                </c:pt>
                <c:pt idx="60">
                  <c:v>9.3588063607174601E-6</c:v>
                </c:pt>
                <c:pt idx="61">
                  <c:v>9.3588063607174601E-6</c:v>
                </c:pt>
                <c:pt idx="62">
                  <c:v>9.3588063607174601E-6</c:v>
                </c:pt>
                <c:pt idx="63">
                  <c:v>9.3588063607174601E-6</c:v>
                </c:pt>
                <c:pt idx="64">
                  <c:v>9.3588063607174601E-6</c:v>
                </c:pt>
                <c:pt idx="65">
                  <c:v>9.3588063607174601E-6</c:v>
                </c:pt>
                <c:pt idx="66">
                  <c:v>9.3588063607174601E-6</c:v>
                </c:pt>
                <c:pt idx="67">
                  <c:v>9.3588063607174601E-6</c:v>
                </c:pt>
                <c:pt idx="68">
                  <c:v>9.3588063607174601E-6</c:v>
                </c:pt>
                <c:pt idx="69">
                  <c:v>9.3588063607174601E-6</c:v>
                </c:pt>
                <c:pt idx="70">
                  <c:v>9.3588063607174601E-6</c:v>
                </c:pt>
                <c:pt idx="71">
                  <c:v>9.3588063607174601E-6</c:v>
                </c:pt>
                <c:pt idx="72">
                  <c:v>9.3588063607174601E-6</c:v>
                </c:pt>
                <c:pt idx="73">
                  <c:v>9.3588063607174601E-6</c:v>
                </c:pt>
                <c:pt idx="74">
                  <c:v>9.3588063607174601E-6</c:v>
                </c:pt>
                <c:pt idx="75">
                  <c:v>9.3588063607174601E-6</c:v>
                </c:pt>
                <c:pt idx="76">
                  <c:v>9.3588063607174601E-6</c:v>
                </c:pt>
                <c:pt idx="77">
                  <c:v>9.3588063607174601E-6</c:v>
                </c:pt>
                <c:pt idx="78">
                  <c:v>9.3588063607174601E-6</c:v>
                </c:pt>
                <c:pt idx="79">
                  <c:v>9.3588063607174601E-6</c:v>
                </c:pt>
                <c:pt idx="80">
                  <c:v>9.3588063607174601E-6</c:v>
                </c:pt>
                <c:pt idx="81">
                  <c:v>9.3588063607174601E-6</c:v>
                </c:pt>
                <c:pt idx="82">
                  <c:v>9.3588063607174601E-6</c:v>
                </c:pt>
                <c:pt idx="83">
                  <c:v>9.3588063607174601E-6</c:v>
                </c:pt>
                <c:pt idx="84">
                  <c:v>9.3588063607174601E-6</c:v>
                </c:pt>
                <c:pt idx="85">
                  <c:v>9.3588063607174601E-6</c:v>
                </c:pt>
                <c:pt idx="86">
                  <c:v>9.3588063607174601E-6</c:v>
                </c:pt>
                <c:pt idx="87">
                  <c:v>9.3588063607174601E-6</c:v>
                </c:pt>
                <c:pt idx="88">
                  <c:v>9.3588063607174601E-6</c:v>
                </c:pt>
                <c:pt idx="89">
                  <c:v>9.3588063607174601E-6</c:v>
                </c:pt>
                <c:pt idx="90">
                  <c:v>9.3588063607174601E-6</c:v>
                </c:pt>
                <c:pt idx="91">
                  <c:v>9.3588063607174601E-6</c:v>
                </c:pt>
                <c:pt idx="92">
                  <c:v>9.3588063607174601E-6</c:v>
                </c:pt>
                <c:pt idx="93">
                  <c:v>9.3588063607174601E-6</c:v>
                </c:pt>
                <c:pt idx="94">
                  <c:v>9.3588063607174601E-6</c:v>
                </c:pt>
                <c:pt idx="95">
                  <c:v>9.3588063607174601E-6</c:v>
                </c:pt>
                <c:pt idx="96">
                  <c:v>9.3588063607174601E-6</c:v>
                </c:pt>
                <c:pt idx="97">
                  <c:v>9.3588063607174601E-6</c:v>
                </c:pt>
                <c:pt idx="98">
                  <c:v>9.3588063607174601E-6</c:v>
                </c:pt>
                <c:pt idx="99">
                  <c:v>9.3588063607174601E-6</c:v>
                </c:pt>
                <c:pt idx="100">
                  <c:v>9.3588063607174601E-6</c:v>
                </c:pt>
                <c:pt idx="101">
                  <c:v>9.3588063607174601E-6</c:v>
                </c:pt>
                <c:pt idx="102">
                  <c:v>9.3588063607174601E-6</c:v>
                </c:pt>
                <c:pt idx="103">
                  <c:v>9.3199363502454492E-6</c:v>
                </c:pt>
                <c:pt idx="104">
                  <c:v>9.3199363502454492E-6</c:v>
                </c:pt>
                <c:pt idx="105">
                  <c:v>9.3199363502454492E-6</c:v>
                </c:pt>
                <c:pt idx="106">
                  <c:v>9.3199363502454492E-6</c:v>
                </c:pt>
                <c:pt idx="107">
                  <c:v>9.3199363502454492E-6</c:v>
                </c:pt>
                <c:pt idx="108">
                  <c:v>9.3199363502454492E-6</c:v>
                </c:pt>
                <c:pt idx="109">
                  <c:v>9.3199363502454492E-6</c:v>
                </c:pt>
                <c:pt idx="110">
                  <c:v>9.3199363502454492E-6</c:v>
                </c:pt>
                <c:pt idx="111">
                  <c:v>9.3199363502454492E-6</c:v>
                </c:pt>
                <c:pt idx="112">
                  <c:v>9.3199363502454492E-6</c:v>
                </c:pt>
                <c:pt idx="113">
                  <c:v>9.3199363502454492E-6</c:v>
                </c:pt>
                <c:pt idx="114">
                  <c:v>9.3199363502454492E-6</c:v>
                </c:pt>
                <c:pt idx="115">
                  <c:v>9.3199363502454492E-6</c:v>
                </c:pt>
                <c:pt idx="116">
                  <c:v>9.3199363502454492E-6</c:v>
                </c:pt>
                <c:pt idx="117">
                  <c:v>9.3199363502454492E-6</c:v>
                </c:pt>
                <c:pt idx="118">
                  <c:v>9.3745372061942004E-6</c:v>
                </c:pt>
                <c:pt idx="119">
                  <c:v>9.3854309079070405E-6</c:v>
                </c:pt>
                <c:pt idx="120">
                  <c:v>9.3854309079070405E-6</c:v>
                </c:pt>
                <c:pt idx="121">
                  <c:v>9.3854309079070405E-6</c:v>
                </c:pt>
                <c:pt idx="122">
                  <c:v>9.3854309079070405E-6</c:v>
                </c:pt>
                <c:pt idx="123">
                  <c:v>9.3854309079070405E-6</c:v>
                </c:pt>
                <c:pt idx="124">
                  <c:v>9.3854309079070405E-6</c:v>
                </c:pt>
                <c:pt idx="125">
                  <c:v>9.3854309079070405E-6</c:v>
                </c:pt>
                <c:pt idx="126">
                  <c:v>9.3854309079070405E-6</c:v>
                </c:pt>
                <c:pt idx="127">
                  <c:v>9.3854309079070405E-6</c:v>
                </c:pt>
                <c:pt idx="128">
                  <c:v>9.3854309079070405E-6</c:v>
                </c:pt>
                <c:pt idx="129">
                  <c:v>9.3854309079070405E-6</c:v>
                </c:pt>
                <c:pt idx="130">
                  <c:v>9.3854309079070405E-6</c:v>
                </c:pt>
                <c:pt idx="131">
                  <c:v>9.3854309079070405E-6</c:v>
                </c:pt>
                <c:pt idx="132">
                  <c:v>9.3854309079070405E-6</c:v>
                </c:pt>
                <c:pt idx="133">
                  <c:v>9.3854309079070405E-6</c:v>
                </c:pt>
                <c:pt idx="134">
                  <c:v>9.3854309079070405E-6</c:v>
                </c:pt>
                <c:pt idx="135">
                  <c:v>9.3854309079070405E-6</c:v>
                </c:pt>
                <c:pt idx="136">
                  <c:v>9.3854309079070405E-6</c:v>
                </c:pt>
                <c:pt idx="137">
                  <c:v>9.3854309079070405E-6</c:v>
                </c:pt>
                <c:pt idx="138">
                  <c:v>9.3854309079070405E-6</c:v>
                </c:pt>
                <c:pt idx="139">
                  <c:v>9.3854309079070405E-6</c:v>
                </c:pt>
                <c:pt idx="140">
                  <c:v>9.4174246865668698E-6</c:v>
                </c:pt>
                <c:pt idx="141">
                  <c:v>9.4174246865668698E-6</c:v>
                </c:pt>
                <c:pt idx="142">
                  <c:v>9.4174246865668698E-6</c:v>
                </c:pt>
                <c:pt idx="143">
                  <c:v>9.4174246865668698E-6</c:v>
                </c:pt>
                <c:pt idx="144">
                  <c:v>9.4174246865668698E-6</c:v>
                </c:pt>
                <c:pt idx="145">
                  <c:v>9.4233335371519595E-6</c:v>
                </c:pt>
                <c:pt idx="146">
                  <c:v>9.4233335371519595E-6</c:v>
                </c:pt>
                <c:pt idx="147">
                  <c:v>9.4462400710962903E-6</c:v>
                </c:pt>
                <c:pt idx="148">
                  <c:v>9.4977954774881107E-6</c:v>
                </c:pt>
                <c:pt idx="149">
                  <c:v>9.4977954774881107E-6</c:v>
                </c:pt>
                <c:pt idx="150">
                  <c:v>9.4977954774881107E-6</c:v>
                </c:pt>
                <c:pt idx="151">
                  <c:v>9.4977954774881107E-6</c:v>
                </c:pt>
                <c:pt idx="152">
                  <c:v>9.4977954774881107E-6</c:v>
                </c:pt>
                <c:pt idx="153">
                  <c:v>9.4977954774881107E-6</c:v>
                </c:pt>
                <c:pt idx="154">
                  <c:v>9.4565745506444206E-6</c:v>
                </c:pt>
                <c:pt idx="155">
                  <c:v>9.48542917969991E-6</c:v>
                </c:pt>
                <c:pt idx="156">
                  <c:v>9.4365738849507192E-6</c:v>
                </c:pt>
                <c:pt idx="157">
                  <c:v>9.4365738849507192E-6</c:v>
                </c:pt>
                <c:pt idx="158">
                  <c:v>9.4365738849507192E-6</c:v>
                </c:pt>
                <c:pt idx="159">
                  <c:v>9.4365738849507192E-6</c:v>
                </c:pt>
                <c:pt idx="160">
                  <c:v>9.4365738849507192E-6</c:v>
                </c:pt>
                <c:pt idx="161">
                  <c:v>9.4365738849507192E-6</c:v>
                </c:pt>
                <c:pt idx="162">
                  <c:v>9.4365738849507192E-6</c:v>
                </c:pt>
                <c:pt idx="163">
                  <c:v>9.4365738849507192E-6</c:v>
                </c:pt>
                <c:pt idx="164">
                  <c:v>9.4308195073090198E-6</c:v>
                </c:pt>
                <c:pt idx="165">
                  <c:v>9.4308195073090198E-6</c:v>
                </c:pt>
                <c:pt idx="166">
                  <c:v>9.4308195073090198E-6</c:v>
                </c:pt>
                <c:pt idx="167">
                  <c:v>9.4539294940890993E-6</c:v>
                </c:pt>
                <c:pt idx="168">
                  <c:v>9.4539294940890993E-6</c:v>
                </c:pt>
                <c:pt idx="169">
                  <c:v>9.4539294940890993E-6</c:v>
                </c:pt>
                <c:pt idx="170">
                  <c:v>9.4539294940890993E-6</c:v>
                </c:pt>
                <c:pt idx="171">
                  <c:v>9.4539294940890993E-6</c:v>
                </c:pt>
                <c:pt idx="172">
                  <c:v>9.4539294940890993E-6</c:v>
                </c:pt>
                <c:pt idx="173">
                  <c:v>9.4539294940890993E-6</c:v>
                </c:pt>
                <c:pt idx="174">
                  <c:v>9.4529330573191202E-6</c:v>
                </c:pt>
                <c:pt idx="175">
                  <c:v>9.3672110336104308E-6</c:v>
                </c:pt>
                <c:pt idx="176">
                  <c:v>9.3672110336104308E-6</c:v>
                </c:pt>
                <c:pt idx="177">
                  <c:v>9.4148969212618793E-6</c:v>
                </c:pt>
                <c:pt idx="178">
                  <c:v>9.4148969212618793E-6</c:v>
                </c:pt>
                <c:pt idx="179">
                  <c:v>9.4148969212618793E-6</c:v>
                </c:pt>
                <c:pt idx="180">
                  <c:v>9.4148969212618793E-6</c:v>
                </c:pt>
                <c:pt idx="181">
                  <c:v>9.4148969212618793E-6</c:v>
                </c:pt>
                <c:pt idx="182">
                  <c:v>9.4148969212618793E-6</c:v>
                </c:pt>
                <c:pt idx="183">
                  <c:v>9.4148969212618793E-6</c:v>
                </c:pt>
                <c:pt idx="184">
                  <c:v>9.4148969212618793E-6</c:v>
                </c:pt>
                <c:pt idx="185">
                  <c:v>9.4148969212618793E-6</c:v>
                </c:pt>
                <c:pt idx="186">
                  <c:v>9.3737222355501301E-6</c:v>
                </c:pt>
                <c:pt idx="187">
                  <c:v>9.3737222355501301E-6</c:v>
                </c:pt>
                <c:pt idx="188">
                  <c:v>9.3737222355501301E-6</c:v>
                </c:pt>
                <c:pt idx="189">
                  <c:v>9.3737222355501301E-6</c:v>
                </c:pt>
                <c:pt idx="190">
                  <c:v>9.3737222355501301E-6</c:v>
                </c:pt>
                <c:pt idx="191">
                  <c:v>9.3737222355501301E-6</c:v>
                </c:pt>
                <c:pt idx="192">
                  <c:v>9.3737222355501301E-6</c:v>
                </c:pt>
                <c:pt idx="193">
                  <c:v>9.3766862469602497E-6</c:v>
                </c:pt>
                <c:pt idx="194">
                  <c:v>9.3766862469602497E-6</c:v>
                </c:pt>
                <c:pt idx="195">
                  <c:v>9.3766862469602497E-6</c:v>
                </c:pt>
                <c:pt idx="196">
                  <c:v>9.3766862469602497E-6</c:v>
                </c:pt>
                <c:pt idx="197">
                  <c:v>9.3766862469602497E-6</c:v>
                </c:pt>
                <c:pt idx="198">
                  <c:v>9.3766862469602497E-6</c:v>
                </c:pt>
                <c:pt idx="199">
                  <c:v>9.3766862469602497E-6</c:v>
                </c:pt>
                <c:pt idx="200">
                  <c:v>9.3766862469602497E-6</c:v>
                </c:pt>
                <c:pt idx="201">
                  <c:v>9.3766862469602497E-6</c:v>
                </c:pt>
                <c:pt idx="202">
                  <c:v>9.3766862469602497E-6</c:v>
                </c:pt>
                <c:pt idx="203">
                  <c:v>9.3766862469602497E-6</c:v>
                </c:pt>
                <c:pt idx="204">
                  <c:v>9.3766862469602497E-6</c:v>
                </c:pt>
                <c:pt idx="205">
                  <c:v>9.3766862469602497E-6</c:v>
                </c:pt>
                <c:pt idx="206">
                  <c:v>9.3766862469602497E-6</c:v>
                </c:pt>
                <c:pt idx="207">
                  <c:v>9.3766862469602497E-6</c:v>
                </c:pt>
                <c:pt idx="208">
                  <c:v>9.3766862469602497E-6</c:v>
                </c:pt>
                <c:pt idx="209">
                  <c:v>9.3766862469602497E-6</c:v>
                </c:pt>
                <c:pt idx="210">
                  <c:v>9.3766862469602497E-6</c:v>
                </c:pt>
                <c:pt idx="211">
                  <c:v>9.3766862469602497E-6</c:v>
                </c:pt>
                <c:pt idx="212">
                  <c:v>9.4299684688748206E-6</c:v>
                </c:pt>
                <c:pt idx="213">
                  <c:v>9.39041299040468E-6</c:v>
                </c:pt>
                <c:pt idx="214">
                  <c:v>9.39041299040468E-6</c:v>
                </c:pt>
                <c:pt idx="215">
                  <c:v>9.39041299040468E-6</c:v>
                </c:pt>
                <c:pt idx="216">
                  <c:v>9.39041299040468E-6</c:v>
                </c:pt>
                <c:pt idx="217">
                  <c:v>9.39041299040468E-6</c:v>
                </c:pt>
                <c:pt idx="218">
                  <c:v>9.39041299040468E-6</c:v>
                </c:pt>
                <c:pt idx="219">
                  <c:v>9.39041299040468E-6</c:v>
                </c:pt>
                <c:pt idx="220">
                  <c:v>9.39041299040468E-6</c:v>
                </c:pt>
                <c:pt idx="221">
                  <c:v>9.39041299040468E-6</c:v>
                </c:pt>
                <c:pt idx="222">
                  <c:v>9.39041299040468E-6</c:v>
                </c:pt>
                <c:pt idx="223">
                  <c:v>9.39041299040468E-6</c:v>
                </c:pt>
                <c:pt idx="224">
                  <c:v>9.39041299040468E-6</c:v>
                </c:pt>
                <c:pt idx="225">
                  <c:v>9.39041299040468E-6</c:v>
                </c:pt>
                <c:pt idx="226">
                  <c:v>9.39041299040468E-6</c:v>
                </c:pt>
                <c:pt idx="227">
                  <c:v>9.39041299040468E-6</c:v>
                </c:pt>
                <c:pt idx="228">
                  <c:v>9.39041299040468E-6</c:v>
                </c:pt>
                <c:pt idx="229">
                  <c:v>9.39041299040468E-6</c:v>
                </c:pt>
                <c:pt idx="230">
                  <c:v>9.3781070110208592E-6</c:v>
                </c:pt>
                <c:pt idx="231">
                  <c:v>9.3804605765319692E-6</c:v>
                </c:pt>
                <c:pt idx="232">
                  <c:v>9.3804605765319692E-6</c:v>
                </c:pt>
                <c:pt idx="233">
                  <c:v>9.3761654770948407E-6</c:v>
                </c:pt>
                <c:pt idx="234">
                  <c:v>9.3761654770948407E-6</c:v>
                </c:pt>
                <c:pt idx="235">
                  <c:v>9.3761654770948407E-6</c:v>
                </c:pt>
                <c:pt idx="236">
                  <c:v>9.3761654770948407E-6</c:v>
                </c:pt>
                <c:pt idx="237">
                  <c:v>9.3658702986371501E-6</c:v>
                </c:pt>
                <c:pt idx="238">
                  <c:v>9.3658702986371501E-6</c:v>
                </c:pt>
                <c:pt idx="239">
                  <c:v>9.3432656643604701E-6</c:v>
                </c:pt>
                <c:pt idx="240">
                  <c:v>9.3660382009353195E-6</c:v>
                </c:pt>
                <c:pt idx="241">
                  <c:v>9.3660382009353195E-6</c:v>
                </c:pt>
                <c:pt idx="242">
                  <c:v>9.3660382009353195E-6</c:v>
                </c:pt>
                <c:pt idx="243">
                  <c:v>9.3669356664499401E-6</c:v>
                </c:pt>
                <c:pt idx="244">
                  <c:v>9.3669356664499401E-6</c:v>
                </c:pt>
                <c:pt idx="245">
                  <c:v>9.3669356664499401E-6</c:v>
                </c:pt>
                <c:pt idx="246">
                  <c:v>9.3669356664499401E-6</c:v>
                </c:pt>
                <c:pt idx="247">
                  <c:v>9.3669356664499401E-6</c:v>
                </c:pt>
                <c:pt idx="248">
                  <c:v>9.3669356664499401E-6</c:v>
                </c:pt>
                <c:pt idx="249">
                  <c:v>9.3669356664499401E-6</c:v>
                </c:pt>
                <c:pt idx="250">
                  <c:v>9.3669356664499401E-6</c:v>
                </c:pt>
                <c:pt idx="251">
                  <c:v>9.3669356664499401E-6</c:v>
                </c:pt>
                <c:pt idx="252">
                  <c:v>9.3669356664499401E-6</c:v>
                </c:pt>
                <c:pt idx="253">
                  <c:v>9.3669356664499401E-6</c:v>
                </c:pt>
                <c:pt idx="254">
                  <c:v>9.3669356664499401E-6</c:v>
                </c:pt>
                <c:pt idx="255">
                  <c:v>9.3669356664499401E-6</c:v>
                </c:pt>
                <c:pt idx="256">
                  <c:v>9.3669356664499401E-6</c:v>
                </c:pt>
                <c:pt idx="257">
                  <c:v>9.3669356664499401E-6</c:v>
                </c:pt>
                <c:pt idx="258">
                  <c:v>9.3766651000304597E-6</c:v>
                </c:pt>
                <c:pt idx="259">
                  <c:v>9.3766651000304597E-6</c:v>
                </c:pt>
                <c:pt idx="260">
                  <c:v>9.3766651000304597E-6</c:v>
                </c:pt>
                <c:pt idx="261">
                  <c:v>9.3766651000304597E-6</c:v>
                </c:pt>
                <c:pt idx="262">
                  <c:v>9.3766651000304597E-6</c:v>
                </c:pt>
                <c:pt idx="263">
                  <c:v>9.3766651000304597E-6</c:v>
                </c:pt>
                <c:pt idx="264">
                  <c:v>9.3766651000304597E-6</c:v>
                </c:pt>
                <c:pt idx="265">
                  <c:v>9.3766651000304597E-6</c:v>
                </c:pt>
                <c:pt idx="266">
                  <c:v>9.3913763330526507E-6</c:v>
                </c:pt>
                <c:pt idx="267">
                  <c:v>9.3913763330526507E-6</c:v>
                </c:pt>
                <c:pt idx="268">
                  <c:v>9.3913763330526507E-6</c:v>
                </c:pt>
                <c:pt idx="269">
                  <c:v>9.3913763330526507E-6</c:v>
                </c:pt>
                <c:pt idx="270">
                  <c:v>9.3913763330526507E-6</c:v>
                </c:pt>
                <c:pt idx="271">
                  <c:v>9.3913763330526507E-6</c:v>
                </c:pt>
                <c:pt idx="272">
                  <c:v>9.3913763330526507E-6</c:v>
                </c:pt>
                <c:pt idx="273">
                  <c:v>9.3913763330526507E-6</c:v>
                </c:pt>
                <c:pt idx="274">
                  <c:v>9.4189148827658102E-6</c:v>
                </c:pt>
                <c:pt idx="275">
                  <c:v>9.4189148827658102E-6</c:v>
                </c:pt>
                <c:pt idx="276">
                  <c:v>9.4189148827658102E-6</c:v>
                </c:pt>
                <c:pt idx="277">
                  <c:v>9.4189148827658102E-6</c:v>
                </c:pt>
                <c:pt idx="278">
                  <c:v>9.4189148827658102E-6</c:v>
                </c:pt>
                <c:pt idx="279">
                  <c:v>9.4189148827658102E-6</c:v>
                </c:pt>
                <c:pt idx="280">
                  <c:v>9.4189148827658102E-6</c:v>
                </c:pt>
                <c:pt idx="281">
                  <c:v>9.4071469718299901E-6</c:v>
                </c:pt>
                <c:pt idx="282">
                  <c:v>9.4071469718299901E-6</c:v>
                </c:pt>
                <c:pt idx="283">
                  <c:v>9.4071469718299901E-6</c:v>
                </c:pt>
                <c:pt idx="284">
                  <c:v>9.4071469718299901E-6</c:v>
                </c:pt>
                <c:pt idx="285">
                  <c:v>9.4071469718299901E-6</c:v>
                </c:pt>
                <c:pt idx="286">
                  <c:v>9.4071469718299901E-6</c:v>
                </c:pt>
                <c:pt idx="287">
                  <c:v>9.4071469718299901E-6</c:v>
                </c:pt>
                <c:pt idx="288">
                  <c:v>9.4071469718299901E-6</c:v>
                </c:pt>
                <c:pt idx="289">
                  <c:v>9.4071469718299901E-6</c:v>
                </c:pt>
                <c:pt idx="290">
                  <c:v>9.3641465401341604E-6</c:v>
                </c:pt>
                <c:pt idx="291">
                  <c:v>9.3545752034776005E-6</c:v>
                </c:pt>
                <c:pt idx="292">
                  <c:v>9.3545752034776005E-6</c:v>
                </c:pt>
                <c:pt idx="293">
                  <c:v>9.3545752034776005E-6</c:v>
                </c:pt>
                <c:pt idx="294">
                  <c:v>9.3545752034776005E-6</c:v>
                </c:pt>
                <c:pt idx="295">
                  <c:v>9.3545752034776005E-6</c:v>
                </c:pt>
                <c:pt idx="296">
                  <c:v>9.3545752034776005E-6</c:v>
                </c:pt>
                <c:pt idx="297">
                  <c:v>9.3545752034776005E-6</c:v>
                </c:pt>
                <c:pt idx="298">
                  <c:v>9.3545752034776005E-6</c:v>
                </c:pt>
                <c:pt idx="299">
                  <c:v>9.3545752034776005E-6</c:v>
                </c:pt>
                <c:pt idx="300">
                  <c:v>9.3545752034776005E-6</c:v>
                </c:pt>
                <c:pt idx="301">
                  <c:v>9.3545752034776005E-6</c:v>
                </c:pt>
                <c:pt idx="302">
                  <c:v>9.3725424512450902E-6</c:v>
                </c:pt>
                <c:pt idx="303">
                  <c:v>9.3725424512450902E-6</c:v>
                </c:pt>
                <c:pt idx="304">
                  <c:v>9.3725424512450902E-6</c:v>
                </c:pt>
                <c:pt idx="305">
                  <c:v>9.3725424512450902E-6</c:v>
                </c:pt>
                <c:pt idx="306">
                  <c:v>9.3725424512450902E-6</c:v>
                </c:pt>
                <c:pt idx="307">
                  <c:v>9.3725424512450902E-6</c:v>
                </c:pt>
                <c:pt idx="308">
                  <c:v>9.3725424512450902E-6</c:v>
                </c:pt>
                <c:pt idx="309">
                  <c:v>9.3725424512450902E-6</c:v>
                </c:pt>
                <c:pt idx="310">
                  <c:v>9.3725424512450902E-6</c:v>
                </c:pt>
                <c:pt idx="311">
                  <c:v>9.3725424512450902E-6</c:v>
                </c:pt>
                <c:pt idx="312">
                  <c:v>9.3725424512450902E-6</c:v>
                </c:pt>
                <c:pt idx="313">
                  <c:v>9.3725424512450902E-6</c:v>
                </c:pt>
                <c:pt idx="314">
                  <c:v>9.3725424512450902E-6</c:v>
                </c:pt>
                <c:pt idx="315">
                  <c:v>9.3725424512450902E-6</c:v>
                </c:pt>
                <c:pt idx="316">
                  <c:v>9.3725424512450902E-6</c:v>
                </c:pt>
                <c:pt idx="317">
                  <c:v>9.3725424512450902E-6</c:v>
                </c:pt>
                <c:pt idx="318">
                  <c:v>9.3725424512450902E-6</c:v>
                </c:pt>
                <c:pt idx="319">
                  <c:v>9.3725424512450902E-6</c:v>
                </c:pt>
                <c:pt idx="320">
                  <c:v>9.3725424512450902E-6</c:v>
                </c:pt>
                <c:pt idx="321">
                  <c:v>9.3725424512450902E-6</c:v>
                </c:pt>
                <c:pt idx="322">
                  <c:v>9.3725424512450902E-6</c:v>
                </c:pt>
                <c:pt idx="323">
                  <c:v>9.3725424512450902E-6</c:v>
                </c:pt>
                <c:pt idx="324">
                  <c:v>9.3725424512450902E-6</c:v>
                </c:pt>
                <c:pt idx="325">
                  <c:v>9.3725424512450902E-6</c:v>
                </c:pt>
                <c:pt idx="326">
                  <c:v>9.3725424512450902E-6</c:v>
                </c:pt>
                <c:pt idx="327">
                  <c:v>9.3725424512450902E-6</c:v>
                </c:pt>
                <c:pt idx="328">
                  <c:v>9.3725424512450902E-6</c:v>
                </c:pt>
                <c:pt idx="329">
                  <c:v>9.3725424512450902E-6</c:v>
                </c:pt>
                <c:pt idx="330">
                  <c:v>9.3725424512450902E-6</c:v>
                </c:pt>
                <c:pt idx="331">
                  <c:v>9.3725424512450902E-6</c:v>
                </c:pt>
                <c:pt idx="332">
                  <c:v>9.3725424512450902E-6</c:v>
                </c:pt>
                <c:pt idx="333">
                  <c:v>9.3725424512450902E-6</c:v>
                </c:pt>
                <c:pt idx="334">
                  <c:v>9.3741589160791895E-6</c:v>
                </c:pt>
                <c:pt idx="335">
                  <c:v>9.3741589160791895E-6</c:v>
                </c:pt>
                <c:pt idx="336">
                  <c:v>9.3741589160791895E-6</c:v>
                </c:pt>
                <c:pt idx="337">
                  <c:v>9.3741589160791895E-6</c:v>
                </c:pt>
                <c:pt idx="338">
                  <c:v>9.3741589160791895E-6</c:v>
                </c:pt>
                <c:pt idx="339">
                  <c:v>9.3741589160791895E-6</c:v>
                </c:pt>
                <c:pt idx="340">
                  <c:v>9.3741589160791895E-6</c:v>
                </c:pt>
                <c:pt idx="341">
                  <c:v>9.3741589160791895E-6</c:v>
                </c:pt>
                <c:pt idx="342">
                  <c:v>9.3741589160791895E-6</c:v>
                </c:pt>
                <c:pt idx="343">
                  <c:v>9.3741589160791895E-6</c:v>
                </c:pt>
                <c:pt idx="344">
                  <c:v>9.3938265121085703E-6</c:v>
                </c:pt>
                <c:pt idx="345">
                  <c:v>9.3938265121085703E-6</c:v>
                </c:pt>
                <c:pt idx="346">
                  <c:v>9.3938265121085703E-6</c:v>
                </c:pt>
                <c:pt idx="347">
                  <c:v>9.3953732834740492E-6</c:v>
                </c:pt>
                <c:pt idx="348">
                  <c:v>9.3953732834740492E-6</c:v>
                </c:pt>
                <c:pt idx="349">
                  <c:v>9.4042688285785607E-6</c:v>
                </c:pt>
                <c:pt idx="350">
                  <c:v>9.4042688285785607E-6</c:v>
                </c:pt>
                <c:pt idx="351">
                  <c:v>9.4068061461415497E-6</c:v>
                </c:pt>
                <c:pt idx="352">
                  <c:v>9.4069063141066994E-6</c:v>
                </c:pt>
                <c:pt idx="353">
                  <c:v>9.4069063141066994E-6</c:v>
                </c:pt>
                <c:pt idx="354">
                  <c:v>9.4096973335254004E-6</c:v>
                </c:pt>
                <c:pt idx="355">
                  <c:v>9.4096973335254004E-6</c:v>
                </c:pt>
                <c:pt idx="356">
                  <c:v>9.4187966479677103E-6</c:v>
                </c:pt>
                <c:pt idx="357">
                  <c:v>9.4172698356923202E-6</c:v>
                </c:pt>
                <c:pt idx="358">
                  <c:v>9.4172698356923202E-6</c:v>
                </c:pt>
                <c:pt idx="359">
                  <c:v>9.4172698356923202E-6</c:v>
                </c:pt>
                <c:pt idx="360">
                  <c:v>9.4172698356923202E-6</c:v>
                </c:pt>
                <c:pt idx="361">
                  <c:v>9.4166709364323404E-6</c:v>
                </c:pt>
                <c:pt idx="362">
                  <c:v>9.4166709364323404E-6</c:v>
                </c:pt>
                <c:pt idx="363">
                  <c:v>9.4166709364323404E-6</c:v>
                </c:pt>
                <c:pt idx="364">
                  <c:v>9.4166709364323404E-6</c:v>
                </c:pt>
                <c:pt idx="365">
                  <c:v>9.4166709364323404E-6</c:v>
                </c:pt>
                <c:pt idx="366">
                  <c:v>9.4166709364323404E-6</c:v>
                </c:pt>
                <c:pt idx="367">
                  <c:v>9.4166709364323404E-6</c:v>
                </c:pt>
                <c:pt idx="368">
                  <c:v>9.4166709364323404E-6</c:v>
                </c:pt>
                <c:pt idx="369">
                  <c:v>9.4166709364323404E-6</c:v>
                </c:pt>
                <c:pt idx="370">
                  <c:v>9.4166709364323404E-6</c:v>
                </c:pt>
                <c:pt idx="371">
                  <c:v>9.4166709364323404E-6</c:v>
                </c:pt>
                <c:pt idx="372">
                  <c:v>9.4166709364323404E-6</c:v>
                </c:pt>
                <c:pt idx="373">
                  <c:v>9.4166709364323404E-6</c:v>
                </c:pt>
                <c:pt idx="374">
                  <c:v>9.4238482513680207E-6</c:v>
                </c:pt>
                <c:pt idx="375">
                  <c:v>9.4238482513680207E-6</c:v>
                </c:pt>
                <c:pt idx="376">
                  <c:v>9.4261246535164595E-6</c:v>
                </c:pt>
                <c:pt idx="377">
                  <c:v>9.4251048037356603E-6</c:v>
                </c:pt>
                <c:pt idx="378">
                  <c:v>9.4251048037356603E-6</c:v>
                </c:pt>
                <c:pt idx="379">
                  <c:v>9.4251048037356603E-6</c:v>
                </c:pt>
                <c:pt idx="380">
                  <c:v>9.4356947926496801E-6</c:v>
                </c:pt>
                <c:pt idx="381">
                  <c:v>9.4356947926496801E-6</c:v>
                </c:pt>
                <c:pt idx="382">
                  <c:v>9.4356947926496801E-6</c:v>
                </c:pt>
                <c:pt idx="383">
                  <c:v>9.4356947926496801E-6</c:v>
                </c:pt>
                <c:pt idx="384">
                  <c:v>9.4356947926496801E-6</c:v>
                </c:pt>
                <c:pt idx="385">
                  <c:v>9.4356947926496801E-6</c:v>
                </c:pt>
                <c:pt idx="386">
                  <c:v>9.4356947926496801E-6</c:v>
                </c:pt>
                <c:pt idx="387">
                  <c:v>9.4356947926496801E-6</c:v>
                </c:pt>
                <c:pt idx="388">
                  <c:v>9.4356947926496801E-6</c:v>
                </c:pt>
                <c:pt idx="389">
                  <c:v>9.4382550126613106E-6</c:v>
                </c:pt>
                <c:pt idx="390">
                  <c:v>9.4382550126613106E-6</c:v>
                </c:pt>
                <c:pt idx="391">
                  <c:v>9.4323584934280606E-6</c:v>
                </c:pt>
                <c:pt idx="392">
                  <c:v>9.4323584934280606E-6</c:v>
                </c:pt>
                <c:pt idx="393">
                  <c:v>9.4323584934280606E-6</c:v>
                </c:pt>
                <c:pt idx="394">
                  <c:v>9.4323584934280606E-6</c:v>
                </c:pt>
                <c:pt idx="395">
                  <c:v>9.4308895068362498E-6</c:v>
                </c:pt>
                <c:pt idx="396">
                  <c:v>9.4308895068362498E-6</c:v>
                </c:pt>
                <c:pt idx="397">
                  <c:v>9.4308895068362498E-6</c:v>
                </c:pt>
                <c:pt idx="398">
                  <c:v>9.4308895068362498E-6</c:v>
                </c:pt>
                <c:pt idx="399">
                  <c:v>9.4308895068362498E-6</c:v>
                </c:pt>
                <c:pt idx="400">
                  <c:v>9.4308895068362498E-6</c:v>
                </c:pt>
                <c:pt idx="401">
                  <c:v>9.4308895068362498E-6</c:v>
                </c:pt>
                <c:pt idx="402">
                  <c:v>9.4292761701355399E-6</c:v>
                </c:pt>
                <c:pt idx="403">
                  <c:v>9.4487558019762802E-6</c:v>
                </c:pt>
                <c:pt idx="404">
                  <c:v>9.4487558019762802E-6</c:v>
                </c:pt>
                <c:pt idx="405">
                  <c:v>9.4515860156333003E-6</c:v>
                </c:pt>
                <c:pt idx="406">
                  <c:v>9.4515860156333003E-6</c:v>
                </c:pt>
                <c:pt idx="407">
                  <c:v>9.4476670536439001E-6</c:v>
                </c:pt>
                <c:pt idx="408">
                  <c:v>9.4476670536439001E-6</c:v>
                </c:pt>
                <c:pt idx="409">
                  <c:v>9.4476670536439001E-6</c:v>
                </c:pt>
                <c:pt idx="410">
                  <c:v>9.4592608146028593E-6</c:v>
                </c:pt>
                <c:pt idx="411">
                  <c:v>9.4592608146028593E-6</c:v>
                </c:pt>
                <c:pt idx="412">
                  <c:v>9.4592608146028593E-6</c:v>
                </c:pt>
                <c:pt idx="413">
                  <c:v>9.4520550092198307E-6</c:v>
                </c:pt>
                <c:pt idx="414">
                  <c:v>9.4520550092198307E-6</c:v>
                </c:pt>
                <c:pt idx="415">
                  <c:v>9.4520550092198307E-6</c:v>
                </c:pt>
                <c:pt idx="416">
                  <c:v>9.4520550092198307E-6</c:v>
                </c:pt>
                <c:pt idx="417">
                  <c:v>9.4520550092198307E-6</c:v>
                </c:pt>
                <c:pt idx="418">
                  <c:v>9.4520550092198307E-6</c:v>
                </c:pt>
                <c:pt idx="419">
                  <c:v>9.4520550092198307E-6</c:v>
                </c:pt>
                <c:pt idx="420">
                  <c:v>9.4456656262271798E-6</c:v>
                </c:pt>
                <c:pt idx="421">
                  <c:v>9.4456656262271798E-6</c:v>
                </c:pt>
                <c:pt idx="422">
                  <c:v>9.4454347142843301E-6</c:v>
                </c:pt>
                <c:pt idx="423">
                  <c:v>9.4428562018954092E-6</c:v>
                </c:pt>
                <c:pt idx="424">
                  <c:v>9.4488780206450103E-6</c:v>
                </c:pt>
                <c:pt idx="425">
                  <c:v>9.4488780206450103E-6</c:v>
                </c:pt>
                <c:pt idx="426">
                  <c:v>9.4564828623444695E-6</c:v>
                </c:pt>
                <c:pt idx="427">
                  <c:v>9.4606318232139E-6</c:v>
                </c:pt>
                <c:pt idx="428">
                  <c:v>9.4606318232139E-6</c:v>
                </c:pt>
                <c:pt idx="429">
                  <c:v>9.4606318232139E-6</c:v>
                </c:pt>
                <c:pt idx="430">
                  <c:v>9.4556510617860908E-6</c:v>
                </c:pt>
                <c:pt idx="431">
                  <c:v>9.4550048907355404E-6</c:v>
                </c:pt>
                <c:pt idx="432">
                  <c:v>9.4573621220904596E-6</c:v>
                </c:pt>
                <c:pt idx="433">
                  <c:v>9.4573621220904596E-6</c:v>
                </c:pt>
                <c:pt idx="434">
                  <c:v>9.4573621220904596E-6</c:v>
                </c:pt>
                <c:pt idx="435">
                  <c:v>9.4573621220904596E-6</c:v>
                </c:pt>
                <c:pt idx="436">
                  <c:v>9.4573621220904596E-6</c:v>
                </c:pt>
                <c:pt idx="437">
                  <c:v>9.44649609119448E-6</c:v>
                </c:pt>
                <c:pt idx="438">
                  <c:v>9.44649609119448E-6</c:v>
                </c:pt>
                <c:pt idx="439">
                  <c:v>9.44649609119448E-6</c:v>
                </c:pt>
                <c:pt idx="440">
                  <c:v>9.44649609119448E-6</c:v>
                </c:pt>
                <c:pt idx="441">
                  <c:v>9.44649609119448E-6</c:v>
                </c:pt>
                <c:pt idx="442">
                  <c:v>9.44649609119448E-6</c:v>
                </c:pt>
                <c:pt idx="443">
                  <c:v>9.44649609119448E-6</c:v>
                </c:pt>
                <c:pt idx="444">
                  <c:v>9.44649609119448E-6</c:v>
                </c:pt>
                <c:pt idx="445">
                  <c:v>9.44649609119448E-6</c:v>
                </c:pt>
                <c:pt idx="446">
                  <c:v>9.4421930069679895E-6</c:v>
                </c:pt>
                <c:pt idx="447">
                  <c:v>9.4421930069679895E-6</c:v>
                </c:pt>
                <c:pt idx="448">
                  <c:v>9.4421930069679895E-6</c:v>
                </c:pt>
                <c:pt idx="449">
                  <c:v>9.4408650444500603E-6</c:v>
                </c:pt>
                <c:pt idx="450">
                  <c:v>9.4408650444500603E-6</c:v>
                </c:pt>
                <c:pt idx="451">
                  <c:v>9.4408650444500603E-6</c:v>
                </c:pt>
                <c:pt idx="452">
                  <c:v>9.4408650444500603E-6</c:v>
                </c:pt>
                <c:pt idx="453">
                  <c:v>9.4462581454378201E-6</c:v>
                </c:pt>
                <c:pt idx="454">
                  <c:v>9.4462581454378201E-6</c:v>
                </c:pt>
                <c:pt idx="455">
                  <c:v>9.4462581454378201E-6</c:v>
                </c:pt>
                <c:pt idx="456">
                  <c:v>9.4462581454378201E-6</c:v>
                </c:pt>
                <c:pt idx="457">
                  <c:v>9.4462581454378201E-6</c:v>
                </c:pt>
                <c:pt idx="458">
                  <c:v>9.4462581454378201E-6</c:v>
                </c:pt>
                <c:pt idx="459">
                  <c:v>9.4462581454378201E-6</c:v>
                </c:pt>
                <c:pt idx="460">
                  <c:v>9.4462581454378201E-6</c:v>
                </c:pt>
                <c:pt idx="461">
                  <c:v>9.4550649685432305E-6</c:v>
                </c:pt>
                <c:pt idx="462">
                  <c:v>9.4553138375752599E-6</c:v>
                </c:pt>
                <c:pt idx="463">
                  <c:v>9.4553138375752599E-6</c:v>
                </c:pt>
                <c:pt idx="464">
                  <c:v>9.4553138375752599E-6</c:v>
                </c:pt>
                <c:pt idx="465">
                  <c:v>9.4553138375752599E-6</c:v>
                </c:pt>
                <c:pt idx="466">
                  <c:v>9.4553138375752599E-6</c:v>
                </c:pt>
                <c:pt idx="467">
                  <c:v>9.4473811490991508E-6</c:v>
                </c:pt>
                <c:pt idx="468">
                  <c:v>9.4473811490991508E-6</c:v>
                </c:pt>
                <c:pt idx="469">
                  <c:v>9.4657129856252008E-6</c:v>
                </c:pt>
                <c:pt idx="470">
                  <c:v>9.4657129856252008E-6</c:v>
                </c:pt>
                <c:pt idx="471">
                  <c:v>9.4657129856252008E-6</c:v>
                </c:pt>
                <c:pt idx="472">
                  <c:v>9.4657129856252008E-6</c:v>
                </c:pt>
                <c:pt idx="473">
                  <c:v>9.4657129856252008E-6</c:v>
                </c:pt>
                <c:pt idx="474">
                  <c:v>9.4657129856252008E-6</c:v>
                </c:pt>
                <c:pt idx="475">
                  <c:v>9.4657129856252008E-6</c:v>
                </c:pt>
                <c:pt idx="476">
                  <c:v>9.4770943607959994E-6</c:v>
                </c:pt>
                <c:pt idx="477">
                  <c:v>9.4812429845106093E-6</c:v>
                </c:pt>
                <c:pt idx="478">
                  <c:v>9.4812429845106093E-6</c:v>
                </c:pt>
                <c:pt idx="479">
                  <c:v>9.4812429845106093E-6</c:v>
                </c:pt>
                <c:pt idx="480">
                  <c:v>9.4812429845106093E-6</c:v>
                </c:pt>
                <c:pt idx="481">
                  <c:v>9.4812429845106093E-6</c:v>
                </c:pt>
                <c:pt idx="482">
                  <c:v>9.4787656870095896E-6</c:v>
                </c:pt>
                <c:pt idx="483">
                  <c:v>9.4787656870095896E-6</c:v>
                </c:pt>
                <c:pt idx="484">
                  <c:v>9.4787656870095896E-6</c:v>
                </c:pt>
                <c:pt idx="485">
                  <c:v>9.4787656870095896E-6</c:v>
                </c:pt>
                <c:pt idx="486">
                  <c:v>9.4787656870095896E-6</c:v>
                </c:pt>
                <c:pt idx="487">
                  <c:v>9.4781553825333897E-6</c:v>
                </c:pt>
                <c:pt idx="488">
                  <c:v>9.4781553825333897E-6</c:v>
                </c:pt>
                <c:pt idx="489">
                  <c:v>9.4768244586303103E-6</c:v>
                </c:pt>
                <c:pt idx="490">
                  <c:v>9.4703478999304005E-6</c:v>
                </c:pt>
                <c:pt idx="491">
                  <c:v>9.4703478999304005E-6</c:v>
                </c:pt>
                <c:pt idx="492">
                  <c:v>9.4598264493549392E-6</c:v>
                </c:pt>
                <c:pt idx="493">
                  <c:v>9.4598264493549392E-6</c:v>
                </c:pt>
                <c:pt idx="494">
                  <c:v>9.4598264493549392E-6</c:v>
                </c:pt>
                <c:pt idx="495">
                  <c:v>9.4598264493549392E-6</c:v>
                </c:pt>
                <c:pt idx="496">
                  <c:v>9.4598264493549392E-6</c:v>
                </c:pt>
                <c:pt idx="497">
                  <c:v>9.4540406086473597E-6</c:v>
                </c:pt>
                <c:pt idx="498">
                  <c:v>9.4540406086473597E-6</c:v>
                </c:pt>
                <c:pt idx="499">
                  <c:v>9.4540406086473597E-6</c:v>
                </c:pt>
                <c:pt idx="500">
                  <c:v>9.4540406086473597E-6</c:v>
                </c:pt>
              </c:numCache>
            </c:numRef>
          </c:yVal>
          <c:smooth val="0"/>
          <c:extLst>
            <c:ext xmlns:c16="http://schemas.microsoft.com/office/drawing/2014/chart" uri="{C3380CC4-5D6E-409C-BE32-E72D297353CC}">
              <c16:uniqueId val="{00000004-2644-4786-B850-9854AF7C9F6C}"/>
            </c:ext>
          </c:extLst>
        </c:ser>
        <c:ser>
          <c:idx val="5"/>
          <c:order val="5"/>
          <c:tx>
            <c:strRef>
              <c:f>all_chains!$BB$1</c:f>
              <c:strCache>
                <c:ptCount val="1"/>
                <c:pt idx="0">
                  <c:v>P.onset_ch5</c:v>
                </c:pt>
              </c:strCache>
            </c:strRef>
          </c:tx>
          <c:spPr>
            <a:ln w="25400" cap="rnd">
              <a:noFill/>
              <a:round/>
            </a:ln>
            <a:effectLst/>
          </c:spPr>
          <c:marker>
            <c:symbol val="circle"/>
            <c:size val="5"/>
            <c:spPr>
              <a:solidFill>
                <a:schemeClr val="accent6"/>
              </a:solidFill>
              <a:ln w="9525">
                <a:solidFill>
                  <a:schemeClr val="accent6"/>
                </a:solidFill>
              </a:ln>
              <a:effectLst/>
            </c:spPr>
          </c:marker>
          <c:xVal>
            <c:numRef>
              <c:f>all_chains!$A$2:$A$971</c:f>
              <c:numCache>
                <c:formatCode>General</c:formatCode>
                <c:ptCount val="97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numCache>
            </c:numRef>
          </c:xVal>
          <c:yVal>
            <c:numRef>
              <c:f>all_chains!$BB$2:$BB$502</c:f>
              <c:numCache>
                <c:formatCode>0.00E+00</c:formatCode>
                <c:ptCount val="501"/>
                <c:pt idx="0">
                  <c:v>1.1399999999999999E-5</c:v>
                </c:pt>
                <c:pt idx="1">
                  <c:v>1.1399999999999999E-5</c:v>
                </c:pt>
                <c:pt idx="2">
                  <c:v>1.1399999999999999E-5</c:v>
                </c:pt>
                <c:pt idx="3">
                  <c:v>1.0843071290563099E-5</c:v>
                </c:pt>
                <c:pt idx="4">
                  <c:v>1.0843071290563099E-5</c:v>
                </c:pt>
                <c:pt idx="5">
                  <c:v>1.0843071290563099E-5</c:v>
                </c:pt>
                <c:pt idx="6">
                  <c:v>1.0843071290563099E-5</c:v>
                </c:pt>
                <c:pt idx="7">
                  <c:v>1.0843071290563099E-5</c:v>
                </c:pt>
                <c:pt idx="8">
                  <c:v>1.0843071290563099E-5</c:v>
                </c:pt>
                <c:pt idx="9">
                  <c:v>1.0843071290563099E-5</c:v>
                </c:pt>
                <c:pt idx="10">
                  <c:v>1.0843071290563099E-5</c:v>
                </c:pt>
                <c:pt idx="11">
                  <c:v>1.0843071290563099E-5</c:v>
                </c:pt>
                <c:pt idx="12">
                  <c:v>1.0843071290563099E-5</c:v>
                </c:pt>
                <c:pt idx="13">
                  <c:v>1.0843071290563099E-5</c:v>
                </c:pt>
                <c:pt idx="14">
                  <c:v>1.0843071290563099E-5</c:v>
                </c:pt>
                <c:pt idx="15">
                  <c:v>1.0843071290563099E-5</c:v>
                </c:pt>
                <c:pt idx="16">
                  <c:v>1.0843071290563099E-5</c:v>
                </c:pt>
                <c:pt idx="17">
                  <c:v>1.0843071290563099E-5</c:v>
                </c:pt>
                <c:pt idx="18">
                  <c:v>1.0843071290563099E-5</c:v>
                </c:pt>
                <c:pt idx="19">
                  <c:v>1.0843071290563099E-5</c:v>
                </c:pt>
                <c:pt idx="20">
                  <c:v>1.0843071290563099E-5</c:v>
                </c:pt>
                <c:pt idx="21">
                  <c:v>1.0843071290563099E-5</c:v>
                </c:pt>
                <c:pt idx="22">
                  <c:v>1.0843071290563099E-5</c:v>
                </c:pt>
                <c:pt idx="23">
                  <c:v>1.0843071290563099E-5</c:v>
                </c:pt>
                <c:pt idx="24">
                  <c:v>1.0843071290563099E-5</c:v>
                </c:pt>
                <c:pt idx="25">
                  <c:v>1.0843071290563099E-5</c:v>
                </c:pt>
                <c:pt idx="26">
                  <c:v>1.0843071290563099E-5</c:v>
                </c:pt>
                <c:pt idx="27">
                  <c:v>1.0843071290563099E-5</c:v>
                </c:pt>
                <c:pt idx="28">
                  <c:v>1.0843071290563099E-5</c:v>
                </c:pt>
                <c:pt idx="29">
                  <c:v>1.0843071290563099E-5</c:v>
                </c:pt>
                <c:pt idx="30">
                  <c:v>1.0843071290563099E-5</c:v>
                </c:pt>
                <c:pt idx="31">
                  <c:v>1.0843071290563099E-5</c:v>
                </c:pt>
                <c:pt idx="32">
                  <c:v>1.0843071290563099E-5</c:v>
                </c:pt>
                <c:pt idx="33">
                  <c:v>1.0843071290563099E-5</c:v>
                </c:pt>
                <c:pt idx="34">
                  <c:v>1.0843071290563099E-5</c:v>
                </c:pt>
                <c:pt idx="35">
                  <c:v>1.0843071290563099E-5</c:v>
                </c:pt>
                <c:pt idx="36">
                  <c:v>1.0843071290563099E-5</c:v>
                </c:pt>
                <c:pt idx="37">
                  <c:v>1.0843071290563099E-5</c:v>
                </c:pt>
                <c:pt idx="38">
                  <c:v>9.3588063607174601E-6</c:v>
                </c:pt>
                <c:pt idx="39">
                  <c:v>9.3588063607174601E-6</c:v>
                </c:pt>
                <c:pt idx="40">
                  <c:v>9.3588063607174601E-6</c:v>
                </c:pt>
                <c:pt idx="41">
                  <c:v>9.3588063607174601E-6</c:v>
                </c:pt>
                <c:pt idx="42">
                  <c:v>9.3588063607174601E-6</c:v>
                </c:pt>
                <c:pt idx="43">
                  <c:v>9.3588063607174601E-6</c:v>
                </c:pt>
                <c:pt idx="44">
                  <c:v>9.3588063607174601E-6</c:v>
                </c:pt>
                <c:pt idx="45">
                  <c:v>9.3588063607174601E-6</c:v>
                </c:pt>
                <c:pt idx="46">
                  <c:v>9.3588063607174601E-6</c:v>
                </c:pt>
                <c:pt idx="47">
                  <c:v>9.3588063607174601E-6</c:v>
                </c:pt>
                <c:pt idx="48">
                  <c:v>9.3588063607174601E-6</c:v>
                </c:pt>
                <c:pt idx="49">
                  <c:v>9.3588063607174601E-6</c:v>
                </c:pt>
                <c:pt idx="50">
                  <c:v>9.3588063607174601E-6</c:v>
                </c:pt>
                <c:pt idx="51">
                  <c:v>9.3588063607174601E-6</c:v>
                </c:pt>
                <c:pt idx="52">
                  <c:v>9.3588063607174601E-6</c:v>
                </c:pt>
                <c:pt idx="53">
                  <c:v>9.3588063607174601E-6</c:v>
                </c:pt>
                <c:pt idx="54">
                  <c:v>9.3588063607174601E-6</c:v>
                </c:pt>
                <c:pt idx="55">
                  <c:v>9.3588063607174601E-6</c:v>
                </c:pt>
                <c:pt idx="56">
                  <c:v>9.3588063607174601E-6</c:v>
                </c:pt>
                <c:pt idx="57">
                  <c:v>9.3588063607174601E-6</c:v>
                </c:pt>
                <c:pt idx="58">
                  <c:v>9.3588063607174601E-6</c:v>
                </c:pt>
                <c:pt idx="59">
                  <c:v>9.3588063607174601E-6</c:v>
                </c:pt>
                <c:pt idx="60">
                  <c:v>9.3588063607174601E-6</c:v>
                </c:pt>
                <c:pt idx="61">
                  <c:v>9.3588063607174601E-6</c:v>
                </c:pt>
                <c:pt idx="62">
                  <c:v>9.3588063607174601E-6</c:v>
                </c:pt>
                <c:pt idx="63">
                  <c:v>9.3588063607174601E-6</c:v>
                </c:pt>
                <c:pt idx="64">
                  <c:v>9.3588063607174601E-6</c:v>
                </c:pt>
                <c:pt idx="65">
                  <c:v>9.3588063607174601E-6</c:v>
                </c:pt>
                <c:pt idx="66">
                  <c:v>9.3588063607174601E-6</c:v>
                </c:pt>
                <c:pt idx="67">
                  <c:v>9.3588063607174601E-6</c:v>
                </c:pt>
                <c:pt idx="68">
                  <c:v>9.3588063607174601E-6</c:v>
                </c:pt>
                <c:pt idx="69">
                  <c:v>9.3588063607174601E-6</c:v>
                </c:pt>
                <c:pt idx="70">
                  <c:v>9.3588063607174601E-6</c:v>
                </c:pt>
                <c:pt idx="71">
                  <c:v>9.3588063607174601E-6</c:v>
                </c:pt>
                <c:pt idx="72">
                  <c:v>9.3588063607174601E-6</c:v>
                </c:pt>
                <c:pt idx="73">
                  <c:v>9.3588063607174601E-6</c:v>
                </c:pt>
                <c:pt idx="74">
                  <c:v>9.3588063607174601E-6</c:v>
                </c:pt>
                <c:pt idx="75">
                  <c:v>9.3588063607174601E-6</c:v>
                </c:pt>
                <c:pt idx="76">
                  <c:v>9.3588063607174601E-6</c:v>
                </c:pt>
                <c:pt idx="77">
                  <c:v>9.3588063607174601E-6</c:v>
                </c:pt>
                <c:pt idx="78">
                  <c:v>9.3588063607174601E-6</c:v>
                </c:pt>
                <c:pt idx="79">
                  <c:v>9.3588063607174601E-6</c:v>
                </c:pt>
                <c:pt idx="80">
                  <c:v>9.3588063607174601E-6</c:v>
                </c:pt>
                <c:pt idx="81">
                  <c:v>9.3588063607174601E-6</c:v>
                </c:pt>
                <c:pt idx="82">
                  <c:v>9.3588063607174601E-6</c:v>
                </c:pt>
                <c:pt idx="83">
                  <c:v>9.3588063607174601E-6</c:v>
                </c:pt>
                <c:pt idx="84">
                  <c:v>9.3588063607174601E-6</c:v>
                </c:pt>
                <c:pt idx="85">
                  <c:v>9.3588063607174601E-6</c:v>
                </c:pt>
                <c:pt idx="86">
                  <c:v>9.3588063607174601E-6</c:v>
                </c:pt>
                <c:pt idx="87">
                  <c:v>9.3588063607174601E-6</c:v>
                </c:pt>
                <c:pt idx="88">
                  <c:v>9.3588063607174601E-6</c:v>
                </c:pt>
                <c:pt idx="89">
                  <c:v>9.3588063607174601E-6</c:v>
                </c:pt>
                <c:pt idx="90">
                  <c:v>9.3588063607174601E-6</c:v>
                </c:pt>
                <c:pt idx="91">
                  <c:v>9.3588063607174601E-6</c:v>
                </c:pt>
                <c:pt idx="92">
                  <c:v>9.3588063607174601E-6</c:v>
                </c:pt>
                <c:pt idx="93">
                  <c:v>9.3588063607174601E-6</c:v>
                </c:pt>
                <c:pt idx="94">
                  <c:v>9.3588063607174601E-6</c:v>
                </c:pt>
                <c:pt idx="95">
                  <c:v>9.3588063607174601E-6</c:v>
                </c:pt>
                <c:pt idx="96">
                  <c:v>9.3588063607174601E-6</c:v>
                </c:pt>
                <c:pt idx="97">
                  <c:v>9.3588063607174601E-6</c:v>
                </c:pt>
                <c:pt idx="98">
                  <c:v>9.3588063607174601E-6</c:v>
                </c:pt>
                <c:pt idx="99">
                  <c:v>9.3588063607174601E-6</c:v>
                </c:pt>
                <c:pt idx="100">
                  <c:v>9.3588063607174601E-6</c:v>
                </c:pt>
                <c:pt idx="101">
                  <c:v>9.3588063607174601E-6</c:v>
                </c:pt>
                <c:pt idx="102">
                  <c:v>9.3588063607174601E-6</c:v>
                </c:pt>
                <c:pt idx="103">
                  <c:v>9.3199363502454492E-6</c:v>
                </c:pt>
                <c:pt idx="104">
                  <c:v>9.3199363502454492E-6</c:v>
                </c:pt>
                <c:pt idx="105">
                  <c:v>9.3199363502454492E-6</c:v>
                </c:pt>
                <c:pt idx="106">
                  <c:v>9.3199363502454492E-6</c:v>
                </c:pt>
                <c:pt idx="107">
                  <c:v>9.3199363502454492E-6</c:v>
                </c:pt>
                <c:pt idx="108">
                  <c:v>9.3199363502454492E-6</c:v>
                </c:pt>
                <c:pt idx="109">
                  <c:v>9.3199363502454492E-6</c:v>
                </c:pt>
                <c:pt idx="110">
                  <c:v>9.3199363502454492E-6</c:v>
                </c:pt>
                <c:pt idx="111">
                  <c:v>9.3199363502454492E-6</c:v>
                </c:pt>
                <c:pt idx="112">
                  <c:v>9.3199363502454492E-6</c:v>
                </c:pt>
                <c:pt idx="113">
                  <c:v>9.3199363502454492E-6</c:v>
                </c:pt>
                <c:pt idx="114">
                  <c:v>9.3199363502454492E-6</c:v>
                </c:pt>
                <c:pt idx="115">
                  <c:v>9.3199363502454492E-6</c:v>
                </c:pt>
                <c:pt idx="116">
                  <c:v>9.3199363502454492E-6</c:v>
                </c:pt>
                <c:pt idx="117">
                  <c:v>9.3199363502454492E-6</c:v>
                </c:pt>
                <c:pt idx="118">
                  <c:v>9.3745372061942004E-6</c:v>
                </c:pt>
                <c:pt idx="119">
                  <c:v>9.3854309079070405E-6</c:v>
                </c:pt>
                <c:pt idx="120">
                  <c:v>9.3854309079070405E-6</c:v>
                </c:pt>
                <c:pt idx="121">
                  <c:v>9.3854309079070405E-6</c:v>
                </c:pt>
                <c:pt idx="122">
                  <c:v>9.3854309079070405E-6</c:v>
                </c:pt>
                <c:pt idx="123">
                  <c:v>9.3854309079070405E-6</c:v>
                </c:pt>
                <c:pt idx="124">
                  <c:v>9.3854309079070405E-6</c:v>
                </c:pt>
                <c:pt idx="125">
                  <c:v>9.3854309079070405E-6</c:v>
                </c:pt>
                <c:pt idx="126">
                  <c:v>9.3854309079070405E-6</c:v>
                </c:pt>
                <c:pt idx="127">
                  <c:v>9.3854309079070405E-6</c:v>
                </c:pt>
                <c:pt idx="128">
                  <c:v>9.3854309079070405E-6</c:v>
                </c:pt>
                <c:pt idx="129">
                  <c:v>9.3854309079070405E-6</c:v>
                </c:pt>
                <c:pt idx="130">
                  <c:v>9.3854309079070405E-6</c:v>
                </c:pt>
                <c:pt idx="131">
                  <c:v>9.3854309079070405E-6</c:v>
                </c:pt>
                <c:pt idx="132">
                  <c:v>9.3854309079070405E-6</c:v>
                </c:pt>
                <c:pt idx="133">
                  <c:v>9.3854309079070405E-6</c:v>
                </c:pt>
                <c:pt idx="134">
                  <c:v>9.3854309079070405E-6</c:v>
                </c:pt>
                <c:pt idx="135">
                  <c:v>9.3854309079070405E-6</c:v>
                </c:pt>
                <c:pt idx="136">
                  <c:v>9.3854309079070405E-6</c:v>
                </c:pt>
                <c:pt idx="137">
                  <c:v>9.3854309079070405E-6</c:v>
                </c:pt>
                <c:pt idx="138">
                  <c:v>9.3854309079070405E-6</c:v>
                </c:pt>
                <c:pt idx="139">
                  <c:v>9.3854309079070405E-6</c:v>
                </c:pt>
                <c:pt idx="140">
                  <c:v>9.4174246865668698E-6</c:v>
                </c:pt>
                <c:pt idx="141">
                  <c:v>9.4174246865668698E-6</c:v>
                </c:pt>
                <c:pt idx="142">
                  <c:v>9.4174246865668698E-6</c:v>
                </c:pt>
                <c:pt idx="143">
                  <c:v>9.4174246865668698E-6</c:v>
                </c:pt>
                <c:pt idx="144">
                  <c:v>9.4174246865668698E-6</c:v>
                </c:pt>
                <c:pt idx="145">
                  <c:v>9.4233335371519595E-6</c:v>
                </c:pt>
                <c:pt idx="146">
                  <c:v>9.4233335371519595E-6</c:v>
                </c:pt>
                <c:pt idx="147">
                  <c:v>9.4462400710962903E-6</c:v>
                </c:pt>
                <c:pt idx="148">
                  <c:v>9.4977954774881107E-6</c:v>
                </c:pt>
                <c:pt idx="149">
                  <c:v>9.4977954774881107E-6</c:v>
                </c:pt>
                <c:pt idx="150">
                  <c:v>9.4977954774881107E-6</c:v>
                </c:pt>
                <c:pt idx="151">
                  <c:v>9.4977954774881107E-6</c:v>
                </c:pt>
                <c:pt idx="152">
                  <c:v>9.4977954774881107E-6</c:v>
                </c:pt>
                <c:pt idx="153">
                  <c:v>9.4977954774881107E-6</c:v>
                </c:pt>
                <c:pt idx="154">
                  <c:v>9.4565745506444206E-6</c:v>
                </c:pt>
                <c:pt idx="155">
                  <c:v>9.48542917969991E-6</c:v>
                </c:pt>
                <c:pt idx="156">
                  <c:v>9.4365738849507192E-6</c:v>
                </c:pt>
                <c:pt idx="157">
                  <c:v>9.4365738849507192E-6</c:v>
                </c:pt>
                <c:pt idx="158">
                  <c:v>9.4365738849507192E-6</c:v>
                </c:pt>
                <c:pt idx="159">
                  <c:v>9.4365738849507192E-6</c:v>
                </c:pt>
                <c:pt idx="160">
                  <c:v>9.4365738849507192E-6</c:v>
                </c:pt>
                <c:pt idx="161">
                  <c:v>9.4365738849507192E-6</c:v>
                </c:pt>
                <c:pt idx="162">
                  <c:v>9.4365738849507192E-6</c:v>
                </c:pt>
                <c:pt idx="163">
                  <c:v>9.4365738849507192E-6</c:v>
                </c:pt>
                <c:pt idx="164">
                  <c:v>9.4308195073090198E-6</c:v>
                </c:pt>
                <c:pt idx="165">
                  <c:v>9.4308195073090198E-6</c:v>
                </c:pt>
                <c:pt idx="166">
                  <c:v>9.4308195073090198E-6</c:v>
                </c:pt>
                <c:pt idx="167">
                  <c:v>9.4539294940890993E-6</c:v>
                </c:pt>
                <c:pt idx="168">
                  <c:v>9.4539294940890993E-6</c:v>
                </c:pt>
                <c:pt idx="169">
                  <c:v>9.4539294940890993E-6</c:v>
                </c:pt>
                <c:pt idx="170">
                  <c:v>9.4539294940890993E-6</c:v>
                </c:pt>
                <c:pt idx="171">
                  <c:v>9.4539294940890993E-6</c:v>
                </c:pt>
                <c:pt idx="172">
                  <c:v>9.4539294940890993E-6</c:v>
                </c:pt>
                <c:pt idx="173">
                  <c:v>9.4539294940890993E-6</c:v>
                </c:pt>
                <c:pt idx="174">
                  <c:v>9.4529330573191202E-6</c:v>
                </c:pt>
                <c:pt idx="175">
                  <c:v>9.3672110336104308E-6</c:v>
                </c:pt>
                <c:pt idx="176">
                  <c:v>9.3672110336104308E-6</c:v>
                </c:pt>
                <c:pt idx="177">
                  <c:v>9.4148969212618793E-6</c:v>
                </c:pt>
                <c:pt idx="178">
                  <c:v>9.4148969212618793E-6</c:v>
                </c:pt>
                <c:pt idx="179">
                  <c:v>9.4148969212618793E-6</c:v>
                </c:pt>
                <c:pt idx="180">
                  <c:v>9.4148969212618793E-6</c:v>
                </c:pt>
                <c:pt idx="181">
                  <c:v>9.4148969212618793E-6</c:v>
                </c:pt>
                <c:pt idx="182">
                  <c:v>9.4148969212618793E-6</c:v>
                </c:pt>
                <c:pt idx="183">
                  <c:v>9.4148969212618793E-6</c:v>
                </c:pt>
                <c:pt idx="184">
                  <c:v>9.4148969212618793E-6</c:v>
                </c:pt>
                <c:pt idx="185">
                  <c:v>9.4148969212618793E-6</c:v>
                </c:pt>
                <c:pt idx="186">
                  <c:v>9.3737222355501301E-6</c:v>
                </c:pt>
                <c:pt idx="187">
                  <c:v>9.3737222355501301E-6</c:v>
                </c:pt>
                <c:pt idx="188">
                  <c:v>9.3737222355501301E-6</c:v>
                </c:pt>
                <c:pt idx="189">
                  <c:v>9.3737222355501301E-6</c:v>
                </c:pt>
                <c:pt idx="190">
                  <c:v>9.3737222355501301E-6</c:v>
                </c:pt>
                <c:pt idx="191">
                  <c:v>9.3737222355501301E-6</c:v>
                </c:pt>
                <c:pt idx="192">
                  <c:v>9.3737222355501301E-6</c:v>
                </c:pt>
                <c:pt idx="193">
                  <c:v>9.3766862469602497E-6</c:v>
                </c:pt>
                <c:pt idx="194">
                  <c:v>9.3766862469602497E-6</c:v>
                </c:pt>
                <c:pt idx="195">
                  <c:v>9.3766862469602497E-6</c:v>
                </c:pt>
                <c:pt idx="196">
                  <c:v>9.3766862469602497E-6</c:v>
                </c:pt>
                <c:pt idx="197">
                  <c:v>9.3766862469602497E-6</c:v>
                </c:pt>
                <c:pt idx="198">
                  <c:v>9.3766862469602497E-6</c:v>
                </c:pt>
                <c:pt idx="199">
                  <c:v>9.3766862469602497E-6</c:v>
                </c:pt>
                <c:pt idx="200">
                  <c:v>9.3766862469602497E-6</c:v>
                </c:pt>
                <c:pt idx="201">
                  <c:v>9.3766862469602497E-6</c:v>
                </c:pt>
                <c:pt idx="202">
                  <c:v>9.3766862469602497E-6</c:v>
                </c:pt>
                <c:pt idx="203">
                  <c:v>9.3766862469602497E-6</c:v>
                </c:pt>
                <c:pt idx="204">
                  <c:v>9.3766862469602497E-6</c:v>
                </c:pt>
                <c:pt idx="205">
                  <c:v>9.3766862469602497E-6</c:v>
                </c:pt>
                <c:pt idx="206">
                  <c:v>9.3766862469602497E-6</c:v>
                </c:pt>
                <c:pt idx="207">
                  <c:v>9.3766862469602497E-6</c:v>
                </c:pt>
                <c:pt idx="208">
                  <c:v>9.3766862469602497E-6</c:v>
                </c:pt>
                <c:pt idx="209">
                  <c:v>9.3766862469602497E-6</c:v>
                </c:pt>
                <c:pt idx="210">
                  <c:v>9.3766862469602497E-6</c:v>
                </c:pt>
                <c:pt idx="211">
                  <c:v>9.3766862469602497E-6</c:v>
                </c:pt>
                <c:pt idx="212">
                  <c:v>9.4299684688748206E-6</c:v>
                </c:pt>
                <c:pt idx="213">
                  <c:v>9.39041299040468E-6</c:v>
                </c:pt>
                <c:pt idx="214">
                  <c:v>9.39041299040468E-6</c:v>
                </c:pt>
                <c:pt idx="215">
                  <c:v>9.39041299040468E-6</c:v>
                </c:pt>
                <c:pt idx="216">
                  <c:v>9.39041299040468E-6</c:v>
                </c:pt>
                <c:pt idx="217">
                  <c:v>9.39041299040468E-6</c:v>
                </c:pt>
                <c:pt idx="218">
                  <c:v>9.39041299040468E-6</c:v>
                </c:pt>
                <c:pt idx="219">
                  <c:v>9.39041299040468E-6</c:v>
                </c:pt>
                <c:pt idx="220">
                  <c:v>9.39041299040468E-6</c:v>
                </c:pt>
                <c:pt idx="221">
                  <c:v>9.39041299040468E-6</c:v>
                </c:pt>
                <c:pt idx="222">
                  <c:v>9.39041299040468E-6</c:v>
                </c:pt>
                <c:pt idx="223">
                  <c:v>9.39041299040468E-6</c:v>
                </c:pt>
                <c:pt idx="224">
                  <c:v>9.39041299040468E-6</c:v>
                </c:pt>
                <c:pt idx="225">
                  <c:v>9.39041299040468E-6</c:v>
                </c:pt>
                <c:pt idx="226">
                  <c:v>9.39041299040468E-6</c:v>
                </c:pt>
                <c:pt idx="227">
                  <c:v>9.39041299040468E-6</c:v>
                </c:pt>
                <c:pt idx="228">
                  <c:v>9.39041299040468E-6</c:v>
                </c:pt>
                <c:pt idx="229">
                  <c:v>9.39041299040468E-6</c:v>
                </c:pt>
                <c:pt idx="230">
                  <c:v>9.3781070110208592E-6</c:v>
                </c:pt>
                <c:pt idx="231">
                  <c:v>9.3804605765319692E-6</c:v>
                </c:pt>
                <c:pt idx="232">
                  <c:v>9.3804605765319692E-6</c:v>
                </c:pt>
                <c:pt idx="233">
                  <c:v>9.3761654770948407E-6</c:v>
                </c:pt>
                <c:pt idx="234">
                  <c:v>9.3761654770948407E-6</c:v>
                </c:pt>
                <c:pt idx="235">
                  <c:v>9.3761654770948407E-6</c:v>
                </c:pt>
                <c:pt idx="236">
                  <c:v>9.3761654770948407E-6</c:v>
                </c:pt>
                <c:pt idx="237">
                  <c:v>9.3658702986371501E-6</c:v>
                </c:pt>
                <c:pt idx="238">
                  <c:v>9.3658702986371501E-6</c:v>
                </c:pt>
                <c:pt idx="239">
                  <c:v>9.3432656643604701E-6</c:v>
                </c:pt>
                <c:pt idx="240">
                  <c:v>9.3660382009353195E-6</c:v>
                </c:pt>
                <c:pt idx="241">
                  <c:v>9.3660382009353195E-6</c:v>
                </c:pt>
                <c:pt idx="242">
                  <c:v>9.3660382009353195E-6</c:v>
                </c:pt>
                <c:pt idx="243">
                  <c:v>9.3669356664499401E-6</c:v>
                </c:pt>
                <c:pt idx="244">
                  <c:v>9.3669356664499401E-6</c:v>
                </c:pt>
                <c:pt idx="245">
                  <c:v>9.3669356664499401E-6</c:v>
                </c:pt>
                <c:pt idx="246">
                  <c:v>9.3669356664499401E-6</c:v>
                </c:pt>
                <c:pt idx="247">
                  <c:v>9.3669356664499401E-6</c:v>
                </c:pt>
                <c:pt idx="248">
                  <c:v>9.3669356664499401E-6</c:v>
                </c:pt>
                <c:pt idx="249">
                  <c:v>9.3669356664499401E-6</c:v>
                </c:pt>
                <c:pt idx="250">
                  <c:v>9.3669356664499401E-6</c:v>
                </c:pt>
                <c:pt idx="251">
                  <c:v>9.3669356664499401E-6</c:v>
                </c:pt>
                <c:pt idx="252">
                  <c:v>9.3669356664499401E-6</c:v>
                </c:pt>
                <c:pt idx="253">
                  <c:v>9.3669356664499401E-6</c:v>
                </c:pt>
                <c:pt idx="254">
                  <c:v>9.3669356664499401E-6</c:v>
                </c:pt>
                <c:pt idx="255">
                  <c:v>9.3669356664499401E-6</c:v>
                </c:pt>
                <c:pt idx="256">
                  <c:v>9.3669356664499401E-6</c:v>
                </c:pt>
                <c:pt idx="257">
                  <c:v>9.3669356664499401E-6</c:v>
                </c:pt>
                <c:pt idx="258">
                  <c:v>9.3766651000304597E-6</c:v>
                </c:pt>
                <c:pt idx="259">
                  <c:v>9.3766651000304597E-6</c:v>
                </c:pt>
                <c:pt idx="260">
                  <c:v>9.3766651000304597E-6</c:v>
                </c:pt>
                <c:pt idx="261">
                  <c:v>9.3766651000304597E-6</c:v>
                </c:pt>
                <c:pt idx="262">
                  <c:v>9.3766651000304597E-6</c:v>
                </c:pt>
                <c:pt idx="263">
                  <c:v>9.3766651000304597E-6</c:v>
                </c:pt>
                <c:pt idx="264">
                  <c:v>9.3766651000304597E-6</c:v>
                </c:pt>
                <c:pt idx="265">
                  <c:v>9.3766651000304597E-6</c:v>
                </c:pt>
                <c:pt idx="266">
                  <c:v>9.3913763330526507E-6</c:v>
                </c:pt>
                <c:pt idx="267">
                  <c:v>9.3913763330526507E-6</c:v>
                </c:pt>
                <c:pt idx="268">
                  <c:v>9.3913763330526507E-6</c:v>
                </c:pt>
                <c:pt idx="269">
                  <c:v>9.3913763330526507E-6</c:v>
                </c:pt>
                <c:pt idx="270">
                  <c:v>9.3913763330526507E-6</c:v>
                </c:pt>
                <c:pt idx="271">
                  <c:v>9.3913763330526507E-6</c:v>
                </c:pt>
                <c:pt idx="272">
                  <c:v>9.3913763330526507E-6</c:v>
                </c:pt>
                <c:pt idx="273">
                  <c:v>9.3913763330526507E-6</c:v>
                </c:pt>
                <c:pt idx="274">
                  <c:v>9.4189148827658102E-6</c:v>
                </c:pt>
                <c:pt idx="275">
                  <c:v>9.4189148827658102E-6</c:v>
                </c:pt>
                <c:pt idx="276">
                  <c:v>9.4189148827658102E-6</c:v>
                </c:pt>
                <c:pt idx="277">
                  <c:v>9.4189148827658102E-6</c:v>
                </c:pt>
                <c:pt idx="278">
                  <c:v>9.4189148827658102E-6</c:v>
                </c:pt>
                <c:pt idx="279">
                  <c:v>9.4189148827658102E-6</c:v>
                </c:pt>
                <c:pt idx="280">
                  <c:v>9.4189148827658102E-6</c:v>
                </c:pt>
                <c:pt idx="281">
                  <c:v>9.4071469718299901E-6</c:v>
                </c:pt>
                <c:pt idx="282">
                  <c:v>9.4071469718299901E-6</c:v>
                </c:pt>
                <c:pt idx="283">
                  <c:v>9.4071469718299901E-6</c:v>
                </c:pt>
                <c:pt idx="284">
                  <c:v>9.4071469718299901E-6</c:v>
                </c:pt>
                <c:pt idx="285">
                  <c:v>9.4071469718299901E-6</c:v>
                </c:pt>
                <c:pt idx="286">
                  <c:v>9.4071469718299901E-6</c:v>
                </c:pt>
                <c:pt idx="287">
                  <c:v>9.4071469718299901E-6</c:v>
                </c:pt>
                <c:pt idx="288">
                  <c:v>9.4071469718299901E-6</c:v>
                </c:pt>
                <c:pt idx="289">
                  <c:v>9.4071469718299901E-6</c:v>
                </c:pt>
                <c:pt idx="290">
                  <c:v>9.3641465401341604E-6</c:v>
                </c:pt>
                <c:pt idx="291">
                  <c:v>9.3545752034776005E-6</c:v>
                </c:pt>
                <c:pt idx="292">
                  <c:v>9.3545752034776005E-6</c:v>
                </c:pt>
                <c:pt idx="293">
                  <c:v>9.3545752034776005E-6</c:v>
                </c:pt>
                <c:pt idx="294">
                  <c:v>9.3545752034776005E-6</c:v>
                </c:pt>
                <c:pt idx="295">
                  <c:v>9.3545752034776005E-6</c:v>
                </c:pt>
                <c:pt idx="296">
                  <c:v>9.3545752034776005E-6</c:v>
                </c:pt>
                <c:pt idx="297">
                  <c:v>9.3545752034776005E-6</c:v>
                </c:pt>
                <c:pt idx="298">
                  <c:v>9.3545752034776005E-6</c:v>
                </c:pt>
                <c:pt idx="299">
                  <c:v>9.3545752034776005E-6</c:v>
                </c:pt>
                <c:pt idx="300">
                  <c:v>9.3545752034776005E-6</c:v>
                </c:pt>
                <c:pt idx="301">
                  <c:v>9.3545752034776005E-6</c:v>
                </c:pt>
                <c:pt idx="302">
                  <c:v>9.3725424512450902E-6</c:v>
                </c:pt>
                <c:pt idx="303">
                  <c:v>9.3725424512450902E-6</c:v>
                </c:pt>
                <c:pt idx="304">
                  <c:v>9.3725424512450902E-6</c:v>
                </c:pt>
                <c:pt idx="305">
                  <c:v>9.3725424512450902E-6</c:v>
                </c:pt>
                <c:pt idx="306">
                  <c:v>9.3725424512450902E-6</c:v>
                </c:pt>
                <c:pt idx="307">
                  <c:v>9.3725424512450902E-6</c:v>
                </c:pt>
                <c:pt idx="308">
                  <c:v>9.3725424512450902E-6</c:v>
                </c:pt>
                <c:pt idx="309">
                  <c:v>9.3725424512450902E-6</c:v>
                </c:pt>
                <c:pt idx="310">
                  <c:v>9.3725424512450902E-6</c:v>
                </c:pt>
                <c:pt idx="311">
                  <c:v>9.3725424512450902E-6</c:v>
                </c:pt>
                <c:pt idx="312">
                  <c:v>9.3725424512450902E-6</c:v>
                </c:pt>
                <c:pt idx="313">
                  <c:v>9.3725424512450902E-6</c:v>
                </c:pt>
                <c:pt idx="314">
                  <c:v>9.3725424512450902E-6</c:v>
                </c:pt>
                <c:pt idx="315">
                  <c:v>9.3725424512450902E-6</c:v>
                </c:pt>
                <c:pt idx="316">
                  <c:v>9.3725424512450902E-6</c:v>
                </c:pt>
                <c:pt idx="317">
                  <c:v>9.3725424512450902E-6</c:v>
                </c:pt>
                <c:pt idx="318">
                  <c:v>9.3725424512450902E-6</c:v>
                </c:pt>
                <c:pt idx="319">
                  <c:v>9.3725424512450902E-6</c:v>
                </c:pt>
                <c:pt idx="320">
                  <c:v>9.3725424512450902E-6</c:v>
                </c:pt>
                <c:pt idx="321">
                  <c:v>9.3725424512450902E-6</c:v>
                </c:pt>
                <c:pt idx="322">
                  <c:v>9.3725424512450902E-6</c:v>
                </c:pt>
                <c:pt idx="323">
                  <c:v>9.3725424512450902E-6</c:v>
                </c:pt>
                <c:pt idx="324">
                  <c:v>9.3725424512450902E-6</c:v>
                </c:pt>
                <c:pt idx="325">
                  <c:v>9.3725424512450902E-6</c:v>
                </c:pt>
                <c:pt idx="326">
                  <c:v>9.3725424512450902E-6</c:v>
                </c:pt>
                <c:pt idx="327">
                  <c:v>9.3725424512450902E-6</c:v>
                </c:pt>
                <c:pt idx="328">
                  <c:v>9.3725424512450902E-6</c:v>
                </c:pt>
                <c:pt idx="329">
                  <c:v>9.3725424512450902E-6</c:v>
                </c:pt>
                <c:pt idx="330">
                  <c:v>9.3725424512450902E-6</c:v>
                </c:pt>
                <c:pt idx="331">
                  <c:v>9.3725424512450902E-6</c:v>
                </c:pt>
                <c:pt idx="332">
                  <c:v>9.3725424512450902E-6</c:v>
                </c:pt>
                <c:pt idx="333">
                  <c:v>9.3725424512450902E-6</c:v>
                </c:pt>
                <c:pt idx="334">
                  <c:v>9.3741589160791895E-6</c:v>
                </c:pt>
                <c:pt idx="335">
                  <c:v>9.3741589160791895E-6</c:v>
                </c:pt>
                <c:pt idx="336">
                  <c:v>9.3741589160791895E-6</c:v>
                </c:pt>
                <c:pt idx="337">
                  <c:v>9.3741589160791895E-6</c:v>
                </c:pt>
                <c:pt idx="338">
                  <c:v>9.3741589160791895E-6</c:v>
                </c:pt>
                <c:pt idx="339">
                  <c:v>9.3741589160791895E-6</c:v>
                </c:pt>
                <c:pt idx="340">
                  <c:v>9.3741589160791895E-6</c:v>
                </c:pt>
                <c:pt idx="341">
                  <c:v>9.3741589160791895E-6</c:v>
                </c:pt>
                <c:pt idx="342">
                  <c:v>9.3741589160791895E-6</c:v>
                </c:pt>
                <c:pt idx="343">
                  <c:v>9.3741589160791895E-6</c:v>
                </c:pt>
                <c:pt idx="344">
                  <c:v>9.3938265121085703E-6</c:v>
                </c:pt>
                <c:pt idx="345">
                  <c:v>9.3938265121085703E-6</c:v>
                </c:pt>
                <c:pt idx="346">
                  <c:v>9.3938265121085703E-6</c:v>
                </c:pt>
                <c:pt idx="347">
                  <c:v>9.3953732834740492E-6</c:v>
                </c:pt>
                <c:pt idx="348">
                  <c:v>9.3953732834740492E-6</c:v>
                </c:pt>
                <c:pt idx="349">
                  <c:v>9.4042688285785607E-6</c:v>
                </c:pt>
                <c:pt idx="350">
                  <c:v>9.4042688285785607E-6</c:v>
                </c:pt>
                <c:pt idx="351">
                  <c:v>9.4068061461415497E-6</c:v>
                </c:pt>
                <c:pt idx="352">
                  <c:v>9.4069063141066994E-6</c:v>
                </c:pt>
                <c:pt idx="353">
                  <c:v>9.4069063141066994E-6</c:v>
                </c:pt>
                <c:pt idx="354">
                  <c:v>9.4096973335254004E-6</c:v>
                </c:pt>
                <c:pt idx="355">
                  <c:v>9.4096973335254004E-6</c:v>
                </c:pt>
                <c:pt idx="356">
                  <c:v>9.4187966479677103E-6</c:v>
                </c:pt>
                <c:pt idx="357">
                  <c:v>9.4172698356923202E-6</c:v>
                </c:pt>
                <c:pt idx="358">
                  <c:v>9.4172698356923202E-6</c:v>
                </c:pt>
                <c:pt idx="359">
                  <c:v>9.4172698356923202E-6</c:v>
                </c:pt>
                <c:pt idx="360">
                  <c:v>9.4172698356923202E-6</c:v>
                </c:pt>
                <c:pt idx="361">
                  <c:v>9.4166709364323404E-6</c:v>
                </c:pt>
                <c:pt idx="362">
                  <c:v>9.4166709364323404E-6</c:v>
                </c:pt>
                <c:pt idx="363">
                  <c:v>9.4166709364323404E-6</c:v>
                </c:pt>
                <c:pt idx="364">
                  <c:v>9.4166709364323404E-6</c:v>
                </c:pt>
                <c:pt idx="365">
                  <c:v>9.4166709364323404E-6</c:v>
                </c:pt>
                <c:pt idx="366">
                  <c:v>9.4166709364323404E-6</c:v>
                </c:pt>
                <c:pt idx="367">
                  <c:v>9.4166709364323404E-6</c:v>
                </c:pt>
                <c:pt idx="368">
                  <c:v>9.4166709364323404E-6</c:v>
                </c:pt>
                <c:pt idx="369">
                  <c:v>9.4166709364323404E-6</c:v>
                </c:pt>
                <c:pt idx="370">
                  <c:v>9.4166709364323404E-6</c:v>
                </c:pt>
                <c:pt idx="371">
                  <c:v>9.4166709364323404E-6</c:v>
                </c:pt>
                <c:pt idx="372">
                  <c:v>9.4166709364323404E-6</c:v>
                </c:pt>
                <c:pt idx="373">
                  <c:v>9.4166709364323404E-6</c:v>
                </c:pt>
                <c:pt idx="374">
                  <c:v>9.4238482513680207E-6</c:v>
                </c:pt>
                <c:pt idx="375">
                  <c:v>9.4238482513680207E-6</c:v>
                </c:pt>
                <c:pt idx="376">
                  <c:v>9.4261246535164595E-6</c:v>
                </c:pt>
                <c:pt idx="377">
                  <c:v>9.4251048037356603E-6</c:v>
                </c:pt>
                <c:pt idx="378">
                  <c:v>9.4251048037356603E-6</c:v>
                </c:pt>
                <c:pt idx="379">
                  <c:v>9.4251048037356603E-6</c:v>
                </c:pt>
                <c:pt idx="380">
                  <c:v>9.4356947926496801E-6</c:v>
                </c:pt>
                <c:pt idx="381">
                  <c:v>9.4356947926496801E-6</c:v>
                </c:pt>
                <c:pt idx="382">
                  <c:v>9.4356947926496801E-6</c:v>
                </c:pt>
                <c:pt idx="383">
                  <c:v>9.4356947926496801E-6</c:v>
                </c:pt>
                <c:pt idx="384">
                  <c:v>9.4356947926496801E-6</c:v>
                </c:pt>
                <c:pt idx="385">
                  <c:v>9.4356947926496801E-6</c:v>
                </c:pt>
                <c:pt idx="386">
                  <c:v>9.4356947926496801E-6</c:v>
                </c:pt>
                <c:pt idx="387">
                  <c:v>9.4356947926496801E-6</c:v>
                </c:pt>
                <c:pt idx="388">
                  <c:v>9.4356947926496801E-6</c:v>
                </c:pt>
                <c:pt idx="389">
                  <c:v>9.4382550126613106E-6</c:v>
                </c:pt>
                <c:pt idx="390">
                  <c:v>9.4382550126613106E-6</c:v>
                </c:pt>
                <c:pt idx="391">
                  <c:v>9.4323584934280606E-6</c:v>
                </c:pt>
                <c:pt idx="392">
                  <c:v>9.4323584934280606E-6</c:v>
                </c:pt>
                <c:pt idx="393">
                  <c:v>9.4323584934280606E-6</c:v>
                </c:pt>
                <c:pt idx="394">
                  <c:v>9.4323584934280606E-6</c:v>
                </c:pt>
                <c:pt idx="395">
                  <c:v>9.4308895068362498E-6</c:v>
                </c:pt>
                <c:pt idx="396">
                  <c:v>9.4308895068362498E-6</c:v>
                </c:pt>
                <c:pt idx="397">
                  <c:v>9.4308895068362498E-6</c:v>
                </c:pt>
                <c:pt idx="398">
                  <c:v>9.4308895068362498E-6</c:v>
                </c:pt>
                <c:pt idx="399">
                  <c:v>9.4308895068362498E-6</c:v>
                </c:pt>
                <c:pt idx="400">
                  <c:v>9.4308895068362498E-6</c:v>
                </c:pt>
                <c:pt idx="401">
                  <c:v>9.4308895068362498E-6</c:v>
                </c:pt>
                <c:pt idx="402">
                  <c:v>9.4292761701355399E-6</c:v>
                </c:pt>
                <c:pt idx="403">
                  <c:v>9.4487558019762802E-6</c:v>
                </c:pt>
                <c:pt idx="404">
                  <c:v>9.4487558019762802E-6</c:v>
                </c:pt>
                <c:pt idx="405">
                  <c:v>9.4515860156333003E-6</c:v>
                </c:pt>
                <c:pt idx="406">
                  <c:v>9.4515860156333003E-6</c:v>
                </c:pt>
                <c:pt idx="407">
                  <c:v>9.4476670536439001E-6</c:v>
                </c:pt>
                <c:pt idx="408">
                  <c:v>9.4476670536439001E-6</c:v>
                </c:pt>
                <c:pt idx="409">
                  <c:v>9.4476670536439001E-6</c:v>
                </c:pt>
                <c:pt idx="410">
                  <c:v>9.4592608146028593E-6</c:v>
                </c:pt>
                <c:pt idx="411">
                  <c:v>9.4592608146028593E-6</c:v>
                </c:pt>
                <c:pt idx="412">
                  <c:v>9.4592608146028593E-6</c:v>
                </c:pt>
                <c:pt idx="413">
                  <c:v>9.4520550092198307E-6</c:v>
                </c:pt>
                <c:pt idx="414">
                  <c:v>9.4520550092198307E-6</c:v>
                </c:pt>
                <c:pt idx="415">
                  <c:v>9.4520550092198307E-6</c:v>
                </c:pt>
                <c:pt idx="416">
                  <c:v>9.4520550092198307E-6</c:v>
                </c:pt>
                <c:pt idx="417">
                  <c:v>9.4520550092198307E-6</c:v>
                </c:pt>
                <c:pt idx="418">
                  <c:v>9.4520550092198307E-6</c:v>
                </c:pt>
                <c:pt idx="419">
                  <c:v>9.4520550092198307E-6</c:v>
                </c:pt>
                <c:pt idx="420">
                  <c:v>9.4456656262271798E-6</c:v>
                </c:pt>
                <c:pt idx="421">
                  <c:v>9.4456656262271798E-6</c:v>
                </c:pt>
                <c:pt idx="422">
                  <c:v>9.4454347142843301E-6</c:v>
                </c:pt>
                <c:pt idx="423">
                  <c:v>9.4428562018954092E-6</c:v>
                </c:pt>
                <c:pt idx="424">
                  <c:v>9.4488780206450103E-6</c:v>
                </c:pt>
                <c:pt idx="425">
                  <c:v>9.4488780206450103E-6</c:v>
                </c:pt>
                <c:pt idx="426">
                  <c:v>9.4564828623444695E-6</c:v>
                </c:pt>
                <c:pt idx="427">
                  <c:v>9.4606318232139E-6</c:v>
                </c:pt>
                <c:pt idx="428">
                  <c:v>9.4606318232139E-6</c:v>
                </c:pt>
                <c:pt idx="429">
                  <c:v>9.4606318232139E-6</c:v>
                </c:pt>
                <c:pt idx="430">
                  <c:v>9.4556510617860908E-6</c:v>
                </c:pt>
                <c:pt idx="431">
                  <c:v>9.4550048907355404E-6</c:v>
                </c:pt>
                <c:pt idx="432">
                  <c:v>9.4573621220904596E-6</c:v>
                </c:pt>
                <c:pt idx="433">
                  <c:v>9.4573621220904596E-6</c:v>
                </c:pt>
                <c:pt idx="434">
                  <c:v>9.4573621220904596E-6</c:v>
                </c:pt>
                <c:pt idx="435">
                  <c:v>9.4573621220904596E-6</c:v>
                </c:pt>
                <c:pt idx="436">
                  <c:v>9.4573621220904596E-6</c:v>
                </c:pt>
                <c:pt idx="437">
                  <c:v>9.44649609119448E-6</c:v>
                </c:pt>
                <c:pt idx="438">
                  <c:v>9.44649609119448E-6</c:v>
                </c:pt>
                <c:pt idx="439">
                  <c:v>9.44649609119448E-6</c:v>
                </c:pt>
                <c:pt idx="440">
                  <c:v>9.44649609119448E-6</c:v>
                </c:pt>
                <c:pt idx="441">
                  <c:v>9.44649609119448E-6</c:v>
                </c:pt>
                <c:pt idx="442">
                  <c:v>9.44649609119448E-6</c:v>
                </c:pt>
                <c:pt idx="443">
                  <c:v>9.44649609119448E-6</c:v>
                </c:pt>
                <c:pt idx="444">
                  <c:v>9.44649609119448E-6</c:v>
                </c:pt>
                <c:pt idx="445">
                  <c:v>9.44649609119448E-6</c:v>
                </c:pt>
                <c:pt idx="446">
                  <c:v>9.4421930069679895E-6</c:v>
                </c:pt>
                <c:pt idx="447">
                  <c:v>9.4421930069679895E-6</c:v>
                </c:pt>
                <c:pt idx="448">
                  <c:v>9.4421930069679895E-6</c:v>
                </c:pt>
                <c:pt idx="449">
                  <c:v>9.4408650444500603E-6</c:v>
                </c:pt>
                <c:pt idx="450">
                  <c:v>9.4408650444500603E-6</c:v>
                </c:pt>
                <c:pt idx="451">
                  <c:v>9.4408650444500603E-6</c:v>
                </c:pt>
                <c:pt idx="452">
                  <c:v>9.4408650444500603E-6</c:v>
                </c:pt>
                <c:pt idx="453">
                  <c:v>9.4462581454378201E-6</c:v>
                </c:pt>
                <c:pt idx="454">
                  <c:v>9.4462581454378201E-6</c:v>
                </c:pt>
                <c:pt idx="455">
                  <c:v>9.4462581454378201E-6</c:v>
                </c:pt>
                <c:pt idx="456">
                  <c:v>9.4462581454378201E-6</c:v>
                </c:pt>
                <c:pt idx="457">
                  <c:v>9.4462581454378201E-6</c:v>
                </c:pt>
                <c:pt idx="458">
                  <c:v>9.4462581454378201E-6</c:v>
                </c:pt>
                <c:pt idx="459">
                  <c:v>9.4462581454378201E-6</c:v>
                </c:pt>
                <c:pt idx="460">
                  <c:v>9.4462581454378201E-6</c:v>
                </c:pt>
                <c:pt idx="461">
                  <c:v>9.4550649685432305E-6</c:v>
                </c:pt>
                <c:pt idx="462">
                  <c:v>9.4553138375752599E-6</c:v>
                </c:pt>
                <c:pt idx="463">
                  <c:v>9.4553138375752599E-6</c:v>
                </c:pt>
                <c:pt idx="464">
                  <c:v>9.4553138375752599E-6</c:v>
                </c:pt>
                <c:pt idx="465">
                  <c:v>9.4553138375752599E-6</c:v>
                </c:pt>
                <c:pt idx="466">
                  <c:v>9.4553138375752599E-6</c:v>
                </c:pt>
                <c:pt idx="467">
                  <c:v>9.4473811490991508E-6</c:v>
                </c:pt>
                <c:pt idx="468">
                  <c:v>9.4473811490991508E-6</c:v>
                </c:pt>
                <c:pt idx="469">
                  <c:v>9.4657129856252008E-6</c:v>
                </c:pt>
                <c:pt idx="470">
                  <c:v>9.4657129856252008E-6</c:v>
                </c:pt>
                <c:pt idx="471">
                  <c:v>9.4657129856252008E-6</c:v>
                </c:pt>
                <c:pt idx="472">
                  <c:v>9.4657129856252008E-6</c:v>
                </c:pt>
                <c:pt idx="473">
                  <c:v>9.4657129856252008E-6</c:v>
                </c:pt>
                <c:pt idx="474">
                  <c:v>9.4657129856252008E-6</c:v>
                </c:pt>
                <c:pt idx="475">
                  <c:v>9.4657129856252008E-6</c:v>
                </c:pt>
                <c:pt idx="476">
                  <c:v>9.4770943607959994E-6</c:v>
                </c:pt>
                <c:pt idx="477">
                  <c:v>9.4812429845106093E-6</c:v>
                </c:pt>
                <c:pt idx="478">
                  <c:v>9.4812429845106093E-6</c:v>
                </c:pt>
                <c:pt idx="479">
                  <c:v>9.4812429845106093E-6</c:v>
                </c:pt>
                <c:pt idx="480">
                  <c:v>9.4812429845106093E-6</c:v>
                </c:pt>
                <c:pt idx="481">
                  <c:v>9.4812429845106093E-6</c:v>
                </c:pt>
                <c:pt idx="482">
                  <c:v>9.4787656870095896E-6</c:v>
                </c:pt>
                <c:pt idx="483">
                  <c:v>9.4787656870095896E-6</c:v>
                </c:pt>
                <c:pt idx="484">
                  <c:v>9.4787656870095896E-6</c:v>
                </c:pt>
                <c:pt idx="485">
                  <c:v>9.4787656870095896E-6</c:v>
                </c:pt>
                <c:pt idx="486">
                  <c:v>9.4787656870095896E-6</c:v>
                </c:pt>
                <c:pt idx="487">
                  <c:v>9.4781553825333897E-6</c:v>
                </c:pt>
                <c:pt idx="488">
                  <c:v>9.4781553825333897E-6</c:v>
                </c:pt>
                <c:pt idx="489">
                  <c:v>9.4768244586303103E-6</c:v>
                </c:pt>
                <c:pt idx="490">
                  <c:v>9.4703478999304005E-6</c:v>
                </c:pt>
                <c:pt idx="491">
                  <c:v>9.4703478999304005E-6</c:v>
                </c:pt>
                <c:pt idx="492">
                  <c:v>9.4598264493549392E-6</c:v>
                </c:pt>
                <c:pt idx="493">
                  <c:v>9.4598264493549392E-6</c:v>
                </c:pt>
                <c:pt idx="494">
                  <c:v>9.4598264493549392E-6</c:v>
                </c:pt>
                <c:pt idx="495">
                  <c:v>9.4598264493549392E-6</c:v>
                </c:pt>
                <c:pt idx="496">
                  <c:v>9.4598264493549392E-6</c:v>
                </c:pt>
                <c:pt idx="497">
                  <c:v>9.4540406086473597E-6</c:v>
                </c:pt>
                <c:pt idx="498">
                  <c:v>9.4540406086473597E-6</c:v>
                </c:pt>
                <c:pt idx="499">
                  <c:v>9.4540406086473597E-6</c:v>
                </c:pt>
                <c:pt idx="500">
                  <c:v>9.4540406086473597E-6</c:v>
                </c:pt>
              </c:numCache>
            </c:numRef>
          </c:yVal>
          <c:smooth val="0"/>
          <c:extLst>
            <c:ext xmlns:c16="http://schemas.microsoft.com/office/drawing/2014/chart" uri="{C3380CC4-5D6E-409C-BE32-E72D297353CC}">
              <c16:uniqueId val="{00000005-2644-4786-B850-9854AF7C9F6C}"/>
            </c:ext>
          </c:extLst>
        </c:ser>
        <c:dLbls>
          <c:showLegendKey val="0"/>
          <c:showVal val="0"/>
          <c:showCatName val="0"/>
          <c:showSerName val="0"/>
          <c:showPercent val="0"/>
          <c:showBubbleSize val="0"/>
        </c:dLbls>
        <c:axId val="789363488"/>
        <c:axId val="789362240"/>
      </c:scatterChart>
      <c:valAx>
        <c:axId val="789363488"/>
        <c:scaling>
          <c:orientation val="minMax"/>
          <c:max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Runs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362240"/>
        <c:crosses val="autoZero"/>
        <c:crossBetween val="midCat"/>
      </c:valAx>
      <c:valAx>
        <c:axId val="789362240"/>
        <c:scaling>
          <c:orientation val="minMax"/>
          <c:max val="1.2500000000000006E-5"/>
          <c:min val="6.5000000000000021E-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Parameter value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36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15456159266398"/>
          <c:y val="5.5549683806302735E-2"/>
          <c:w val="0.79432488122676226"/>
          <c:h val="0.67316610720624281"/>
        </c:manualLayout>
      </c:layout>
      <c:scatterChart>
        <c:scatterStyle val="lineMarker"/>
        <c:varyColors val="0"/>
        <c:ser>
          <c:idx val="1"/>
          <c:order val="0"/>
          <c:tx>
            <c:strRef>
              <c:f>all_chains!$D$1</c:f>
              <c:strCache>
                <c:ptCount val="1"/>
                <c:pt idx="0">
                  <c:v>P.onset_age_ch1</c:v>
                </c:pt>
              </c:strCache>
            </c:strRef>
          </c:tx>
          <c:spPr>
            <a:ln w="19050" cap="rnd">
              <a:noFill/>
              <a:round/>
            </a:ln>
            <a:effectLst/>
          </c:spPr>
          <c:marker>
            <c:symbol val="circle"/>
            <c:size val="5"/>
            <c:spPr>
              <a:solidFill>
                <a:schemeClr val="accent2"/>
              </a:solidFill>
              <a:ln w="9525">
                <a:solidFill>
                  <a:schemeClr val="accent2"/>
                </a:solidFill>
              </a:ln>
              <a:effectLst/>
            </c:spPr>
          </c:marker>
          <c:yVal>
            <c:numRef>
              <c:f>all_chains!$D$2:$D$473</c:f>
              <c:numCache>
                <c:formatCode>General</c:formatCode>
                <c:ptCount val="472"/>
                <c:pt idx="0">
                  <c:v>1.1200000000000001</c:v>
                </c:pt>
                <c:pt idx="1">
                  <c:v>1.1200000000000001</c:v>
                </c:pt>
                <c:pt idx="2">
                  <c:v>1.1200000000000001</c:v>
                </c:pt>
                <c:pt idx="3">
                  <c:v>1.1200000000000001</c:v>
                </c:pt>
                <c:pt idx="4">
                  <c:v>1.1200000000000001</c:v>
                </c:pt>
                <c:pt idx="5">
                  <c:v>1.1200000000000001</c:v>
                </c:pt>
                <c:pt idx="6">
                  <c:v>1.1200000000000001</c:v>
                </c:pt>
                <c:pt idx="7">
                  <c:v>1.2989454869833099</c:v>
                </c:pt>
                <c:pt idx="8">
                  <c:v>1.09894548698331</c:v>
                </c:pt>
                <c:pt idx="9">
                  <c:v>1.09894548698331</c:v>
                </c:pt>
                <c:pt idx="10">
                  <c:v>1.09894548698331</c:v>
                </c:pt>
                <c:pt idx="11">
                  <c:v>1.09894548698331</c:v>
                </c:pt>
                <c:pt idx="12">
                  <c:v>1.09894548698331</c:v>
                </c:pt>
                <c:pt idx="13">
                  <c:v>1.09894548698331</c:v>
                </c:pt>
                <c:pt idx="14">
                  <c:v>1.09894548698331</c:v>
                </c:pt>
                <c:pt idx="15">
                  <c:v>1.09894548698331</c:v>
                </c:pt>
                <c:pt idx="16">
                  <c:v>1.09894548698331</c:v>
                </c:pt>
                <c:pt idx="17">
                  <c:v>1.09894548698331</c:v>
                </c:pt>
                <c:pt idx="18">
                  <c:v>1.09894548698331</c:v>
                </c:pt>
                <c:pt idx="19">
                  <c:v>1.09894548698331</c:v>
                </c:pt>
                <c:pt idx="20">
                  <c:v>1.09894548698331</c:v>
                </c:pt>
                <c:pt idx="21">
                  <c:v>1.09894548698331</c:v>
                </c:pt>
                <c:pt idx="22">
                  <c:v>1.09894548698331</c:v>
                </c:pt>
                <c:pt idx="23">
                  <c:v>1.09894548698331</c:v>
                </c:pt>
                <c:pt idx="24">
                  <c:v>1.09894548698331</c:v>
                </c:pt>
                <c:pt idx="25">
                  <c:v>1.09894548698331</c:v>
                </c:pt>
                <c:pt idx="26">
                  <c:v>1.09894548698331</c:v>
                </c:pt>
                <c:pt idx="27">
                  <c:v>1.09894548698331</c:v>
                </c:pt>
                <c:pt idx="28">
                  <c:v>1.09894548698331</c:v>
                </c:pt>
                <c:pt idx="29">
                  <c:v>1.09894548698331</c:v>
                </c:pt>
                <c:pt idx="30">
                  <c:v>1.09894548698331</c:v>
                </c:pt>
                <c:pt idx="31">
                  <c:v>1.09894548698331</c:v>
                </c:pt>
                <c:pt idx="32">
                  <c:v>1.09894548698331</c:v>
                </c:pt>
                <c:pt idx="33">
                  <c:v>1.09894548698331</c:v>
                </c:pt>
                <c:pt idx="34">
                  <c:v>1.09894548698331</c:v>
                </c:pt>
                <c:pt idx="35">
                  <c:v>1.09894548698331</c:v>
                </c:pt>
                <c:pt idx="36">
                  <c:v>1.09894548698331</c:v>
                </c:pt>
                <c:pt idx="37">
                  <c:v>1.09894548698331</c:v>
                </c:pt>
                <c:pt idx="38">
                  <c:v>1.09894548698331</c:v>
                </c:pt>
                <c:pt idx="39">
                  <c:v>1.09894548698331</c:v>
                </c:pt>
                <c:pt idx="40">
                  <c:v>1.09894548698331</c:v>
                </c:pt>
                <c:pt idx="41">
                  <c:v>1.12421173948963</c:v>
                </c:pt>
                <c:pt idx="42">
                  <c:v>1.10421173948963</c:v>
                </c:pt>
                <c:pt idx="43">
                  <c:v>1.10421173948963</c:v>
                </c:pt>
                <c:pt idx="44">
                  <c:v>1.10421173948963</c:v>
                </c:pt>
                <c:pt idx="45">
                  <c:v>1.10421173948963</c:v>
                </c:pt>
                <c:pt idx="46">
                  <c:v>1.10421173948963</c:v>
                </c:pt>
                <c:pt idx="47">
                  <c:v>1.10421173948963</c:v>
                </c:pt>
                <c:pt idx="48">
                  <c:v>1.10421173948963</c:v>
                </c:pt>
                <c:pt idx="49">
                  <c:v>1.10421173948963</c:v>
                </c:pt>
                <c:pt idx="50">
                  <c:v>1.10421173948963</c:v>
                </c:pt>
                <c:pt idx="51">
                  <c:v>1.10421173948963</c:v>
                </c:pt>
                <c:pt idx="52">
                  <c:v>1.10421173948963</c:v>
                </c:pt>
                <c:pt idx="53">
                  <c:v>1.10421173948963</c:v>
                </c:pt>
                <c:pt idx="54">
                  <c:v>1.10421173948963</c:v>
                </c:pt>
                <c:pt idx="55">
                  <c:v>1.10421173948963</c:v>
                </c:pt>
                <c:pt idx="56">
                  <c:v>1.10421173948963</c:v>
                </c:pt>
                <c:pt idx="57">
                  <c:v>1.10421173948963</c:v>
                </c:pt>
                <c:pt idx="58">
                  <c:v>1.10421173948963</c:v>
                </c:pt>
                <c:pt idx="59">
                  <c:v>1.10421173948963</c:v>
                </c:pt>
                <c:pt idx="60">
                  <c:v>1.10421173948963</c:v>
                </c:pt>
                <c:pt idx="61">
                  <c:v>1.12442444247977</c:v>
                </c:pt>
                <c:pt idx="62">
                  <c:v>1.1044044404797699</c:v>
                </c:pt>
                <c:pt idx="63">
                  <c:v>1.1044044404797699</c:v>
                </c:pt>
                <c:pt idx="64">
                  <c:v>1.1044044404797699</c:v>
                </c:pt>
                <c:pt idx="65">
                  <c:v>1.1044044404797699</c:v>
                </c:pt>
                <c:pt idx="66">
                  <c:v>1.1044044404797699</c:v>
                </c:pt>
                <c:pt idx="67">
                  <c:v>1.1044044404797699</c:v>
                </c:pt>
                <c:pt idx="68">
                  <c:v>1.1044044404797699</c:v>
                </c:pt>
                <c:pt idx="69">
                  <c:v>1.1044044404797699</c:v>
                </c:pt>
                <c:pt idx="70">
                  <c:v>1.1044044404797699</c:v>
                </c:pt>
                <c:pt idx="71">
                  <c:v>1.1044044404797699</c:v>
                </c:pt>
                <c:pt idx="72">
                  <c:v>1.1044044404797699</c:v>
                </c:pt>
                <c:pt idx="73">
                  <c:v>1.1044044404797699</c:v>
                </c:pt>
                <c:pt idx="74">
                  <c:v>1.1044044404797699</c:v>
                </c:pt>
                <c:pt idx="75">
                  <c:v>1.1044044404797699</c:v>
                </c:pt>
                <c:pt idx="76">
                  <c:v>1.1044044404797699</c:v>
                </c:pt>
                <c:pt idx="77">
                  <c:v>1.1044044404797699</c:v>
                </c:pt>
                <c:pt idx="78">
                  <c:v>1.1044044404797699</c:v>
                </c:pt>
                <c:pt idx="79">
                  <c:v>1.1044044404797699</c:v>
                </c:pt>
                <c:pt idx="80">
                  <c:v>1.1044044404797699</c:v>
                </c:pt>
                <c:pt idx="81">
                  <c:v>1.1044044404797699</c:v>
                </c:pt>
                <c:pt idx="82">
                  <c:v>1.1044044404797699</c:v>
                </c:pt>
                <c:pt idx="83">
                  <c:v>1.1044044404797699</c:v>
                </c:pt>
                <c:pt idx="84">
                  <c:v>1.1044044404797699</c:v>
                </c:pt>
                <c:pt idx="85">
                  <c:v>1.1044044404797699</c:v>
                </c:pt>
                <c:pt idx="86">
                  <c:v>1.1044044404797699</c:v>
                </c:pt>
                <c:pt idx="87">
                  <c:v>1.1044044404797699</c:v>
                </c:pt>
                <c:pt idx="88">
                  <c:v>1.1044044404797699</c:v>
                </c:pt>
                <c:pt idx="89">
                  <c:v>1.1044044404797699</c:v>
                </c:pt>
                <c:pt idx="90">
                  <c:v>1.1044044404797699</c:v>
                </c:pt>
                <c:pt idx="91">
                  <c:v>1.1044044404797699</c:v>
                </c:pt>
                <c:pt idx="92">
                  <c:v>1.1044044404797699</c:v>
                </c:pt>
                <c:pt idx="93">
                  <c:v>1.1044044404797699</c:v>
                </c:pt>
                <c:pt idx="94">
                  <c:v>1.1044044404797699</c:v>
                </c:pt>
                <c:pt idx="95">
                  <c:v>1.1044044404797699</c:v>
                </c:pt>
                <c:pt idx="96">
                  <c:v>1.1044044404797699</c:v>
                </c:pt>
                <c:pt idx="97">
                  <c:v>1.1044044404797699</c:v>
                </c:pt>
                <c:pt idx="98">
                  <c:v>1.1044044404797699</c:v>
                </c:pt>
                <c:pt idx="99">
                  <c:v>1.1044044404797699</c:v>
                </c:pt>
                <c:pt idx="100">
                  <c:v>1.1044044404797699</c:v>
                </c:pt>
                <c:pt idx="101">
                  <c:v>1.1252232683133201</c:v>
                </c:pt>
                <c:pt idx="102">
                  <c:v>1.1050030683133201</c:v>
                </c:pt>
                <c:pt idx="103">
                  <c:v>1.1050030683133201</c:v>
                </c:pt>
                <c:pt idx="104">
                  <c:v>1.1050030683133201</c:v>
                </c:pt>
                <c:pt idx="105">
                  <c:v>1.1050030683133201</c:v>
                </c:pt>
                <c:pt idx="106">
                  <c:v>1.1050030683133201</c:v>
                </c:pt>
                <c:pt idx="107">
                  <c:v>1.1050030683133201</c:v>
                </c:pt>
                <c:pt idx="108">
                  <c:v>1.1050030683133201</c:v>
                </c:pt>
                <c:pt idx="109">
                  <c:v>1.1050030683133201</c:v>
                </c:pt>
                <c:pt idx="110">
                  <c:v>1.1050030683133201</c:v>
                </c:pt>
                <c:pt idx="111">
                  <c:v>1.1050030683133201</c:v>
                </c:pt>
                <c:pt idx="112">
                  <c:v>1.1050030683133201</c:v>
                </c:pt>
                <c:pt idx="113">
                  <c:v>1.1050030683133201</c:v>
                </c:pt>
                <c:pt idx="114">
                  <c:v>1.1050030683133201</c:v>
                </c:pt>
                <c:pt idx="115">
                  <c:v>1.1050030683133201</c:v>
                </c:pt>
                <c:pt idx="116">
                  <c:v>1.1050030683133201</c:v>
                </c:pt>
                <c:pt idx="117">
                  <c:v>1.1050030683133201</c:v>
                </c:pt>
                <c:pt idx="118">
                  <c:v>1.1050030683133201</c:v>
                </c:pt>
                <c:pt idx="119">
                  <c:v>1.1050030683133201</c:v>
                </c:pt>
                <c:pt idx="120">
                  <c:v>1.1050030683133201</c:v>
                </c:pt>
                <c:pt idx="121">
                  <c:v>1.1050030683133201</c:v>
                </c:pt>
                <c:pt idx="122">
                  <c:v>1.1050030683133201</c:v>
                </c:pt>
                <c:pt idx="123">
                  <c:v>1.1050030683133201</c:v>
                </c:pt>
                <c:pt idx="124">
                  <c:v>1.1050030683133201</c:v>
                </c:pt>
                <c:pt idx="125">
                  <c:v>1.1050030683133201</c:v>
                </c:pt>
                <c:pt idx="126">
                  <c:v>1.1050030683133201</c:v>
                </c:pt>
                <c:pt idx="127">
                  <c:v>1.1050030683133201</c:v>
                </c:pt>
                <c:pt idx="128">
                  <c:v>1.1050030683133201</c:v>
                </c:pt>
                <c:pt idx="129">
                  <c:v>1.1050030683133201</c:v>
                </c:pt>
                <c:pt idx="130">
                  <c:v>1.12412759418694</c:v>
                </c:pt>
                <c:pt idx="131">
                  <c:v>1.10410759418694</c:v>
                </c:pt>
                <c:pt idx="132">
                  <c:v>1.1252963217562</c:v>
                </c:pt>
                <c:pt idx="133">
                  <c:v>1.1052963217562</c:v>
                </c:pt>
                <c:pt idx="134">
                  <c:v>1.1052963217562</c:v>
                </c:pt>
                <c:pt idx="135">
                  <c:v>1.1052963217562</c:v>
                </c:pt>
                <c:pt idx="136">
                  <c:v>1.12571696965275</c:v>
                </c:pt>
                <c:pt idx="137">
                  <c:v>1.1057169696507501</c:v>
                </c:pt>
                <c:pt idx="138">
                  <c:v>1.1057169696507501</c:v>
                </c:pt>
                <c:pt idx="139">
                  <c:v>1.1057169696507501</c:v>
                </c:pt>
                <c:pt idx="140">
                  <c:v>1.1057169696507501</c:v>
                </c:pt>
                <c:pt idx="141">
                  <c:v>1.1257692918395601</c:v>
                </c:pt>
                <c:pt idx="142">
                  <c:v>1.1057692918395601</c:v>
                </c:pt>
                <c:pt idx="143">
                  <c:v>1.1057692918395601</c:v>
                </c:pt>
                <c:pt idx="144">
                  <c:v>1.1057692918395601</c:v>
                </c:pt>
                <c:pt idx="145">
                  <c:v>1.1057692918395601</c:v>
                </c:pt>
                <c:pt idx="146">
                  <c:v>1.1057692918395601</c:v>
                </c:pt>
                <c:pt idx="147">
                  <c:v>1.1057692918395601</c:v>
                </c:pt>
                <c:pt idx="148">
                  <c:v>1.1057692918395601</c:v>
                </c:pt>
                <c:pt idx="149">
                  <c:v>1.12315971214681</c:v>
                </c:pt>
                <c:pt idx="150">
                  <c:v>1.10315971014681</c:v>
                </c:pt>
                <c:pt idx="151">
                  <c:v>1.10315971014681</c:v>
                </c:pt>
                <c:pt idx="152">
                  <c:v>1.10315971014681</c:v>
                </c:pt>
                <c:pt idx="153">
                  <c:v>1.10315971014681</c:v>
                </c:pt>
                <c:pt idx="154">
                  <c:v>1.10315971014681</c:v>
                </c:pt>
                <c:pt idx="155">
                  <c:v>1.10315971014681</c:v>
                </c:pt>
                <c:pt idx="156">
                  <c:v>1.10315971014681</c:v>
                </c:pt>
                <c:pt idx="157">
                  <c:v>1.10315971014681</c:v>
                </c:pt>
                <c:pt idx="158">
                  <c:v>1.12432265738619</c:v>
                </c:pt>
                <c:pt idx="159">
                  <c:v>1.1242433913265699</c:v>
                </c:pt>
                <c:pt idx="160">
                  <c:v>1.1040433913065699</c:v>
                </c:pt>
                <c:pt idx="161">
                  <c:v>1.1040433913065699</c:v>
                </c:pt>
                <c:pt idx="162">
                  <c:v>1.1242438234334899</c:v>
                </c:pt>
                <c:pt idx="163">
                  <c:v>1.1040438234334899</c:v>
                </c:pt>
                <c:pt idx="164">
                  <c:v>1.1040438234334899</c:v>
                </c:pt>
                <c:pt idx="165">
                  <c:v>1.1257277881647001</c:v>
                </c:pt>
                <c:pt idx="166">
                  <c:v>1.1057277881647001</c:v>
                </c:pt>
                <c:pt idx="167">
                  <c:v>1.1057277881647001</c:v>
                </c:pt>
                <c:pt idx="168">
                  <c:v>1.1057277881647001</c:v>
                </c:pt>
                <c:pt idx="169">
                  <c:v>1.1057277881647001</c:v>
                </c:pt>
                <c:pt idx="170">
                  <c:v>1.1057277881647001</c:v>
                </c:pt>
                <c:pt idx="171">
                  <c:v>1.1057277881647001</c:v>
                </c:pt>
                <c:pt idx="172">
                  <c:v>1.1057277881647001</c:v>
                </c:pt>
                <c:pt idx="173">
                  <c:v>1.1057277881647001</c:v>
                </c:pt>
                <c:pt idx="174">
                  <c:v>1.1057277881647001</c:v>
                </c:pt>
                <c:pt idx="175">
                  <c:v>1.1057277881647001</c:v>
                </c:pt>
                <c:pt idx="176">
                  <c:v>1.1057277881647001</c:v>
                </c:pt>
                <c:pt idx="177">
                  <c:v>1.1057277881647001</c:v>
                </c:pt>
                <c:pt idx="178">
                  <c:v>1.1057277881647001</c:v>
                </c:pt>
                <c:pt idx="179">
                  <c:v>1.1057277881647001</c:v>
                </c:pt>
                <c:pt idx="180">
                  <c:v>1.1057277881647001</c:v>
                </c:pt>
                <c:pt idx="181">
                  <c:v>1.1057277881647001</c:v>
                </c:pt>
                <c:pt idx="182">
                  <c:v>1.12449422242452</c:v>
                </c:pt>
                <c:pt idx="183">
                  <c:v>1.1234423481776299</c:v>
                </c:pt>
                <c:pt idx="184">
                  <c:v>1.12586353174232</c:v>
                </c:pt>
                <c:pt idx="185">
                  <c:v>1.1245879136517101</c:v>
                </c:pt>
                <c:pt idx="186">
                  <c:v>1.1045879136517101</c:v>
                </c:pt>
                <c:pt idx="187">
                  <c:v>1.1045879136517101</c:v>
                </c:pt>
                <c:pt idx="188">
                  <c:v>1.1045879136517101</c:v>
                </c:pt>
                <c:pt idx="189">
                  <c:v>1.1045879136517101</c:v>
                </c:pt>
                <c:pt idx="190">
                  <c:v>1.1244763156858999</c:v>
                </c:pt>
                <c:pt idx="191">
                  <c:v>1.1249271214935701</c:v>
                </c:pt>
                <c:pt idx="192">
                  <c:v>1.10492710149357</c:v>
                </c:pt>
                <c:pt idx="193">
                  <c:v>1.10492710149357</c:v>
                </c:pt>
                <c:pt idx="194">
                  <c:v>1.10492710149357</c:v>
                </c:pt>
                <c:pt idx="195">
                  <c:v>1.10492710149357</c:v>
                </c:pt>
                <c:pt idx="196">
                  <c:v>1.10492710149357</c:v>
                </c:pt>
                <c:pt idx="197">
                  <c:v>1.12397453429283</c:v>
                </c:pt>
                <c:pt idx="198">
                  <c:v>1.10397453429283</c:v>
                </c:pt>
                <c:pt idx="199">
                  <c:v>1.10397453429283</c:v>
                </c:pt>
                <c:pt idx="200">
                  <c:v>1.12395461232578</c:v>
                </c:pt>
                <c:pt idx="201">
                  <c:v>1.10395461032578</c:v>
                </c:pt>
                <c:pt idx="202">
                  <c:v>1.10395461032578</c:v>
                </c:pt>
                <c:pt idx="203">
                  <c:v>1.1258289725222901</c:v>
                </c:pt>
                <c:pt idx="204">
                  <c:v>1.1058289705002899</c:v>
                </c:pt>
                <c:pt idx="205">
                  <c:v>1.1247632473653599</c:v>
                </c:pt>
                <c:pt idx="206">
                  <c:v>1.1047632473653599</c:v>
                </c:pt>
                <c:pt idx="207">
                  <c:v>1.1047632473653599</c:v>
                </c:pt>
                <c:pt idx="208">
                  <c:v>1.1047632473653599</c:v>
                </c:pt>
                <c:pt idx="209">
                  <c:v>1.1047632473653599</c:v>
                </c:pt>
                <c:pt idx="210">
                  <c:v>1.1047632473653599</c:v>
                </c:pt>
                <c:pt idx="211">
                  <c:v>1.12569162222269</c:v>
                </c:pt>
                <c:pt idx="212">
                  <c:v>1.10569160220069</c:v>
                </c:pt>
                <c:pt idx="213">
                  <c:v>1.10569160220069</c:v>
                </c:pt>
                <c:pt idx="214">
                  <c:v>1.10569160220069</c:v>
                </c:pt>
                <c:pt idx="215">
                  <c:v>1.10569160220069</c:v>
                </c:pt>
                <c:pt idx="216">
                  <c:v>1.10569160220069</c:v>
                </c:pt>
                <c:pt idx="217">
                  <c:v>1.10569160220069</c:v>
                </c:pt>
                <c:pt idx="218">
                  <c:v>1.10569160220069</c:v>
                </c:pt>
                <c:pt idx="219">
                  <c:v>1.10569160220069</c:v>
                </c:pt>
                <c:pt idx="220">
                  <c:v>1.10569160220069</c:v>
                </c:pt>
                <c:pt idx="221">
                  <c:v>1.10569160220069</c:v>
                </c:pt>
                <c:pt idx="222">
                  <c:v>1.10569160220069</c:v>
                </c:pt>
                <c:pt idx="223">
                  <c:v>1.10569160220069</c:v>
                </c:pt>
                <c:pt idx="224">
                  <c:v>1.10569160220069</c:v>
                </c:pt>
                <c:pt idx="225">
                  <c:v>1.10569160220069</c:v>
                </c:pt>
                <c:pt idx="226">
                  <c:v>1.10569160220069</c:v>
                </c:pt>
                <c:pt idx="227">
                  <c:v>1.10569160220069</c:v>
                </c:pt>
                <c:pt idx="228">
                  <c:v>1.10569160220069</c:v>
                </c:pt>
                <c:pt idx="229">
                  <c:v>1.10569160220069</c:v>
                </c:pt>
                <c:pt idx="230">
                  <c:v>1.10569160220069</c:v>
                </c:pt>
                <c:pt idx="231">
                  <c:v>1.10569160220069</c:v>
                </c:pt>
                <c:pt idx="232">
                  <c:v>1.10569160220069</c:v>
                </c:pt>
                <c:pt idx="233">
                  <c:v>1.10569160220069</c:v>
                </c:pt>
                <c:pt idx="234">
                  <c:v>1.10569160220069</c:v>
                </c:pt>
                <c:pt idx="235">
                  <c:v>1.10569160220069</c:v>
                </c:pt>
                <c:pt idx="236">
                  <c:v>1.10569160220069</c:v>
                </c:pt>
                <c:pt idx="237">
                  <c:v>1.10569160220069</c:v>
                </c:pt>
                <c:pt idx="238">
                  <c:v>1.10569160220069</c:v>
                </c:pt>
                <c:pt idx="239">
                  <c:v>1.10569160220069</c:v>
                </c:pt>
                <c:pt idx="240">
                  <c:v>1.10569160220069</c:v>
                </c:pt>
                <c:pt idx="241">
                  <c:v>1.10569160220069</c:v>
                </c:pt>
                <c:pt idx="242">
                  <c:v>1.12542981822947</c:v>
                </c:pt>
                <c:pt idx="243">
                  <c:v>1.12545926869997</c:v>
                </c:pt>
                <c:pt idx="244">
                  <c:v>1.10545926869997</c:v>
                </c:pt>
                <c:pt idx="245">
                  <c:v>1.10545926869997</c:v>
                </c:pt>
                <c:pt idx="246">
                  <c:v>1.10545926869997</c:v>
                </c:pt>
                <c:pt idx="247">
                  <c:v>1.10545926869997</c:v>
                </c:pt>
                <c:pt idx="248">
                  <c:v>1.10545926869997</c:v>
                </c:pt>
                <c:pt idx="249">
                  <c:v>1.10545926869997</c:v>
                </c:pt>
                <c:pt idx="250">
                  <c:v>1.1254864268212801</c:v>
                </c:pt>
                <c:pt idx="251">
                  <c:v>1.1054864268012801</c:v>
                </c:pt>
                <c:pt idx="252">
                  <c:v>1.1054864268012801</c:v>
                </c:pt>
                <c:pt idx="253">
                  <c:v>1.1054864268012801</c:v>
                </c:pt>
                <c:pt idx="254">
                  <c:v>1.1054864268012801</c:v>
                </c:pt>
                <c:pt idx="255">
                  <c:v>1.1054864268012801</c:v>
                </c:pt>
                <c:pt idx="256">
                  <c:v>1.12531653155554</c:v>
                </c:pt>
                <c:pt idx="257">
                  <c:v>1.10531653155554</c:v>
                </c:pt>
                <c:pt idx="258">
                  <c:v>1.10531653155554</c:v>
                </c:pt>
                <c:pt idx="259">
                  <c:v>1.10531653155554</c:v>
                </c:pt>
                <c:pt idx="260">
                  <c:v>1.10531653155554</c:v>
                </c:pt>
                <c:pt idx="261">
                  <c:v>1.1256953498325699</c:v>
                </c:pt>
                <c:pt idx="262">
                  <c:v>1.1248422264729101</c:v>
                </c:pt>
                <c:pt idx="263">
                  <c:v>1.10484002647091</c:v>
                </c:pt>
                <c:pt idx="264">
                  <c:v>1.10484002647091</c:v>
                </c:pt>
                <c:pt idx="265">
                  <c:v>1.10484002647091</c:v>
                </c:pt>
                <c:pt idx="266">
                  <c:v>1.10484002647091</c:v>
                </c:pt>
                <c:pt idx="267">
                  <c:v>1.10484002647091</c:v>
                </c:pt>
                <c:pt idx="268">
                  <c:v>1.10484002647091</c:v>
                </c:pt>
                <c:pt idx="269">
                  <c:v>1.10484002647091</c:v>
                </c:pt>
                <c:pt idx="270">
                  <c:v>1.10484002647091</c:v>
                </c:pt>
                <c:pt idx="271">
                  <c:v>1.10484002647091</c:v>
                </c:pt>
                <c:pt idx="272">
                  <c:v>1.10484002647091</c:v>
                </c:pt>
                <c:pt idx="273">
                  <c:v>1.10484002647091</c:v>
                </c:pt>
                <c:pt idx="274">
                  <c:v>1.10484002647091</c:v>
                </c:pt>
                <c:pt idx="275">
                  <c:v>1.10484002647091</c:v>
                </c:pt>
                <c:pt idx="276">
                  <c:v>1.12529239364153</c:v>
                </c:pt>
                <c:pt idx="277">
                  <c:v>1.1052903936415299</c:v>
                </c:pt>
                <c:pt idx="278">
                  <c:v>1.1052903936415299</c:v>
                </c:pt>
                <c:pt idx="279">
                  <c:v>1.1052903936415299</c:v>
                </c:pt>
                <c:pt idx="280">
                  <c:v>1.1052903936415299</c:v>
                </c:pt>
                <c:pt idx="281">
                  <c:v>1.1052903936415299</c:v>
                </c:pt>
                <c:pt idx="282">
                  <c:v>1.1243928941555399</c:v>
                </c:pt>
                <c:pt idx="283">
                  <c:v>1.10439089415554</c:v>
                </c:pt>
                <c:pt idx="284">
                  <c:v>1.10439089415554</c:v>
                </c:pt>
                <c:pt idx="285">
                  <c:v>1.10439089415554</c:v>
                </c:pt>
                <c:pt idx="286">
                  <c:v>1.10439089415554</c:v>
                </c:pt>
                <c:pt idx="287">
                  <c:v>1.10439089415554</c:v>
                </c:pt>
                <c:pt idx="288">
                  <c:v>1.10439089415554</c:v>
                </c:pt>
                <c:pt idx="289">
                  <c:v>1.10439089415554</c:v>
                </c:pt>
                <c:pt idx="290">
                  <c:v>1.1253544421689401</c:v>
                </c:pt>
                <c:pt idx="291">
                  <c:v>1.1053544401689399</c:v>
                </c:pt>
                <c:pt idx="292">
                  <c:v>1.1053544401689399</c:v>
                </c:pt>
                <c:pt idx="293">
                  <c:v>1.1053544401689399</c:v>
                </c:pt>
                <c:pt idx="294">
                  <c:v>1.1053544401689399</c:v>
                </c:pt>
                <c:pt idx="295">
                  <c:v>1.1053544401689399</c:v>
                </c:pt>
                <c:pt idx="296">
                  <c:v>1.1053544401689399</c:v>
                </c:pt>
                <c:pt idx="297">
                  <c:v>1.1053544401689399</c:v>
                </c:pt>
                <c:pt idx="298">
                  <c:v>1.12484224123294</c:v>
                </c:pt>
                <c:pt idx="299">
                  <c:v>1.10484004103294</c:v>
                </c:pt>
                <c:pt idx="300">
                  <c:v>1.10484004103294</c:v>
                </c:pt>
                <c:pt idx="301">
                  <c:v>1.1249475159267199</c:v>
                </c:pt>
                <c:pt idx="302">
                  <c:v>1.1254167264211401</c:v>
                </c:pt>
                <c:pt idx="303">
                  <c:v>1.1054167264211401</c:v>
                </c:pt>
                <c:pt idx="304">
                  <c:v>1.1054167264211401</c:v>
                </c:pt>
                <c:pt idx="305">
                  <c:v>1.1054167264211401</c:v>
                </c:pt>
                <c:pt idx="306">
                  <c:v>1.1054167264211401</c:v>
                </c:pt>
                <c:pt idx="307">
                  <c:v>1.1054167264211401</c:v>
                </c:pt>
                <c:pt idx="308">
                  <c:v>1.1054167264211401</c:v>
                </c:pt>
                <c:pt idx="309">
                  <c:v>1.1054167264211401</c:v>
                </c:pt>
                <c:pt idx="310">
                  <c:v>1.1054167264211401</c:v>
                </c:pt>
                <c:pt idx="311">
                  <c:v>1.1054167264211401</c:v>
                </c:pt>
                <c:pt idx="312">
                  <c:v>1.1054167264211401</c:v>
                </c:pt>
                <c:pt idx="313">
                  <c:v>1.1054167264211401</c:v>
                </c:pt>
                <c:pt idx="314">
                  <c:v>1.1251126882287299</c:v>
                </c:pt>
                <c:pt idx="315">
                  <c:v>1.1051126882287301</c:v>
                </c:pt>
                <c:pt idx="316">
                  <c:v>1.1251484718235401</c:v>
                </c:pt>
                <c:pt idx="317">
                  <c:v>1.10514847182354</c:v>
                </c:pt>
                <c:pt idx="318">
                  <c:v>1.12451765754778</c:v>
                </c:pt>
                <c:pt idx="319">
                  <c:v>1.10451765754778</c:v>
                </c:pt>
                <c:pt idx="320">
                  <c:v>1.10451765754778</c:v>
                </c:pt>
                <c:pt idx="321">
                  <c:v>1.10451765754778</c:v>
                </c:pt>
                <c:pt idx="322">
                  <c:v>1.12593766531296</c:v>
                </c:pt>
                <c:pt idx="323">
                  <c:v>1.12522912292355</c:v>
                </c:pt>
                <c:pt idx="324">
                  <c:v>1.10522910092355</c:v>
                </c:pt>
                <c:pt idx="325">
                  <c:v>1.10522910092355</c:v>
                </c:pt>
                <c:pt idx="326">
                  <c:v>1.10522910092355</c:v>
                </c:pt>
                <c:pt idx="327">
                  <c:v>1.10522910092355</c:v>
                </c:pt>
                <c:pt idx="328">
                  <c:v>1.10522910092355</c:v>
                </c:pt>
                <c:pt idx="329">
                  <c:v>1.10522910092355</c:v>
                </c:pt>
                <c:pt idx="330">
                  <c:v>1.10522910092355</c:v>
                </c:pt>
                <c:pt idx="331">
                  <c:v>1.10522910092355</c:v>
                </c:pt>
                <c:pt idx="332">
                  <c:v>1.12591783898669</c:v>
                </c:pt>
                <c:pt idx="333">
                  <c:v>1.1059178389866899</c:v>
                </c:pt>
                <c:pt idx="334">
                  <c:v>1.1255194676367499</c:v>
                </c:pt>
                <c:pt idx="335">
                  <c:v>1.1055194676367499</c:v>
                </c:pt>
                <c:pt idx="336">
                  <c:v>1.1055194676367499</c:v>
                </c:pt>
                <c:pt idx="337">
                  <c:v>1.1262159922422901</c:v>
                </c:pt>
                <c:pt idx="338">
                  <c:v>1.1249741222672101</c:v>
                </c:pt>
                <c:pt idx="339">
                  <c:v>1.1049741000670099</c:v>
                </c:pt>
                <c:pt idx="340">
                  <c:v>1.1256642231181899</c:v>
                </c:pt>
                <c:pt idx="341">
                  <c:v>1.1056640031181899</c:v>
                </c:pt>
                <c:pt idx="342">
                  <c:v>1.1056640031181899</c:v>
                </c:pt>
                <c:pt idx="343">
                  <c:v>1.1056640031181899</c:v>
                </c:pt>
                <c:pt idx="344">
                  <c:v>1.1056640031181899</c:v>
                </c:pt>
                <c:pt idx="345">
                  <c:v>1.1056640031181899</c:v>
                </c:pt>
                <c:pt idx="346">
                  <c:v>1.1056640031181899</c:v>
                </c:pt>
                <c:pt idx="347">
                  <c:v>1.1056640031181899</c:v>
                </c:pt>
                <c:pt idx="348">
                  <c:v>1.1056640031181899</c:v>
                </c:pt>
                <c:pt idx="349">
                  <c:v>1.1259531897547299</c:v>
                </c:pt>
                <c:pt idx="350">
                  <c:v>1.1059531897547299</c:v>
                </c:pt>
                <c:pt idx="351">
                  <c:v>1.1059531897547299</c:v>
                </c:pt>
                <c:pt idx="352">
                  <c:v>1.1059531897547299</c:v>
                </c:pt>
                <c:pt idx="353">
                  <c:v>1.1059531897547299</c:v>
                </c:pt>
                <c:pt idx="354">
                  <c:v>1.1059531897547299</c:v>
                </c:pt>
                <c:pt idx="355">
                  <c:v>1.1252828925479701</c:v>
                </c:pt>
                <c:pt idx="356">
                  <c:v>1.10508089254797</c:v>
                </c:pt>
                <c:pt idx="357">
                  <c:v>1.1257715788495199</c:v>
                </c:pt>
                <c:pt idx="358">
                  <c:v>1.1057715788495199</c:v>
                </c:pt>
                <c:pt idx="359">
                  <c:v>1.1057715788495199</c:v>
                </c:pt>
                <c:pt idx="360">
                  <c:v>1.1057715788495199</c:v>
                </c:pt>
                <c:pt idx="361">
                  <c:v>1.1057715788495199</c:v>
                </c:pt>
                <c:pt idx="362">
                  <c:v>1.1057715788495199</c:v>
                </c:pt>
                <c:pt idx="363">
                  <c:v>1.1057715788495199</c:v>
                </c:pt>
                <c:pt idx="364">
                  <c:v>1.1057715788495199</c:v>
                </c:pt>
                <c:pt idx="365">
                  <c:v>1.1057715788495199</c:v>
                </c:pt>
                <c:pt idx="366">
                  <c:v>1.1057715788495199</c:v>
                </c:pt>
                <c:pt idx="367">
                  <c:v>1.1057715788495199</c:v>
                </c:pt>
                <c:pt idx="368">
                  <c:v>1.1057715788495199</c:v>
                </c:pt>
                <c:pt idx="369">
                  <c:v>1.1057715788495199</c:v>
                </c:pt>
                <c:pt idx="370">
                  <c:v>1.1057715788495199</c:v>
                </c:pt>
                <c:pt idx="371">
                  <c:v>1.1057715788495199</c:v>
                </c:pt>
                <c:pt idx="372">
                  <c:v>1.1057715788495199</c:v>
                </c:pt>
                <c:pt idx="373">
                  <c:v>1.1057715788495199</c:v>
                </c:pt>
                <c:pt idx="374">
                  <c:v>1.1057715788495199</c:v>
                </c:pt>
                <c:pt idx="375">
                  <c:v>1.1057715788495199</c:v>
                </c:pt>
                <c:pt idx="376">
                  <c:v>1.1256942727269701</c:v>
                </c:pt>
                <c:pt idx="377">
                  <c:v>1.10569407272697</c:v>
                </c:pt>
                <c:pt idx="378">
                  <c:v>1.10569407272697</c:v>
                </c:pt>
                <c:pt idx="379">
                  <c:v>1.10569407272697</c:v>
                </c:pt>
                <c:pt idx="380">
                  <c:v>1.10569407272697</c:v>
                </c:pt>
                <c:pt idx="381">
                  <c:v>1.10569407272697</c:v>
                </c:pt>
                <c:pt idx="382">
                  <c:v>1.12582665446798</c:v>
                </c:pt>
                <c:pt idx="383">
                  <c:v>1.10582665446798</c:v>
                </c:pt>
                <c:pt idx="384">
                  <c:v>1.10582665446798</c:v>
                </c:pt>
                <c:pt idx="385">
                  <c:v>1.10582665446798</c:v>
                </c:pt>
                <c:pt idx="386">
                  <c:v>1.12544493433323</c:v>
                </c:pt>
                <c:pt idx="387">
                  <c:v>1.1054449343330299</c:v>
                </c:pt>
                <c:pt idx="388">
                  <c:v>1.1054449343330299</c:v>
                </c:pt>
                <c:pt idx="389">
                  <c:v>1.1259279226366199</c:v>
                </c:pt>
                <c:pt idx="390">
                  <c:v>1.1059279206366199</c:v>
                </c:pt>
                <c:pt idx="391">
                  <c:v>1.1059279206366199</c:v>
                </c:pt>
                <c:pt idx="392">
                  <c:v>1.1059279206366199</c:v>
                </c:pt>
                <c:pt idx="393">
                  <c:v>1.1059279206366199</c:v>
                </c:pt>
                <c:pt idx="394">
                  <c:v>1.1059279206366199</c:v>
                </c:pt>
                <c:pt idx="395">
                  <c:v>1.1059279206366199</c:v>
                </c:pt>
                <c:pt idx="396">
                  <c:v>1.1059279206366199</c:v>
                </c:pt>
                <c:pt idx="397">
                  <c:v>1.1258231241651599</c:v>
                </c:pt>
                <c:pt idx="398">
                  <c:v>1.1058031041651599</c:v>
                </c:pt>
                <c:pt idx="399">
                  <c:v>1.1058031041651599</c:v>
                </c:pt>
                <c:pt idx="400">
                  <c:v>1.1058031041651599</c:v>
                </c:pt>
                <c:pt idx="401">
                  <c:v>1.1058031041651599</c:v>
                </c:pt>
                <c:pt idx="402">
                  <c:v>1.1058031041651599</c:v>
                </c:pt>
                <c:pt idx="403">
                  <c:v>1.1058031041651599</c:v>
                </c:pt>
                <c:pt idx="404">
                  <c:v>1.1058031041651599</c:v>
                </c:pt>
                <c:pt idx="405">
                  <c:v>1.1058031041651599</c:v>
                </c:pt>
                <c:pt idx="406">
                  <c:v>1.1058031041651599</c:v>
                </c:pt>
                <c:pt idx="407">
                  <c:v>1.1058031041651599</c:v>
                </c:pt>
                <c:pt idx="408">
                  <c:v>1.1258139652188801</c:v>
                </c:pt>
                <c:pt idx="409">
                  <c:v>1.1058139652188801</c:v>
                </c:pt>
                <c:pt idx="410">
                  <c:v>1.1058139652188801</c:v>
                </c:pt>
                <c:pt idx="411">
                  <c:v>1.1058139652188801</c:v>
                </c:pt>
                <c:pt idx="412">
                  <c:v>1.1058139652188801</c:v>
                </c:pt>
                <c:pt idx="413">
                  <c:v>1.1262525774343799</c:v>
                </c:pt>
                <c:pt idx="414">
                  <c:v>1.1060505774343801</c:v>
                </c:pt>
                <c:pt idx="415">
                  <c:v>1.1060505774343801</c:v>
                </c:pt>
                <c:pt idx="416">
                  <c:v>1.1060505774343801</c:v>
                </c:pt>
                <c:pt idx="417">
                  <c:v>1.1060505774343801</c:v>
                </c:pt>
                <c:pt idx="418">
                  <c:v>1.1060505774343801</c:v>
                </c:pt>
                <c:pt idx="419">
                  <c:v>1.1060505774343801</c:v>
                </c:pt>
                <c:pt idx="420">
                  <c:v>1.1060505774343801</c:v>
                </c:pt>
                <c:pt idx="421">
                  <c:v>1.1060505774343801</c:v>
                </c:pt>
                <c:pt idx="422">
                  <c:v>1.1060505774343801</c:v>
                </c:pt>
                <c:pt idx="423">
                  <c:v>1.1262317275329601</c:v>
                </c:pt>
                <c:pt idx="424">
                  <c:v>1.10603170753096</c:v>
                </c:pt>
                <c:pt idx="425">
                  <c:v>1.12612583283735</c:v>
                </c:pt>
                <c:pt idx="426">
                  <c:v>1.1061258308373501</c:v>
                </c:pt>
                <c:pt idx="427">
                  <c:v>1.1061258308373501</c:v>
                </c:pt>
                <c:pt idx="428">
                  <c:v>1.1061258308373501</c:v>
                </c:pt>
                <c:pt idx="429">
                  <c:v>1.1061258308373501</c:v>
                </c:pt>
                <c:pt idx="430">
                  <c:v>1.1258358692257999</c:v>
                </c:pt>
                <c:pt idx="431">
                  <c:v>1.1058358692057999</c:v>
                </c:pt>
                <c:pt idx="432">
                  <c:v>1.1259445292322701</c:v>
                </c:pt>
                <c:pt idx="433">
                  <c:v>1.1059445290302701</c:v>
                </c:pt>
                <c:pt idx="434">
                  <c:v>1.1259799924764999</c:v>
                </c:pt>
                <c:pt idx="435">
                  <c:v>1.1059799904765</c:v>
                </c:pt>
                <c:pt idx="436">
                  <c:v>1.1059799904765</c:v>
                </c:pt>
                <c:pt idx="437">
                  <c:v>1.1059799904765</c:v>
                </c:pt>
                <c:pt idx="438">
                  <c:v>1.1059799904765</c:v>
                </c:pt>
                <c:pt idx="439">
                  <c:v>1.1059799904765</c:v>
                </c:pt>
                <c:pt idx="440">
                  <c:v>1.1059799904765</c:v>
                </c:pt>
                <c:pt idx="441">
                  <c:v>1.1059799904765</c:v>
                </c:pt>
                <c:pt idx="442">
                  <c:v>1.1059799904765</c:v>
                </c:pt>
                <c:pt idx="443">
                  <c:v>1.1059799904765</c:v>
                </c:pt>
                <c:pt idx="444">
                  <c:v>1.1262395275477299</c:v>
                </c:pt>
                <c:pt idx="445">
                  <c:v>1.1060395075477301</c:v>
                </c:pt>
                <c:pt idx="446">
                  <c:v>1.1060395075477301</c:v>
                </c:pt>
                <c:pt idx="447">
                  <c:v>1.1266674677522399</c:v>
                </c:pt>
                <c:pt idx="448">
                  <c:v>1.1066674677522399</c:v>
                </c:pt>
                <c:pt idx="449">
                  <c:v>1.1066674677522399</c:v>
                </c:pt>
                <c:pt idx="450">
                  <c:v>1.1066674677522399</c:v>
                </c:pt>
                <c:pt idx="451">
                  <c:v>1.1066674677522399</c:v>
                </c:pt>
                <c:pt idx="452">
                  <c:v>1.1066674677522399</c:v>
                </c:pt>
                <c:pt idx="453">
                  <c:v>1.1066674677522399</c:v>
                </c:pt>
                <c:pt idx="454">
                  <c:v>1.1066674677522399</c:v>
                </c:pt>
                <c:pt idx="455">
                  <c:v>1.1066674677522399</c:v>
                </c:pt>
                <c:pt idx="456">
                  <c:v>1.12659797724623</c:v>
                </c:pt>
                <c:pt idx="457">
                  <c:v>1.1065979772460299</c:v>
                </c:pt>
                <c:pt idx="458">
                  <c:v>1.1065979772460299</c:v>
                </c:pt>
                <c:pt idx="459">
                  <c:v>1.1266153421227501</c:v>
                </c:pt>
                <c:pt idx="460">
                  <c:v>1.10661534210275</c:v>
                </c:pt>
                <c:pt idx="461">
                  <c:v>1.10661534210275</c:v>
                </c:pt>
                <c:pt idx="462">
                  <c:v>1.12589722428537</c:v>
                </c:pt>
                <c:pt idx="463">
                  <c:v>1.1257167644771999</c:v>
                </c:pt>
                <c:pt idx="464">
                  <c:v>1.1057167644771999</c:v>
                </c:pt>
                <c:pt idx="465">
                  <c:v>1.1057167644771999</c:v>
                </c:pt>
                <c:pt idx="466">
                  <c:v>1.1057167644771999</c:v>
                </c:pt>
                <c:pt idx="467">
                  <c:v>1.1057167644771999</c:v>
                </c:pt>
                <c:pt idx="468">
                  <c:v>1.1057167644771999</c:v>
                </c:pt>
                <c:pt idx="469">
                  <c:v>1.1057167644771999</c:v>
                </c:pt>
                <c:pt idx="470">
                  <c:v>1.1057167644771999</c:v>
                </c:pt>
                <c:pt idx="471">
                  <c:v>0</c:v>
                </c:pt>
              </c:numCache>
            </c:numRef>
          </c:yVal>
          <c:smooth val="0"/>
          <c:extLst>
            <c:ext xmlns:c16="http://schemas.microsoft.com/office/drawing/2014/chart" uri="{C3380CC4-5D6E-409C-BE32-E72D297353CC}">
              <c16:uniqueId val="{00000000-C460-4FEE-AA85-C24FD2484056}"/>
            </c:ext>
          </c:extLst>
        </c:ser>
        <c:ser>
          <c:idx val="2"/>
          <c:order val="1"/>
          <c:tx>
            <c:strRef>
              <c:f>all_chains!$Q$21</c:f>
              <c:strCache>
                <c:ptCount val="1"/>
                <c:pt idx="0">
                  <c:v>1.12</c:v>
                </c:pt>
              </c:strCache>
            </c:strRef>
          </c:tx>
          <c:spPr>
            <a:ln w="19050" cap="rnd">
              <a:noFill/>
              <a:round/>
            </a:ln>
            <a:effectLst/>
          </c:spPr>
          <c:marker>
            <c:symbol val="circle"/>
            <c:size val="5"/>
            <c:spPr>
              <a:solidFill>
                <a:schemeClr val="accent3"/>
              </a:solidFill>
              <a:ln w="9525">
                <a:solidFill>
                  <a:schemeClr val="accent3"/>
                </a:solidFill>
              </a:ln>
              <a:effectLst/>
            </c:spPr>
          </c:marker>
          <c:yVal>
            <c:numRef>
              <c:f>all_chains!$Q$22:$Q$24</c:f>
              <c:numCache>
                <c:formatCode>General</c:formatCode>
                <c:ptCount val="3"/>
                <c:pt idx="0">
                  <c:v>1.1200000000000001</c:v>
                </c:pt>
                <c:pt idx="1">
                  <c:v>1.1200000000000001</c:v>
                </c:pt>
                <c:pt idx="2">
                  <c:v>1.1186814832384799</c:v>
                </c:pt>
              </c:numCache>
            </c:numRef>
          </c:yVal>
          <c:smooth val="0"/>
          <c:extLst>
            <c:ext xmlns:c16="http://schemas.microsoft.com/office/drawing/2014/chart" uri="{C3380CC4-5D6E-409C-BE32-E72D297353CC}">
              <c16:uniqueId val="{00000001-C460-4FEE-AA85-C24FD2484056}"/>
            </c:ext>
          </c:extLst>
        </c:ser>
        <c:ser>
          <c:idx val="3"/>
          <c:order val="2"/>
          <c:tx>
            <c:strRef>
              <c:f>all_chains!$Q$3</c:f>
              <c:strCache>
                <c:ptCount val="1"/>
                <c:pt idx="0">
                  <c:v>1.12</c:v>
                </c:pt>
              </c:strCache>
            </c:strRef>
          </c:tx>
          <c:spPr>
            <a:ln w="19050" cap="rnd">
              <a:noFill/>
              <a:round/>
            </a:ln>
            <a:effectLst/>
          </c:spPr>
          <c:marker>
            <c:symbol val="circle"/>
            <c:size val="5"/>
            <c:spPr>
              <a:solidFill>
                <a:schemeClr val="accent4"/>
              </a:solidFill>
              <a:ln w="9525">
                <a:solidFill>
                  <a:schemeClr val="accent4"/>
                </a:solidFill>
              </a:ln>
              <a:effectLst/>
            </c:spPr>
          </c:marker>
          <c:yVal>
            <c:numRef>
              <c:f>all_chains!$Q$4:$Q$19</c:f>
              <c:numCache>
                <c:formatCode>General</c:formatCode>
                <c:ptCount val="16"/>
                <c:pt idx="0">
                  <c:v>1.1200000000000001</c:v>
                </c:pt>
                <c:pt idx="1">
                  <c:v>1.1200000000000001</c:v>
                </c:pt>
                <c:pt idx="2">
                  <c:v>1.1200000000000001</c:v>
                </c:pt>
                <c:pt idx="3">
                  <c:v>1.1200000000000001</c:v>
                </c:pt>
                <c:pt idx="4">
                  <c:v>1.1200000000000001</c:v>
                </c:pt>
                <c:pt idx="5">
                  <c:v>1.1200000000000001</c:v>
                </c:pt>
                <c:pt idx="6">
                  <c:v>1.1200000000000001</c:v>
                </c:pt>
                <c:pt idx="7">
                  <c:v>1.1200000000000001</c:v>
                </c:pt>
                <c:pt idx="8">
                  <c:v>1.1200000000000001</c:v>
                </c:pt>
                <c:pt idx="9">
                  <c:v>1.1200000000000001</c:v>
                </c:pt>
                <c:pt idx="10">
                  <c:v>1.1200000000000001</c:v>
                </c:pt>
                <c:pt idx="11">
                  <c:v>1.1200000000000001</c:v>
                </c:pt>
                <c:pt idx="12">
                  <c:v>1.1200000000000001</c:v>
                </c:pt>
                <c:pt idx="13">
                  <c:v>1.1200000000000001</c:v>
                </c:pt>
                <c:pt idx="14">
                  <c:v>1.1200000000000001</c:v>
                </c:pt>
                <c:pt idx="15">
                  <c:v>1.1200000000000001</c:v>
                </c:pt>
              </c:numCache>
            </c:numRef>
          </c:yVal>
          <c:smooth val="0"/>
          <c:extLst>
            <c:ext xmlns:c16="http://schemas.microsoft.com/office/drawing/2014/chart" uri="{C3380CC4-5D6E-409C-BE32-E72D297353CC}">
              <c16:uniqueId val="{00000002-C460-4FEE-AA85-C24FD2484056}"/>
            </c:ext>
          </c:extLst>
        </c:ser>
        <c:ser>
          <c:idx val="4"/>
          <c:order val="3"/>
          <c:tx>
            <c:strRef>
              <c:f>all_chains!$Q$1</c:f>
              <c:strCache>
                <c:ptCount val="1"/>
                <c:pt idx="0">
                  <c:v>P.onset_age_ch2</c:v>
                </c:pt>
              </c:strCache>
            </c:strRef>
          </c:tx>
          <c:spPr>
            <a:ln w="19050" cap="rnd">
              <a:noFill/>
              <a:round/>
            </a:ln>
            <a:effectLst/>
          </c:spPr>
          <c:marker>
            <c:symbol val="circle"/>
            <c:size val="5"/>
            <c:spPr>
              <a:solidFill>
                <a:schemeClr val="accent5"/>
              </a:solidFill>
              <a:ln w="9525">
                <a:solidFill>
                  <a:schemeClr val="accent5"/>
                </a:solidFill>
              </a:ln>
              <a:effectLst/>
            </c:spPr>
          </c:marker>
          <c:yVal>
            <c:numRef>
              <c:f>all_chains!$Q$2:$Q$971</c:f>
              <c:numCache>
                <c:formatCode>General</c:formatCode>
                <c:ptCount val="970"/>
                <c:pt idx="0">
                  <c:v>1.1200000000000001</c:v>
                </c:pt>
                <c:pt idx="1">
                  <c:v>1.1200000000000001</c:v>
                </c:pt>
                <c:pt idx="2">
                  <c:v>1.1200000000000001</c:v>
                </c:pt>
                <c:pt idx="3">
                  <c:v>1.1200000000000001</c:v>
                </c:pt>
                <c:pt idx="4">
                  <c:v>1.1200000000000001</c:v>
                </c:pt>
                <c:pt idx="5">
                  <c:v>1.1200000000000001</c:v>
                </c:pt>
                <c:pt idx="6">
                  <c:v>1.1200000000000001</c:v>
                </c:pt>
                <c:pt idx="7">
                  <c:v>1.1200000000000001</c:v>
                </c:pt>
                <c:pt idx="8">
                  <c:v>1.1200000000000001</c:v>
                </c:pt>
                <c:pt idx="9">
                  <c:v>1.1200000000000001</c:v>
                </c:pt>
                <c:pt idx="10">
                  <c:v>1.1200000000000001</c:v>
                </c:pt>
                <c:pt idx="11">
                  <c:v>1.1200000000000001</c:v>
                </c:pt>
                <c:pt idx="12">
                  <c:v>1.1200000000000001</c:v>
                </c:pt>
                <c:pt idx="13">
                  <c:v>1.1200000000000001</c:v>
                </c:pt>
                <c:pt idx="14">
                  <c:v>1.1200000000000001</c:v>
                </c:pt>
                <c:pt idx="15">
                  <c:v>1.1200000000000001</c:v>
                </c:pt>
                <c:pt idx="16">
                  <c:v>1.1200000000000001</c:v>
                </c:pt>
                <c:pt idx="17">
                  <c:v>1.1200000000000001</c:v>
                </c:pt>
                <c:pt idx="18">
                  <c:v>1.1200000000000001</c:v>
                </c:pt>
                <c:pt idx="19">
                  <c:v>1.1200000000000001</c:v>
                </c:pt>
                <c:pt idx="20">
                  <c:v>1.1200000000000001</c:v>
                </c:pt>
                <c:pt idx="21">
                  <c:v>1.1200000000000001</c:v>
                </c:pt>
                <c:pt idx="22">
                  <c:v>1.1186814832384799</c:v>
                </c:pt>
                <c:pt idx="23">
                  <c:v>1.1186814832384799</c:v>
                </c:pt>
                <c:pt idx="24">
                  <c:v>1.1186814832384799</c:v>
                </c:pt>
                <c:pt idx="25">
                  <c:v>1.1186814832384799</c:v>
                </c:pt>
                <c:pt idx="26">
                  <c:v>1.1186814832384799</c:v>
                </c:pt>
                <c:pt idx="27">
                  <c:v>1.1186814832384799</c:v>
                </c:pt>
                <c:pt idx="28">
                  <c:v>1.1186814832384799</c:v>
                </c:pt>
                <c:pt idx="29">
                  <c:v>1.1186814832384799</c:v>
                </c:pt>
                <c:pt idx="30">
                  <c:v>1.1186814832384799</c:v>
                </c:pt>
                <c:pt idx="31">
                  <c:v>1.1186814832384799</c:v>
                </c:pt>
                <c:pt idx="32">
                  <c:v>1.1186814832384799</c:v>
                </c:pt>
                <c:pt idx="33">
                  <c:v>1.1186814832384799</c:v>
                </c:pt>
                <c:pt idx="34">
                  <c:v>1.1186814832384799</c:v>
                </c:pt>
                <c:pt idx="35">
                  <c:v>1.1186814832384799</c:v>
                </c:pt>
                <c:pt idx="36">
                  <c:v>1.1186814832384799</c:v>
                </c:pt>
                <c:pt idx="37">
                  <c:v>1.1186814832384799</c:v>
                </c:pt>
                <c:pt idx="38">
                  <c:v>1.1186814832384799</c:v>
                </c:pt>
                <c:pt idx="39">
                  <c:v>1.1186814832384799</c:v>
                </c:pt>
                <c:pt idx="40">
                  <c:v>1.1186814832384799</c:v>
                </c:pt>
                <c:pt idx="41">
                  <c:v>1.1186814832384799</c:v>
                </c:pt>
                <c:pt idx="42">
                  <c:v>1.1186814832384799</c:v>
                </c:pt>
                <c:pt idx="43">
                  <c:v>1.1186814832384799</c:v>
                </c:pt>
                <c:pt idx="44">
                  <c:v>1.1186814832384799</c:v>
                </c:pt>
                <c:pt idx="45">
                  <c:v>1.1186814832384799</c:v>
                </c:pt>
                <c:pt idx="46">
                  <c:v>1.1186814832384799</c:v>
                </c:pt>
                <c:pt idx="47">
                  <c:v>1.1186814832384799</c:v>
                </c:pt>
                <c:pt idx="48">
                  <c:v>1.1186814832384799</c:v>
                </c:pt>
                <c:pt idx="49">
                  <c:v>1.11766604281314</c:v>
                </c:pt>
                <c:pt idx="50">
                  <c:v>1.11766604281314</c:v>
                </c:pt>
                <c:pt idx="51">
                  <c:v>1.11766604281314</c:v>
                </c:pt>
                <c:pt idx="52">
                  <c:v>1.11766604281314</c:v>
                </c:pt>
                <c:pt idx="53">
                  <c:v>1.11766604281314</c:v>
                </c:pt>
                <c:pt idx="54">
                  <c:v>1.1174483323023601</c:v>
                </c:pt>
                <c:pt idx="55">
                  <c:v>1.11701251664035</c:v>
                </c:pt>
                <c:pt idx="56">
                  <c:v>1.11701251664035</c:v>
                </c:pt>
                <c:pt idx="57">
                  <c:v>1.11701251664035</c:v>
                </c:pt>
                <c:pt idx="58">
                  <c:v>1.1176192319440601</c:v>
                </c:pt>
                <c:pt idx="59">
                  <c:v>1.1176192319440601</c:v>
                </c:pt>
                <c:pt idx="60">
                  <c:v>1.1176192319440601</c:v>
                </c:pt>
                <c:pt idx="61">
                  <c:v>1.1176192319440601</c:v>
                </c:pt>
                <c:pt idx="62">
                  <c:v>1.1176192319440601</c:v>
                </c:pt>
                <c:pt idx="63">
                  <c:v>1.1176192319440601</c:v>
                </c:pt>
                <c:pt idx="64">
                  <c:v>1.1176192319440601</c:v>
                </c:pt>
                <c:pt idx="65">
                  <c:v>1.1176192319440601</c:v>
                </c:pt>
                <c:pt idx="66">
                  <c:v>1.1176192319440601</c:v>
                </c:pt>
                <c:pt idx="67">
                  <c:v>1.1176192319440601</c:v>
                </c:pt>
                <c:pt idx="68">
                  <c:v>1.1176192319440601</c:v>
                </c:pt>
                <c:pt idx="69">
                  <c:v>1.1176192319440601</c:v>
                </c:pt>
                <c:pt idx="70">
                  <c:v>1.1176192319440601</c:v>
                </c:pt>
                <c:pt idx="71">
                  <c:v>1.1176192319440601</c:v>
                </c:pt>
                <c:pt idx="72">
                  <c:v>1.11632920427191</c:v>
                </c:pt>
                <c:pt idx="73">
                  <c:v>1.11632920427191</c:v>
                </c:pt>
                <c:pt idx="74">
                  <c:v>1.11632920427191</c:v>
                </c:pt>
                <c:pt idx="75">
                  <c:v>1.11632920427191</c:v>
                </c:pt>
                <c:pt idx="76">
                  <c:v>1.11632920427191</c:v>
                </c:pt>
                <c:pt idx="77">
                  <c:v>1.11632920427191</c:v>
                </c:pt>
                <c:pt idx="78">
                  <c:v>1.11632920427191</c:v>
                </c:pt>
                <c:pt idx="79">
                  <c:v>1.11632920427191</c:v>
                </c:pt>
                <c:pt idx="80">
                  <c:v>1.11632920427191</c:v>
                </c:pt>
                <c:pt idx="81">
                  <c:v>1.11632920427191</c:v>
                </c:pt>
                <c:pt idx="82">
                  <c:v>1.11632920427191</c:v>
                </c:pt>
                <c:pt idx="83">
                  <c:v>1.11632920427191</c:v>
                </c:pt>
                <c:pt idx="84">
                  <c:v>1.11632920427191</c:v>
                </c:pt>
                <c:pt idx="85">
                  <c:v>1.11632920427191</c:v>
                </c:pt>
                <c:pt idx="86">
                  <c:v>1.11632920427191</c:v>
                </c:pt>
                <c:pt idx="87">
                  <c:v>1.11632920427191</c:v>
                </c:pt>
                <c:pt idx="88">
                  <c:v>1.11632920427191</c:v>
                </c:pt>
                <c:pt idx="89">
                  <c:v>1.11632920427191</c:v>
                </c:pt>
                <c:pt idx="90">
                  <c:v>1.1166705439111599</c:v>
                </c:pt>
                <c:pt idx="91">
                  <c:v>1.1166705439111599</c:v>
                </c:pt>
                <c:pt idx="92">
                  <c:v>1.1166705439111599</c:v>
                </c:pt>
                <c:pt idx="93">
                  <c:v>1.1166705439111599</c:v>
                </c:pt>
                <c:pt idx="94">
                  <c:v>1.1166705439111599</c:v>
                </c:pt>
                <c:pt idx="95">
                  <c:v>1.1166705439111599</c:v>
                </c:pt>
                <c:pt idx="96">
                  <c:v>1.1166705439111599</c:v>
                </c:pt>
                <c:pt idx="97">
                  <c:v>1.1166705439111599</c:v>
                </c:pt>
                <c:pt idx="98">
                  <c:v>1.1166705439111599</c:v>
                </c:pt>
                <c:pt idx="99">
                  <c:v>1.1166705439111599</c:v>
                </c:pt>
                <c:pt idx="100">
                  <c:v>1.1166705439111599</c:v>
                </c:pt>
                <c:pt idx="101">
                  <c:v>1.1191541575607999</c:v>
                </c:pt>
                <c:pt idx="102">
                  <c:v>1.1191541575607999</c:v>
                </c:pt>
                <c:pt idx="103">
                  <c:v>1.1191541575607999</c:v>
                </c:pt>
                <c:pt idx="104">
                  <c:v>1.1191541575607999</c:v>
                </c:pt>
                <c:pt idx="105">
                  <c:v>1.1191541575607999</c:v>
                </c:pt>
                <c:pt idx="106">
                  <c:v>1.1191541575607999</c:v>
                </c:pt>
                <c:pt idx="107">
                  <c:v>1.11844049634815</c:v>
                </c:pt>
                <c:pt idx="108">
                  <c:v>1.11844049634815</c:v>
                </c:pt>
                <c:pt idx="109">
                  <c:v>1.11844049634815</c:v>
                </c:pt>
                <c:pt idx="110">
                  <c:v>1.11844049634815</c:v>
                </c:pt>
                <c:pt idx="111">
                  <c:v>1.1172570473430199</c:v>
                </c:pt>
                <c:pt idx="112">
                  <c:v>1.1172570473430199</c:v>
                </c:pt>
                <c:pt idx="113">
                  <c:v>1.1172570473430199</c:v>
                </c:pt>
                <c:pt idx="114">
                  <c:v>1.1172570473430199</c:v>
                </c:pt>
                <c:pt idx="115">
                  <c:v>1.1172570473430199</c:v>
                </c:pt>
                <c:pt idx="116">
                  <c:v>1.1172570473430199</c:v>
                </c:pt>
                <c:pt idx="117">
                  <c:v>1.1172570473430199</c:v>
                </c:pt>
                <c:pt idx="118">
                  <c:v>1.1172570473430199</c:v>
                </c:pt>
                <c:pt idx="119">
                  <c:v>1.1172570473430199</c:v>
                </c:pt>
                <c:pt idx="120">
                  <c:v>1.1172570473430199</c:v>
                </c:pt>
                <c:pt idx="121">
                  <c:v>1.1172570473430199</c:v>
                </c:pt>
                <c:pt idx="122">
                  <c:v>1.1172570473430199</c:v>
                </c:pt>
                <c:pt idx="123">
                  <c:v>1.1172570473430199</c:v>
                </c:pt>
                <c:pt idx="124">
                  <c:v>1.1172570473430199</c:v>
                </c:pt>
                <c:pt idx="125">
                  <c:v>1.1172570473430199</c:v>
                </c:pt>
                <c:pt idx="126">
                  <c:v>1.1172570473430199</c:v>
                </c:pt>
                <c:pt idx="127">
                  <c:v>1.1172570473430199</c:v>
                </c:pt>
                <c:pt idx="128">
                  <c:v>1.1172570473430199</c:v>
                </c:pt>
                <c:pt idx="129">
                  <c:v>1.1172570473430199</c:v>
                </c:pt>
                <c:pt idx="130">
                  <c:v>1.1172570473430199</c:v>
                </c:pt>
                <c:pt idx="131">
                  <c:v>1.1172570473430199</c:v>
                </c:pt>
                <c:pt idx="132">
                  <c:v>1.1172570473430199</c:v>
                </c:pt>
                <c:pt idx="133">
                  <c:v>1.1172570473430199</c:v>
                </c:pt>
                <c:pt idx="134">
                  <c:v>1.1172570473430199</c:v>
                </c:pt>
                <c:pt idx="135">
                  <c:v>1.1172570473430199</c:v>
                </c:pt>
                <c:pt idx="136">
                  <c:v>1.1172570473430199</c:v>
                </c:pt>
                <c:pt idx="137">
                  <c:v>1.1172570473430199</c:v>
                </c:pt>
                <c:pt idx="138">
                  <c:v>1.1172570473430199</c:v>
                </c:pt>
                <c:pt idx="139">
                  <c:v>1.1172570473430199</c:v>
                </c:pt>
                <c:pt idx="140">
                  <c:v>1.1172570473430199</c:v>
                </c:pt>
                <c:pt idx="141">
                  <c:v>1.1172570473430199</c:v>
                </c:pt>
                <c:pt idx="142">
                  <c:v>1.1170600067594501</c:v>
                </c:pt>
                <c:pt idx="143">
                  <c:v>1.1170600067594501</c:v>
                </c:pt>
                <c:pt idx="144">
                  <c:v>1.1170600067594501</c:v>
                </c:pt>
                <c:pt idx="145">
                  <c:v>1.1170600067594501</c:v>
                </c:pt>
                <c:pt idx="146">
                  <c:v>1.1170600067594501</c:v>
                </c:pt>
                <c:pt idx="147">
                  <c:v>1.1170600067594501</c:v>
                </c:pt>
                <c:pt idx="148">
                  <c:v>1.1170600067594501</c:v>
                </c:pt>
                <c:pt idx="149">
                  <c:v>1.1170600067594501</c:v>
                </c:pt>
                <c:pt idx="150">
                  <c:v>1.1170600067594501</c:v>
                </c:pt>
                <c:pt idx="151">
                  <c:v>1.1170600067594501</c:v>
                </c:pt>
                <c:pt idx="152">
                  <c:v>1.1170600067594501</c:v>
                </c:pt>
                <c:pt idx="153">
                  <c:v>1.1170600067594501</c:v>
                </c:pt>
                <c:pt idx="154">
                  <c:v>1.1170600067594501</c:v>
                </c:pt>
                <c:pt idx="155">
                  <c:v>1.1170600067594501</c:v>
                </c:pt>
                <c:pt idx="156">
                  <c:v>1.1170600067594501</c:v>
                </c:pt>
                <c:pt idx="157">
                  <c:v>1.1170600067594501</c:v>
                </c:pt>
                <c:pt idx="158">
                  <c:v>1.1170600067594501</c:v>
                </c:pt>
                <c:pt idx="159">
                  <c:v>1.1170600067594501</c:v>
                </c:pt>
                <c:pt idx="160">
                  <c:v>1.1170600067594501</c:v>
                </c:pt>
                <c:pt idx="161">
                  <c:v>1.1170600067594501</c:v>
                </c:pt>
                <c:pt idx="162">
                  <c:v>1.1170600067594501</c:v>
                </c:pt>
                <c:pt idx="163">
                  <c:v>1.1170600067594501</c:v>
                </c:pt>
                <c:pt idx="164">
                  <c:v>1.1170600067594501</c:v>
                </c:pt>
                <c:pt idx="165">
                  <c:v>1.1170600067594501</c:v>
                </c:pt>
                <c:pt idx="166">
                  <c:v>1.1170600067594501</c:v>
                </c:pt>
                <c:pt idx="167">
                  <c:v>1.1170600067594501</c:v>
                </c:pt>
                <c:pt idx="168">
                  <c:v>1.1170600067594501</c:v>
                </c:pt>
                <c:pt idx="169">
                  <c:v>1.1170600067594501</c:v>
                </c:pt>
                <c:pt idx="170">
                  <c:v>1.1170600067594501</c:v>
                </c:pt>
                <c:pt idx="171">
                  <c:v>1.1170600067594501</c:v>
                </c:pt>
                <c:pt idx="172">
                  <c:v>1.1170600067594501</c:v>
                </c:pt>
                <c:pt idx="173">
                  <c:v>1.1170600067594501</c:v>
                </c:pt>
                <c:pt idx="174">
                  <c:v>1.1170600067594501</c:v>
                </c:pt>
                <c:pt idx="175">
                  <c:v>1.1170600067594501</c:v>
                </c:pt>
                <c:pt idx="176">
                  <c:v>1.1170600067594501</c:v>
                </c:pt>
                <c:pt idx="177">
                  <c:v>1.1170600067594501</c:v>
                </c:pt>
                <c:pt idx="178">
                  <c:v>1.1170600067594501</c:v>
                </c:pt>
                <c:pt idx="179">
                  <c:v>1.1170600067594501</c:v>
                </c:pt>
                <c:pt idx="180">
                  <c:v>1.1170600067594501</c:v>
                </c:pt>
                <c:pt idx="181">
                  <c:v>1.1170600067594501</c:v>
                </c:pt>
                <c:pt idx="182">
                  <c:v>1.1170600067594501</c:v>
                </c:pt>
                <c:pt idx="183">
                  <c:v>1.1170600067594501</c:v>
                </c:pt>
                <c:pt idx="184">
                  <c:v>1.1170600067594501</c:v>
                </c:pt>
                <c:pt idx="185">
                  <c:v>1.1170600067594501</c:v>
                </c:pt>
                <c:pt idx="186">
                  <c:v>1.1170600067594501</c:v>
                </c:pt>
                <c:pt idx="187">
                  <c:v>1.1170600067594501</c:v>
                </c:pt>
                <c:pt idx="188">
                  <c:v>1.1170600067594501</c:v>
                </c:pt>
                <c:pt idx="189">
                  <c:v>1.1170600067594501</c:v>
                </c:pt>
                <c:pt idx="190">
                  <c:v>1.1170600067594501</c:v>
                </c:pt>
                <c:pt idx="191">
                  <c:v>1.1170600067594501</c:v>
                </c:pt>
                <c:pt idx="192">
                  <c:v>1.1170600067594501</c:v>
                </c:pt>
                <c:pt idx="193">
                  <c:v>1.1170600067594501</c:v>
                </c:pt>
                <c:pt idx="194">
                  <c:v>1.1170600067594501</c:v>
                </c:pt>
                <c:pt idx="195">
                  <c:v>1.1170600067594501</c:v>
                </c:pt>
                <c:pt idx="196">
                  <c:v>1.1170600067594501</c:v>
                </c:pt>
                <c:pt idx="197">
                  <c:v>1.1170600067594501</c:v>
                </c:pt>
                <c:pt idx="198">
                  <c:v>1.1170600067594501</c:v>
                </c:pt>
                <c:pt idx="199">
                  <c:v>1.1170600067594501</c:v>
                </c:pt>
                <c:pt idx="200">
                  <c:v>1.11712390660139</c:v>
                </c:pt>
                <c:pt idx="201">
                  <c:v>1.11712390660139</c:v>
                </c:pt>
                <c:pt idx="202">
                  <c:v>1.1167337314965899</c:v>
                </c:pt>
                <c:pt idx="203">
                  <c:v>1.1167337314965899</c:v>
                </c:pt>
                <c:pt idx="204">
                  <c:v>1.1167337314965899</c:v>
                </c:pt>
                <c:pt idx="205">
                  <c:v>1.1167337314965899</c:v>
                </c:pt>
                <c:pt idx="206">
                  <c:v>1.1167337314965899</c:v>
                </c:pt>
                <c:pt idx="207">
                  <c:v>1.11701886434234</c:v>
                </c:pt>
                <c:pt idx="208">
                  <c:v>1.11701886434234</c:v>
                </c:pt>
                <c:pt idx="209">
                  <c:v>1.11701886434234</c:v>
                </c:pt>
                <c:pt idx="210">
                  <c:v>1.11701886434234</c:v>
                </c:pt>
                <c:pt idx="211">
                  <c:v>1.11701886434234</c:v>
                </c:pt>
                <c:pt idx="212">
                  <c:v>1.11701886434234</c:v>
                </c:pt>
                <c:pt idx="213">
                  <c:v>1.11701886434234</c:v>
                </c:pt>
                <c:pt idx="214">
                  <c:v>1.11701886434234</c:v>
                </c:pt>
                <c:pt idx="215">
                  <c:v>1.11701886434234</c:v>
                </c:pt>
                <c:pt idx="216">
                  <c:v>1.11701886434234</c:v>
                </c:pt>
                <c:pt idx="217">
                  <c:v>1.11701886434234</c:v>
                </c:pt>
                <c:pt idx="218">
                  <c:v>1.11701886434234</c:v>
                </c:pt>
                <c:pt idx="219">
                  <c:v>1.11701886434234</c:v>
                </c:pt>
                <c:pt idx="220">
                  <c:v>1.11701886434234</c:v>
                </c:pt>
                <c:pt idx="221">
                  <c:v>1.11701886434234</c:v>
                </c:pt>
                <c:pt idx="222">
                  <c:v>1.11701886434234</c:v>
                </c:pt>
                <c:pt idx="223">
                  <c:v>1.11701886434234</c:v>
                </c:pt>
                <c:pt idx="224">
                  <c:v>1.11701886434234</c:v>
                </c:pt>
                <c:pt idx="225">
                  <c:v>1.11701886434234</c:v>
                </c:pt>
                <c:pt idx="226">
                  <c:v>1.11701886434234</c:v>
                </c:pt>
                <c:pt idx="227">
                  <c:v>1.11701886434234</c:v>
                </c:pt>
                <c:pt idx="228">
                  <c:v>1.11701886434234</c:v>
                </c:pt>
                <c:pt idx="229">
                  <c:v>1.1168503644882399</c:v>
                </c:pt>
                <c:pt idx="230">
                  <c:v>1.1168503644882399</c:v>
                </c:pt>
                <c:pt idx="231">
                  <c:v>1.1168503644882399</c:v>
                </c:pt>
                <c:pt idx="232">
                  <c:v>1.1168503644882399</c:v>
                </c:pt>
                <c:pt idx="233">
                  <c:v>1.11673743652948</c:v>
                </c:pt>
                <c:pt idx="234">
                  <c:v>1.11673743652948</c:v>
                </c:pt>
                <c:pt idx="235">
                  <c:v>1.11673743652948</c:v>
                </c:pt>
                <c:pt idx="236">
                  <c:v>1.11673743652948</c:v>
                </c:pt>
                <c:pt idx="237">
                  <c:v>1.11673743652948</c:v>
                </c:pt>
                <c:pt idx="238">
                  <c:v>1.11673743652948</c:v>
                </c:pt>
                <c:pt idx="239">
                  <c:v>1.11673743652948</c:v>
                </c:pt>
                <c:pt idx="240">
                  <c:v>1.11673743652948</c:v>
                </c:pt>
                <c:pt idx="241">
                  <c:v>1.11673743652948</c:v>
                </c:pt>
                <c:pt idx="242">
                  <c:v>1.11673743652948</c:v>
                </c:pt>
                <c:pt idx="243">
                  <c:v>1.11673743652948</c:v>
                </c:pt>
                <c:pt idx="244">
                  <c:v>1.11673743652948</c:v>
                </c:pt>
                <c:pt idx="245">
                  <c:v>1.11673743652948</c:v>
                </c:pt>
                <c:pt idx="246">
                  <c:v>1.11673743652948</c:v>
                </c:pt>
                <c:pt idx="247">
                  <c:v>1.11673743652948</c:v>
                </c:pt>
                <c:pt idx="248">
                  <c:v>1.11673743652948</c:v>
                </c:pt>
                <c:pt idx="249">
                  <c:v>1.11673743652948</c:v>
                </c:pt>
                <c:pt idx="250">
                  <c:v>1.11673743652948</c:v>
                </c:pt>
                <c:pt idx="251">
                  <c:v>1.11673743652948</c:v>
                </c:pt>
                <c:pt idx="252">
                  <c:v>1.11673743652948</c:v>
                </c:pt>
                <c:pt idx="253">
                  <c:v>1.11673743652948</c:v>
                </c:pt>
                <c:pt idx="254">
                  <c:v>1.11673743652948</c:v>
                </c:pt>
                <c:pt idx="255">
                  <c:v>1.11673743652948</c:v>
                </c:pt>
                <c:pt idx="256">
                  <c:v>1.11673743652948</c:v>
                </c:pt>
                <c:pt idx="257">
                  <c:v>1.11673743652948</c:v>
                </c:pt>
                <c:pt idx="258">
                  <c:v>1.11673743652948</c:v>
                </c:pt>
                <c:pt idx="259">
                  <c:v>1.11673743652948</c:v>
                </c:pt>
                <c:pt idx="260">
                  <c:v>1.11673743652948</c:v>
                </c:pt>
                <c:pt idx="261">
                  <c:v>1.11673743652948</c:v>
                </c:pt>
                <c:pt idx="262">
                  <c:v>1.11673743652948</c:v>
                </c:pt>
                <c:pt idx="263">
                  <c:v>1.11673743652948</c:v>
                </c:pt>
                <c:pt idx="264">
                  <c:v>1.11673743652948</c:v>
                </c:pt>
                <c:pt idx="265">
                  <c:v>1.11673743652948</c:v>
                </c:pt>
                <c:pt idx="266">
                  <c:v>1.11673743652948</c:v>
                </c:pt>
                <c:pt idx="267">
                  <c:v>1.11673743652948</c:v>
                </c:pt>
                <c:pt idx="268">
                  <c:v>1.11673743652948</c:v>
                </c:pt>
                <c:pt idx="269">
                  <c:v>1.11673743652948</c:v>
                </c:pt>
                <c:pt idx="270">
                  <c:v>1.11673743652948</c:v>
                </c:pt>
                <c:pt idx="271">
                  <c:v>1.11673743652948</c:v>
                </c:pt>
                <c:pt idx="272">
                  <c:v>1.11673743652948</c:v>
                </c:pt>
                <c:pt idx="273">
                  <c:v>1.11673743652948</c:v>
                </c:pt>
                <c:pt idx="274">
                  <c:v>1.11673743652948</c:v>
                </c:pt>
                <c:pt idx="275">
                  <c:v>1.11673743652948</c:v>
                </c:pt>
                <c:pt idx="276">
                  <c:v>1.11674189080613</c:v>
                </c:pt>
                <c:pt idx="277">
                  <c:v>1.11674189080613</c:v>
                </c:pt>
                <c:pt idx="278">
                  <c:v>1.11674189080613</c:v>
                </c:pt>
                <c:pt idx="279">
                  <c:v>1.11674189080613</c:v>
                </c:pt>
                <c:pt idx="280">
                  <c:v>1.11674189080613</c:v>
                </c:pt>
                <c:pt idx="281">
                  <c:v>1.11674189080613</c:v>
                </c:pt>
                <c:pt idx="282">
                  <c:v>1.11674189080613</c:v>
                </c:pt>
                <c:pt idx="283">
                  <c:v>1.11674189080613</c:v>
                </c:pt>
                <c:pt idx="284">
                  <c:v>1.11674189080613</c:v>
                </c:pt>
                <c:pt idx="285">
                  <c:v>1.11674189080613</c:v>
                </c:pt>
                <c:pt idx="286">
                  <c:v>1.11674189080613</c:v>
                </c:pt>
                <c:pt idx="287">
                  <c:v>1.11674189080613</c:v>
                </c:pt>
                <c:pt idx="288">
                  <c:v>1.11674189080613</c:v>
                </c:pt>
                <c:pt idx="289">
                  <c:v>1.11674189080613</c:v>
                </c:pt>
                <c:pt idx="290">
                  <c:v>1.11674189080613</c:v>
                </c:pt>
                <c:pt idx="291">
                  <c:v>1.11674189080613</c:v>
                </c:pt>
                <c:pt idx="292">
                  <c:v>1.11673316976833</c:v>
                </c:pt>
                <c:pt idx="293">
                  <c:v>1.11673316976833</c:v>
                </c:pt>
                <c:pt idx="294">
                  <c:v>1.11673316976833</c:v>
                </c:pt>
                <c:pt idx="295">
                  <c:v>1.11673316976833</c:v>
                </c:pt>
                <c:pt idx="296">
                  <c:v>1.11673316976833</c:v>
                </c:pt>
                <c:pt idx="297">
                  <c:v>1.11673316976833</c:v>
                </c:pt>
                <c:pt idx="298">
                  <c:v>1.11673316976833</c:v>
                </c:pt>
                <c:pt idx="299">
                  <c:v>1.11673316976833</c:v>
                </c:pt>
                <c:pt idx="300">
                  <c:v>1.11673316976833</c:v>
                </c:pt>
                <c:pt idx="301">
                  <c:v>1.11673316976833</c:v>
                </c:pt>
                <c:pt idx="302">
                  <c:v>1.11673316976833</c:v>
                </c:pt>
                <c:pt idx="303">
                  <c:v>1.11673316976833</c:v>
                </c:pt>
                <c:pt idx="304">
                  <c:v>1.11673316976833</c:v>
                </c:pt>
                <c:pt idx="305">
                  <c:v>1.11673316976833</c:v>
                </c:pt>
                <c:pt idx="306">
                  <c:v>1.11673316976833</c:v>
                </c:pt>
                <c:pt idx="307">
                  <c:v>1.11673316976833</c:v>
                </c:pt>
                <c:pt idx="308">
                  <c:v>1.11673316976833</c:v>
                </c:pt>
                <c:pt idx="309">
                  <c:v>1.11673316976833</c:v>
                </c:pt>
                <c:pt idx="310">
                  <c:v>1.11673316976833</c:v>
                </c:pt>
                <c:pt idx="311">
                  <c:v>1.11673316976833</c:v>
                </c:pt>
                <c:pt idx="312">
                  <c:v>1.11673316976833</c:v>
                </c:pt>
                <c:pt idx="313">
                  <c:v>1.11673316976833</c:v>
                </c:pt>
                <c:pt idx="314">
                  <c:v>1.11673316976833</c:v>
                </c:pt>
                <c:pt idx="315">
                  <c:v>1.1167296717963699</c:v>
                </c:pt>
                <c:pt idx="316">
                  <c:v>1.1167296717963699</c:v>
                </c:pt>
                <c:pt idx="317">
                  <c:v>1.1167296717963699</c:v>
                </c:pt>
                <c:pt idx="318">
                  <c:v>1.1167296717963699</c:v>
                </c:pt>
                <c:pt idx="319">
                  <c:v>1.1167296717963699</c:v>
                </c:pt>
                <c:pt idx="320">
                  <c:v>1.1167296717963699</c:v>
                </c:pt>
                <c:pt idx="321">
                  <c:v>1.1167296717963699</c:v>
                </c:pt>
                <c:pt idx="322">
                  <c:v>1.1167296717963699</c:v>
                </c:pt>
                <c:pt idx="323">
                  <c:v>1.1167296717963699</c:v>
                </c:pt>
                <c:pt idx="324">
                  <c:v>1.1167296717963699</c:v>
                </c:pt>
                <c:pt idx="325">
                  <c:v>1.1167296717963699</c:v>
                </c:pt>
                <c:pt idx="326">
                  <c:v>1.1167296717963699</c:v>
                </c:pt>
                <c:pt idx="327">
                  <c:v>1.1167296717963699</c:v>
                </c:pt>
                <c:pt idx="328">
                  <c:v>1.1167296717963699</c:v>
                </c:pt>
                <c:pt idx="329">
                  <c:v>1.1167296717963699</c:v>
                </c:pt>
                <c:pt idx="330">
                  <c:v>1.1167296717963699</c:v>
                </c:pt>
                <c:pt idx="331">
                  <c:v>1.1167296717963699</c:v>
                </c:pt>
                <c:pt idx="332">
                  <c:v>1.1167296717963699</c:v>
                </c:pt>
                <c:pt idx="333">
                  <c:v>1.1167296717963699</c:v>
                </c:pt>
                <c:pt idx="334">
                  <c:v>1.1167296717963699</c:v>
                </c:pt>
                <c:pt idx="335">
                  <c:v>1.1167296717963699</c:v>
                </c:pt>
                <c:pt idx="336">
                  <c:v>1.1167296717963699</c:v>
                </c:pt>
                <c:pt idx="337">
                  <c:v>1.1167296717963699</c:v>
                </c:pt>
                <c:pt idx="338">
                  <c:v>1.1167296717963699</c:v>
                </c:pt>
                <c:pt idx="339">
                  <c:v>1.1167249654304101</c:v>
                </c:pt>
                <c:pt idx="340">
                  <c:v>1.1167249654304101</c:v>
                </c:pt>
                <c:pt idx="341">
                  <c:v>1.1167249654304101</c:v>
                </c:pt>
                <c:pt idx="342">
                  <c:v>1.1167249654304101</c:v>
                </c:pt>
                <c:pt idx="343">
                  <c:v>1.1167249654304101</c:v>
                </c:pt>
                <c:pt idx="344">
                  <c:v>1.1167249654304101</c:v>
                </c:pt>
                <c:pt idx="345">
                  <c:v>1.1167249654304101</c:v>
                </c:pt>
                <c:pt idx="346">
                  <c:v>1.1167249654304101</c:v>
                </c:pt>
                <c:pt idx="347">
                  <c:v>1.1167249654304101</c:v>
                </c:pt>
                <c:pt idx="348">
                  <c:v>1.1167249654304101</c:v>
                </c:pt>
                <c:pt idx="349">
                  <c:v>1.1167249654304101</c:v>
                </c:pt>
                <c:pt idx="350">
                  <c:v>1.1167249654304101</c:v>
                </c:pt>
                <c:pt idx="351">
                  <c:v>1.1167249654304101</c:v>
                </c:pt>
                <c:pt idx="352">
                  <c:v>1.1167249654304101</c:v>
                </c:pt>
                <c:pt idx="353">
                  <c:v>1.1167249654304101</c:v>
                </c:pt>
                <c:pt idx="354">
                  <c:v>1.1167249654304101</c:v>
                </c:pt>
                <c:pt idx="355">
                  <c:v>1.1167249654304101</c:v>
                </c:pt>
                <c:pt idx="356">
                  <c:v>1.1167249654304101</c:v>
                </c:pt>
                <c:pt idx="357">
                  <c:v>1.1167249654304101</c:v>
                </c:pt>
                <c:pt idx="358">
                  <c:v>1.1167249654304101</c:v>
                </c:pt>
                <c:pt idx="359">
                  <c:v>1.11673343139209</c:v>
                </c:pt>
                <c:pt idx="360">
                  <c:v>1.11673343139209</c:v>
                </c:pt>
                <c:pt idx="361">
                  <c:v>1.11673343139209</c:v>
                </c:pt>
                <c:pt idx="362">
                  <c:v>1.11673343139209</c:v>
                </c:pt>
                <c:pt idx="363">
                  <c:v>1.11673343139209</c:v>
                </c:pt>
                <c:pt idx="364">
                  <c:v>1.11673343139209</c:v>
                </c:pt>
                <c:pt idx="365">
                  <c:v>1.11673343139209</c:v>
                </c:pt>
                <c:pt idx="366">
                  <c:v>1.11673343139209</c:v>
                </c:pt>
                <c:pt idx="367">
                  <c:v>1.11673343139209</c:v>
                </c:pt>
                <c:pt idx="368">
                  <c:v>1.11673343139209</c:v>
                </c:pt>
                <c:pt idx="369">
                  <c:v>1.11673343139209</c:v>
                </c:pt>
                <c:pt idx="370">
                  <c:v>1.11673343139209</c:v>
                </c:pt>
                <c:pt idx="371">
                  <c:v>1.11673343139209</c:v>
                </c:pt>
                <c:pt idx="372">
                  <c:v>1.11673343139209</c:v>
                </c:pt>
                <c:pt idx="373">
                  <c:v>1.11673343139209</c:v>
                </c:pt>
                <c:pt idx="374">
                  <c:v>1.11673343139209</c:v>
                </c:pt>
                <c:pt idx="375">
                  <c:v>1.11673343139209</c:v>
                </c:pt>
                <c:pt idx="376">
                  <c:v>1.11673343139209</c:v>
                </c:pt>
                <c:pt idx="377">
                  <c:v>1.11673343139209</c:v>
                </c:pt>
                <c:pt idx="378">
                  <c:v>1.11673343139209</c:v>
                </c:pt>
                <c:pt idx="379">
                  <c:v>1.11673343139209</c:v>
                </c:pt>
                <c:pt idx="380">
                  <c:v>1.11673343139209</c:v>
                </c:pt>
                <c:pt idx="381">
                  <c:v>1.11673343139209</c:v>
                </c:pt>
                <c:pt idx="382">
                  <c:v>1.11673343139209</c:v>
                </c:pt>
                <c:pt idx="383">
                  <c:v>1.11673343139209</c:v>
                </c:pt>
                <c:pt idx="384">
                  <c:v>1.11673343139209</c:v>
                </c:pt>
                <c:pt idx="385">
                  <c:v>1.11673343139209</c:v>
                </c:pt>
                <c:pt idx="386">
                  <c:v>1.11673343139209</c:v>
                </c:pt>
                <c:pt idx="387">
                  <c:v>1.11673343139209</c:v>
                </c:pt>
                <c:pt idx="388">
                  <c:v>1.11673343139209</c:v>
                </c:pt>
                <c:pt idx="389">
                  <c:v>1.11673343139209</c:v>
                </c:pt>
                <c:pt idx="390">
                  <c:v>1.11673343139209</c:v>
                </c:pt>
                <c:pt idx="391">
                  <c:v>1.11673343139209</c:v>
                </c:pt>
                <c:pt idx="392">
                  <c:v>1.11673343139209</c:v>
                </c:pt>
                <c:pt idx="393">
                  <c:v>1.11673343139209</c:v>
                </c:pt>
                <c:pt idx="394">
                  <c:v>1.11673343139209</c:v>
                </c:pt>
                <c:pt idx="395">
                  <c:v>1.11673343139209</c:v>
                </c:pt>
                <c:pt idx="396">
                  <c:v>1.11673343139209</c:v>
                </c:pt>
                <c:pt idx="397">
                  <c:v>1.11673343139209</c:v>
                </c:pt>
                <c:pt idx="398">
                  <c:v>1.11673343139209</c:v>
                </c:pt>
                <c:pt idx="399">
                  <c:v>1.11673343139209</c:v>
                </c:pt>
                <c:pt idx="400">
                  <c:v>1.11673343139209</c:v>
                </c:pt>
                <c:pt idx="401">
                  <c:v>1.11673343139209</c:v>
                </c:pt>
                <c:pt idx="402">
                  <c:v>1.11673343139209</c:v>
                </c:pt>
                <c:pt idx="403">
                  <c:v>1.11673343139209</c:v>
                </c:pt>
                <c:pt idx="404">
                  <c:v>1.11673343139209</c:v>
                </c:pt>
                <c:pt idx="405">
                  <c:v>1.11673343139209</c:v>
                </c:pt>
                <c:pt idx="406">
                  <c:v>1.11673343139209</c:v>
                </c:pt>
                <c:pt idx="407">
                  <c:v>1.11673343139209</c:v>
                </c:pt>
                <c:pt idx="408">
                  <c:v>1.11673343139209</c:v>
                </c:pt>
                <c:pt idx="409">
                  <c:v>1.11673343139209</c:v>
                </c:pt>
                <c:pt idx="410">
                  <c:v>1.11673343139209</c:v>
                </c:pt>
                <c:pt idx="411">
                  <c:v>1.11673343139209</c:v>
                </c:pt>
                <c:pt idx="412">
                  <c:v>1.11673343139209</c:v>
                </c:pt>
                <c:pt idx="413">
                  <c:v>1.11673343139209</c:v>
                </c:pt>
                <c:pt idx="414">
                  <c:v>1.11673343139209</c:v>
                </c:pt>
                <c:pt idx="415">
                  <c:v>1.11673343139209</c:v>
                </c:pt>
                <c:pt idx="416">
                  <c:v>1.11673343139209</c:v>
                </c:pt>
                <c:pt idx="417">
                  <c:v>1.11673343139209</c:v>
                </c:pt>
                <c:pt idx="418">
                  <c:v>1.11673343139209</c:v>
                </c:pt>
                <c:pt idx="419">
                  <c:v>1.11673343139209</c:v>
                </c:pt>
                <c:pt idx="420">
                  <c:v>1.11673343139209</c:v>
                </c:pt>
                <c:pt idx="421">
                  <c:v>1.11673343139209</c:v>
                </c:pt>
                <c:pt idx="422">
                  <c:v>1.11673343139209</c:v>
                </c:pt>
                <c:pt idx="423">
                  <c:v>1.11673343139209</c:v>
                </c:pt>
                <c:pt idx="424">
                  <c:v>1.11673343139209</c:v>
                </c:pt>
                <c:pt idx="425">
                  <c:v>1.11673343139209</c:v>
                </c:pt>
                <c:pt idx="426">
                  <c:v>1.1167335955720601</c:v>
                </c:pt>
                <c:pt idx="427">
                  <c:v>1.1167335955720601</c:v>
                </c:pt>
                <c:pt idx="428">
                  <c:v>1.1167335955720601</c:v>
                </c:pt>
                <c:pt idx="429">
                  <c:v>1.11673368490025</c:v>
                </c:pt>
                <c:pt idx="430">
                  <c:v>1.11673368490025</c:v>
                </c:pt>
                <c:pt idx="431">
                  <c:v>1.1167333967601301</c:v>
                </c:pt>
                <c:pt idx="432">
                  <c:v>1.11673364332346</c:v>
                </c:pt>
                <c:pt idx="433">
                  <c:v>1.11673364332346</c:v>
                </c:pt>
                <c:pt idx="434">
                  <c:v>1.11673364332346</c:v>
                </c:pt>
                <c:pt idx="435">
                  <c:v>1.11673364332346</c:v>
                </c:pt>
                <c:pt idx="436">
                  <c:v>1.11673364332346</c:v>
                </c:pt>
                <c:pt idx="437">
                  <c:v>1.1167328221085699</c:v>
                </c:pt>
                <c:pt idx="438">
                  <c:v>1.1167328221085699</c:v>
                </c:pt>
                <c:pt idx="439">
                  <c:v>1.1167337087549201</c:v>
                </c:pt>
                <c:pt idx="440">
                  <c:v>1.1167337087549201</c:v>
                </c:pt>
                <c:pt idx="441">
                  <c:v>1.1167337087549201</c:v>
                </c:pt>
                <c:pt idx="442">
                  <c:v>1.1167337087549201</c:v>
                </c:pt>
                <c:pt idx="443">
                  <c:v>1.1167337087549201</c:v>
                </c:pt>
                <c:pt idx="444">
                  <c:v>1.1167337087549201</c:v>
                </c:pt>
                <c:pt idx="445">
                  <c:v>1.1167337087549201</c:v>
                </c:pt>
                <c:pt idx="446">
                  <c:v>1.1167337087549201</c:v>
                </c:pt>
                <c:pt idx="447">
                  <c:v>1.1167337087549201</c:v>
                </c:pt>
                <c:pt idx="448">
                  <c:v>1.1167337087549201</c:v>
                </c:pt>
                <c:pt idx="449">
                  <c:v>1.1167337087549201</c:v>
                </c:pt>
                <c:pt idx="450">
                  <c:v>1.1167334069977899</c:v>
                </c:pt>
                <c:pt idx="451">
                  <c:v>1.1167334069977899</c:v>
                </c:pt>
                <c:pt idx="452">
                  <c:v>1.1167334069977899</c:v>
                </c:pt>
                <c:pt idx="453">
                  <c:v>1.1167334069977899</c:v>
                </c:pt>
                <c:pt idx="454">
                  <c:v>1.1167334069977899</c:v>
                </c:pt>
                <c:pt idx="455">
                  <c:v>1.1167334069977899</c:v>
                </c:pt>
                <c:pt idx="456">
                  <c:v>1.1167335966919401</c:v>
                </c:pt>
                <c:pt idx="457">
                  <c:v>1.1167335966919401</c:v>
                </c:pt>
                <c:pt idx="458">
                  <c:v>1.1167335966919401</c:v>
                </c:pt>
                <c:pt idx="459">
                  <c:v>1.1167335966919401</c:v>
                </c:pt>
                <c:pt idx="460">
                  <c:v>1.1167335966919401</c:v>
                </c:pt>
                <c:pt idx="461">
                  <c:v>1.1167335966919401</c:v>
                </c:pt>
                <c:pt idx="462">
                  <c:v>1.1167331480520599</c:v>
                </c:pt>
                <c:pt idx="463">
                  <c:v>1.1167331480520599</c:v>
                </c:pt>
                <c:pt idx="464">
                  <c:v>1.1167331480520599</c:v>
                </c:pt>
                <c:pt idx="465">
                  <c:v>1.1167331480520599</c:v>
                </c:pt>
                <c:pt idx="466">
                  <c:v>1.1167336311115901</c:v>
                </c:pt>
                <c:pt idx="467">
                  <c:v>1.1167334404003</c:v>
                </c:pt>
                <c:pt idx="468">
                  <c:v>1.1167334404003</c:v>
                </c:pt>
                <c:pt idx="469">
                  <c:v>1.1167334404003</c:v>
                </c:pt>
                <c:pt idx="470">
                  <c:v>1.1167334404003</c:v>
                </c:pt>
                <c:pt idx="471">
                  <c:v>1.1167330508511</c:v>
                </c:pt>
                <c:pt idx="472">
                  <c:v>1.1167330508511</c:v>
                </c:pt>
                <c:pt idx="473">
                  <c:v>1.1167330508511</c:v>
                </c:pt>
                <c:pt idx="474">
                  <c:v>1.1167337709230201</c:v>
                </c:pt>
                <c:pt idx="475">
                  <c:v>1.1167337709230201</c:v>
                </c:pt>
                <c:pt idx="476">
                  <c:v>1.1167337709230201</c:v>
                </c:pt>
                <c:pt idx="477">
                  <c:v>1.1167337709230201</c:v>
                </c:pt>
                <c:pt idx="478">
                  <c:v>1.1167337709230201</c:v>
                </c:pt>
                <c:pt idx="479">
                  <c:v>1.1167337709230201</c:v>
                </c:pt>
                <c:pt idx="480">
                  <c:v>1.1167337709230201</c:v>
                </c:pt>
                <c:pt idx="481">
                  <c:v>1.1167337709230201</c:v>
                </c:pt>
                <c:pt idx="482">
                  <c:v>1.1167337709230201</c:v>
                </c:pt>
                <c:pt idx="483">
                  <c:v>1.1167333100630099</c:v>
                </c:pt>
                <c:pt idx="484">
                  <c:v>1.1167333100630099</c:v>
                </c:pt>
                <c:pt idx="485">
                  <c:v>1.1167333100630099</c:v>
                </c:pt>
                <c:pt idx="486">
                  <c:v>1.1167333100630099</c:v>
                </c:pt>
                <c:pt idx="487">
                  <c:v>1.1167333100630099</c:v>
                </c:pt>
                <c:pt idx="488">
                  <c:v>1.1167333100630099</c:v>
                </c:pt>
                <c:pt idx="489">
                  <c:v>1.1167333100630099</c:v>
                </c:pt>
                <c:pt idx="490">
                  <c:v>1.1167333872588401</c:v>
                </c:pt>
                <c:pt idx="491">
                  <c:v>1.1167333687162799</c:v>
                </c:pt>
                <c:pt idx="492">
                  <c:v>1.1167333687162799</c:v>
                </c:pt>
                <c:pt idx="493">
                  <c:v>1.1167333687162799</c:v>
                </c:pt>
                <c:pt idx="494">
                  <c:v>1.1167333687162799</c:v>
                </c:pt>
                <c:pt idx="495">
                  <c:v>1.1167333687162799</c:v>
                </c:pt>
                <c:pt idx="496">
                  <c:v>1.1167333687162799</c:v>
                </c:pt>
                <c:pt idx="497">
                  <c:v>1.1167333687162799</c:v>
                </c:pt>
                <c:pt idx="498">
                  <c:v>1.1167333687162799</c:v>
                </c:pt>
                <c:pt idx="499">
                  <c:v>1.1167333687162799</c:v>
                </c:pt>
                <c:pt idx="500">
                  <c:v>1.1167333687162799</c:v>
                </c:pt>
                <c:pt idx="501">
                  <c:v>1.1167333687162799</c:v>
                </c:pt>
                <c:pt idx="502">
                  <c:v>1.1167333687162799</c:v>
                </c:pt>
                <c:pt idx="503">
                  <c:v>1.1167333687162799</c:v>
                </c:pt>
                <c:pt idx="504">
                  <c:v>1.1167333687162799</c:v>
                </c:pt>
                <c:pt idx="505">
                  <c:v>1.1167333687162799</c:v>
                </c:pt>
                <c:pt idx="506">
                  <c:v>1.1167333687162799</c:v>
                </c:pt>
                <c:pt idx="507">
                  <c:v>1.1167333687162799</c:v>
                </c:pt>
                <c:pt idx="508">
                  <c:v>1.1167333687162799</c:v>
                </c:pt>
                <c:pt idx="509">
                  <c:v>1.1167333687162799</c:v>
                </c:pt>
                <c:pt idx="510">
                  <c:v>1.1167333687162799</c:v>
                </c:pt>
                <c:pt idx="511">
                  <c:v>1.1167333687162799</c:v>
                </c:pt>
                <c:pt idx="512">
                  <c:v>1.1167333687162799</c:v>
                </c:pt>
                <c:pt idx="513">
                  <c:v>1.1167333687162799</c:v>
                </c:pt>
                <c:pt idx="514">
                  <c:v>1.1167334628360699</c:v>
                </c:pt>
                <c:pt idx="515">
                  <c:v>1.1167334628360699</c:v>
                </c:pt>
                <c:pt idx="516">
                  <c:v>1.1167334628360699</c:v>
                </c:pt>
                <c:pt idx="517">
                  <c:v>1.1167334628360699</c:v>
                </c:pt>
                <c:pt idx="518">
                  <c:v>1.1167334628360699</c:v>
                </c:pt>
                <c:pt idx="519">
                  <c:v>1.1167334628360699</c:v>
                </c:pt>
                <c:pt idx="520">
                  <c:v>1.1167335765298401</c:v>
                </c:pt>
                <c:pt idx="521">
                  <c:v>1.1167335800755001</c:v>
                </c:pt>
                <c:pt idx="522">
                  <c:v>1.1167335800755001</c:v>
                </c:pt>
                <c:pt idx="523">
                  <c:v>1.1167335800755001</c:v>
                </c:pt>
                <c:pt idx="524">
                  <c:v>1.1167335800755001</c:v>
                </c:pt>
                <c:pt idx="525">
                  <c:v>1.1167335800755001</c:v>
                </c:pt>
                <c:pt idx="526">
                  <c:v>1.1167335800755001</c:v>
                </c:pt>
                <c:pt idx="527">
                  <c:v>1.1167329128157899</c:v>
                </c:pt>
                <c:pt idx="528">
                  <c:v>1.1167333928680001</c:v>
                </c:pt>
                <c:pt idx="529">
                  <c:v>1.1167333928680001</c:v>
                </c:pt>
                <c:pt idx="530">
                  <c:v>1.1167333928680001</c:v>
                </c:pt>
                <c:pt idx="531">
                  <c:v>1.1167333928680001</c:v>
                </c:pt>
                <c:pt idx="532">
                  <c:v>1.1167333928680001</c:v>
                </c:pt>
                <c:pt idx="533">
                  <c:v>1.1167333928680001</c:v>
                </c:pt>
                <c:pt idx="534">
                  <c:v>1.1167333928680001</c:v>
                </c:pt>
                <c:pt idx="535">
                  <c:v>1.1167333928680001</c:v>
                </c:pt>
                <c:pt idx="536">
                  <c:v>1.1167332216394701</c:v>
                </c:pt>
                <c:pt idx="537">
                  <c:v>1.1167332216394701</c:v>
                </c:pt>
                <c:pt idx="538">
                  <c:v>1.1167332216394701</c:v>
                </c:pt>
                <c:pt idx="539">
                  <c:v>1.1167332216394701</c:v>
                </c:pt>
                <c:pt idx="540">
                  <c:v>1.11673356954891</c:v>
                </c:pt>
                <c:pt idx="541">
                  <c:v>1.11673356954891</c:v>
                </c:pt>
                <c:pt idx="542">
                  <c:v>1.11673356954891</c:v>
                </c:pt>
                <c:pt idx="543">
                  <c:v>1.11673356954891</c:v>
                </c:pt>
                <c:pt idx="544">
                  <c:v>1.11673323908693</c:v>
                </c:pt>
                <c:pt idx="545">
                  <c:v>1.11673323908693</c:v>
                </c:pt>
                <c:pt idx="546">
                  <c:v>1.11673323908693</c:v>
                </c:pt>
                <c:pt idx="547">
                  <c:v>1.11673323908693</c:v>
                </c:pt>
                <c:pt idx="548">
                  <c:v>1.11673323908693</c:v>
                </c:pt>
                <c:pt idx="549">
                  <c:v>1.11673323908693</c:v>
                </c:pt>
                <c:pt idx="550">
                  <c:v>1.11673323908693</c:v>
                </c:pt>
                <c:pt idx="551">
                  <c:v>1.11673323908693</c:v>
                </c:pt>
                <c:pt idx="552">
                  <c:v>1.11673323908693</c:v>
                </c:pt>
                <c:pt idx="553">
                  <c:v>1.11673323908693</c:v>
                </c:pt>
                <c:pt idx="554">
                  <c:v>1.11673323908693</c:v>
                </c:pt>
                <c:pt idx="555">
                  <c:v>1.11673323908693</c:v>
                </c:pt>
                <c:pt idx="556">
                  <c:v>1.11673323908693</c:v>
                </c:pt>
                <c:pt idx="557">
                  <c:v>1.11673323908693</c:v>
                </c:pt>
                <c:pt idx="558">
                  <c:v>1.11673323908693</c:v>
                </c:pt>
                <c:pt idx="559">
                  <c:v>1.11673323908693</c:v>
                </c:pt>
                <c:pt idx="560">
                  <c:v>1.11673323908693</c:v>
                </c:pt>
                <c:pt idx="561">
                  <c:v>1.11673281691017</c:v>
                </c:pt>
                <c:pt idx="562">
                  <c:v>1.11673281691017</c:v>
                </c:pt>
                <c:pt idx="563">
                  <c:v>1.11673281691017</c:v>
                </c:pt>
                <c:pt idx="564">
                  <c:v>1.1167333005317599</c:v>
                </c:pt>
                <c:pt idx="565">
                  <c:v>1.1167333005317599</c:v>
                </c:pt>
                <c:pt idx="566">
                  <c:v>1.1167333005317599</c:v>
                </c:pt>
                <c:pt idx="567">
                  <c:v>1.1167333005317599</c:v>
                </c:pt>
                <c:pt idx="568">
                  <c:v>1.1167333005317599</c:v>
                </c:pt>
                <c:pt idx="569">
                  <c:v>1.11673286026102</c:v>
                </c:pt>
                <c:pt idx="570">
                  <c:v>1.11673286026102</c:v>
                </c:pt>
                <c:pt idx="571">
                  <c:v>1.11673289970397</c:v>
                </c:pt>
                <c:pt idx="572">
                  <c:v>1.1167337089381899</c:v>
                </c:pt>
                <c:pt idx="573">
                  <c:v>1.1167337089381899</c:v>
                </c:pt>
                <c:pt idx="574">
                  <c:v>1.1167337089381899</c:v>
                </c:pt>
                <c:pt idx="575">
                  <c:v>1.11673345769376</c:v>
                </c:pt>
                <c:pt idx="576">
                  <c:v>1.11673345769376</c:v>
                </c:pt>
                <c:pt idx="577">
                  <c:v>1.1167334752724201</c:v>
                </c:pt>
                <c:pt idx="578">
                  <c:v>1.1167334752724201</c:v>
                </c:pt>
                <c:pt idx="579">
                  <c:v>1.1167334752724201</c:v>
                </c:pt>
                <c:pt idx="580">
                  <c:v>1.11673336837674</c:v>
                </c:pt>
                <c:pt idx="581">
                  <c:v>1.11673336837674</c:v>
                </c:pt>
                <c:pt idx="582">
                  <c:v>1.1167337985998</c:v>
                </c:pt>
                <c:pt idx="583">
                  <c:v>1.1167337985998</c:v>
                </c:pt>
                <c:pt idx="584">
                  <c:v>1.11673331642795</c:v>
                </c:pt>
                <c:pt idx="585">
                  <c:v>1.11673331642795</c:v>
                </c:pt>
                <c:pt idx="586">
                  <c:v>1.1167334858450699</c:v>
                </c:pt>
                <c:pt idx="587">
                  <c:v>1.1167334858450699</c:v>
                </c:pt>
                <c:pt idx="588">
                  <c:v>1.1167334858450699</c:v>
                </c:pt>
                <c:pt idx="589">
                  <c:v>1.1167334858450699</c:v>
                </c:pt>
                <c:pt idx="590">
                  <c:v>1.11673349107474</c:v>
                </c:pt>
                <c:pt idx="591">
                  <c:v>1.1167333687899701</c:v>
                </c:pt>
                <c:pt idx="592">
                  <c:v>1.11673340280082</c:v>
                </c:pt>
                <c:pt idx="593">
                  <c:v>1.11673340280082</c:v>
                </c:pt>
                <c:pt idx="594">
                  <c:v>1.1167334793019701</c:v>
                </c:pt>
                <c:pt idx="595">
                  <c:v>1.1167334793019701</c:v>
                </c:pt>
                <c:pt idx="596">
                  <c:v>1.1167334793019701</c:v>
                </c:pt>
                <c:pt idx="597">
                  <c:v>1.1167334550148</c:v>
                </c:pt>
                <c:pt idx="598">
                  <c:v>1.1167334550148</c:v>
                </c:pt>
                <c:pt idx="599">
                  <c:v>1.1167334550148</c:v>
                </c:pt>
                <c:pt idx="600">
                  <c:v>1.1167335538993199</c:v>
                </c:pt>
                <c:pt idx="601">
                  <c:v>1.1167335538993199</c:v>
                </c:pt>
                <c:pt idx="602">
                  <c:v>1.1167335538993199</c:v>
                </c:pt>
                <c:pt idx="603">
                  <c:v>1.1167335538993199</c:v>
                </c:pt>
                <c:pt idx="604">
                  <c:v>1.1167335999740999</c:v>
                </c:pt>
                <c:pt idx="605">
                  <c:v>1.1167335999740999</c:v>
                </c:pt>
                <c:pt idx="606">
                  <c:v>1.1167335999740999</c:v>
                </c:pt>
                <c:pt idx="607">
                  <c:v>1.1167337337222101</c:v>
                </c:pt>
                <c:pt idx="608">
                  <c:v>1.1167337337222101</c:v>
                </c:pt>
                <c:pt idx="609">
                  <c:v>1.1167337337222101</c:v>
                </c:pt>
                <c:pt idx="610">
                  <c:v>1.1167337337222101</c:v>
                </c:pt>
                <c:pt idx="611">
                  <c:v>1.1167337337222101</c:v>
                </c:pt>
                <c:pt idx="612">
                  <c:v>1.1167332937755301</c:v>
                </c:pt>
                <c:pt idx="613">
                  <c:v>1.1167332937755301</c:v>
                </c:pt>
                <c:pt idx="614">
                  <c:v>1.1167332937755301</c:v>
                </c:pt>
                <c:pt idx="615">
                  <c:v>1.1167332937755301</c:v>
                </c:pt>
                <c:pt idx="616">
                  <c:v>1.1167332937755301</c:v>
                </c:pt>
                <c:pt idx="617">
                  <c:v>1.1167332937755301</c:v>
                </c:pt>
                <c:pt idx="618">
                  <c:v>1.1167332937755301</c:v>
                </c:pt>
                <c:pt idx="619">
                  <c:v>1.1167332937755301</c:v>
                </c:pt>
                <c:pt idx="620">
                  <c:v>1.11673338224874</c:v>
                </c:pt>
                <c:pt idx="621">
                  <c:v>1.11673338224874</c:v>
                </c:pt>
                <c:pt idx="622">
                  <c:v>1.11673338224874</c:v>
                </c:pt>
                <c:pt idx="623">
                  <c:v>1.1167329257285199</c:v>
                </c:pt>
                <c:pt idx="624">
                  <c:v>1.1167329257285199</c:v>
                </c:pt>
                <c:pt idx="625">
                  <c:v>1.11673332360988</c:v>
                </c:pt>
                <c:pt idx="626">
                  <c:v>1.11673333224352</c:v>
                </c:pt>
                <c:pt idx="627">
                  <c:v>1.11673294598774</c:v>
                </c:pt>
                <c:pt idx="628">
                  <c:v>1.11673294598774</c:v>
                </c:pt>
                <c:pt idx="629">
                  <c:v>1.1167332824015099</c:v>
                </c:pt>
                <c:pt idx="630">
                  <c:v>1.1167332824015099</c:v>
                </c:pt>
                <c:pt idx="631">
                  <c:v>1.1167332824015099</c:v>
                </c:pt>
                <c:pt idx="632">
                  <c:v>1.1167332824015099</c:v>
                </c:pt>
                <c:pt idx="633">
                  <c:v>1.1167332824015099</c:v>
                </c:pt>
                <c:pt idx="634">
                  <c:v>1.1167332824015099</c:v>
                </c:pt>
                <c:pt idx="635">
                  <c:v>1.11673291472839</c:v>
                </c:pt>
                <c:pt idx="636">
                  <c:v>1.11673291472839</c:v>
                </c:pt>
                <c:pt idx="637">
                  <c:v>1.11673291472839</c:v>
                </c:pt>
                <c:pt idx="638">
                  <c:v>1.11673291472839</c:v>
                </c:pt>
                <c:pt idx="639">
                  <c:v>1.11673291472839</c:v>
                </c:pt>
                <c:pt idx="640">
                  <c:v>1.11673291472839</c:v>
                </c:pt>
                <c:pt idx="641">
                  <c:v>1.11673365272137</c:v>
                </c:pt>
                <c:pt idx="642">
                  <c:v>1.11673365272137</c:v>
                </c:pt>
                <c:pt idx="643">
                  <c:v>1.11673365272137</c:v>
                </c:pt>
                <c:pt idx="644">
                  <c:v>1.11673365272137</c:v>
                </c:pt>
                <c:pt idx="645">
                  <c:v>1.11673356408534</c:v>
                </c:pt>
                <c:pt idx="646">
                  <c:v>1.11673356408534</c:v>
                </c:pt>
                <c:pt idx="647">
                  <c:v>1.1167335584132101</c:v>
                </c:pt>
                <c:pt idx="648">
                  <c:v>1.1167335584132101</c:v>
                </c:pt>
                <c:pt idx="649">
                  <c:v>1.1167335045364499</c:v>
                </c:pt>
                <c:pt idx="650">
                  <c:v>1.1167335045364499</c:v>
                </c:pt>
                <c:pt idx="651">
                  <c:v>1.1167335045364499</c:v>
                </c:pt>
                <c:pt idx="652">
                  <c:v>1.1167335045364499</c:v>
                </c:pt>
                <c:pt idx="653">
                  <c:v>1.11673319567667</c:v>
                </c:pt>
                <c:pt idx="654">
                  <c:v>1.11673361852485</c:v>
                </c:pt>
                <c:pt idx="655">
                  <c:v>1.11673361852485</c:v>
                </c:pt>
                <c:pt idx="656">
                  <c:v>1.11673361852485</c:v>
                </c:pt>
                <c:pt idx="657">
                  <c:v>1.11673361852485</c:v>
                </c:pt>
                <c:pt idx="658">
                  <c:v>1.11673345234435</c:v>
                </c:pt>
                <c:pt idx="659">
                  <c:v>1.11673345234435</c:v>
                </c:pt>
                <c:pt idx="660">
                  <c:v>1.11673345234435</c:v>
                </c:pt>
                <c:pt idx="661">
                  <c:v>1.1167330028960201</c:v>
                </c:pt>
                <c:pt idx="662">
                  <c:v>1.1167330028960201</c:v>
                </c:pt>
                <c:pt idx="663">
                  <c:v>1.1167337922522</c:v>
                </c:pt>
                <c:pt idx="664">
                  <c:v>1.1167337922522</c:v>
                </c:pt>
                <c:pt idx="665">
                  <c:v>1.1167337922522</c:v>
                </c:pt>
                <c:pt idx="666">
                  <c:v>1.1167337922522</c:v>
                </c:pt>
                <c:pt idx="667">
                  <c:v>1.1167337922522</c:v>
                </c:pt>
                <c:pt idx="668">
                  <c:v>1.1167337922522</c:v>
                </c:pt>
                <c:pt idx="669">
                  <c:v>1.1167337922522</c:v>
                </c:pt>
                <c:pt idx="670">
                  <c:v>1.1167337922522</c:v>
                </c:pt>
                <c:pt idx="671">
                  <c:v>1.1167337922522</c:v>
                </c:pt>
                <c:pt idx="672">
                  <c:v>1.1167337922522</c:v>
                </c:pt>
                <c:pt idx="673">
                  <c:v>1.1167337922522</c:v>
                </c:pt>
                <c:pt idx="674">
                  <c:v>1.1167334020150199</c:v>
                </c:pt>
                <c:pt idx="675">
                  <c:v>1.1167334020150199</c:v>
                </c:pt>
                <c:pt idx="676">
                  <c:v>1.1167334020150199</c:v>
                </c:pt>
                <c:pt idx="677">
                  <c:v>1.1167336957319101</c:v>
                </c:pt>
                <c:pt idx="678">
                  <c:v>1.11673378782425</c:v>
                </c:pt>
                <c:pt idx="679">
                  <c:v>1.11673378782425</c:v>
                </c:pt>
                <c:pt idx="680">
                  <c:v>1.11673378782425</c:v>
                </c:pt>
                <c:pt idx="681">
                  <c:v>1.11673378782425</c:v>
                </c:pt>
                <c:pt idx="682">
                  <c:v>1.11673343430019</c:v>
                </c:pt>
                <c:pt idx="683">
                  <c:v>1.1167332476512799</c:v>
                </c:pt>
                <c:pt idx="684">
                  <c:v>1.1167334961539199</c:v>
                </c:pt>
                <c:pt idx="685">
                  <c:v>1.1167334961539199</c:v>
                </c:pt>
                <c:pt idx="686">
                  <c:v>1.1167334961539199</c:v>
                </c:pt>
                <c:pt idx="687">
                  <c:v>1.1167334961539199</c:v>
                </c:pt>
                <c:pt idx="688">
                  <c:v>1.1167334961539199</c:v>
                </c:pt>
                <c:pt idx="689">
                  <c:v>1.1167334961539199</c:v>
                </c:pt>
                <c:pt idx="690">
                  <c:v>1.1167329330721401</c:v>
                </c:pt>
                <c:pt idx="691">
                  <c:v>1.1167329330721401</c:v>
                </c:pt>
                <c:pt idx="692">
                  <c:v>1.1167329330721401</c:v>
                </c:pt>
                <c:pt idx="693">
                  <c:v>1.11673370331552</c:v>
                </c:pt>
                <c:pt idx="694">
                  <c:v>1.11673370331552</c:v>
                </c:pt>
                <c:pt idx="695">
                  <c:v>1.11673370331552</c:v>
                </c:pt>
                <c:pt idx="696">
                  <c:v>1.11673370331552</c:v>
                </c:pt>
                <c:pt idx="697">
                  <c:v>1.11673326215126</c:v>
                </c:pt>
                <c:pt idx="698">
                  <c:v>1.11673326215126</c:v>
                </c:pt>
                <c:pt idx="699">
                  <c:v>1.11673326215126</c:v>
                </c:pt>
                <c:pt idx="700">
                  <c:v>1.11673326215126</c:v>
                </c:pt>
                <c:pt idx="701">
                  <c:v>1.11673326215126</c:v>
                </c:pt>
                <c:pt idx="702">
                  <c:v>1.11673355915623</c:v>
                </c:pt>
                <c:pt idx="703">
                  <c:v>1.11673282528048</c:v>
                </c:pt>
                <c:pt idx="704">
                  <c:v>1.11673282528048</c:v>
                </c:pt>
                <c:pt idx="705">
                  <c:v>1.11673282528048</c:v>
                </c:pt>
                <c:pt idx="706">
                  <c:v>1.11673282528048</c:v>
                </c:pt>
                <c:pt idx="707">
                  <c:v>1.11673282528048</c:v>
                </c:pt>
                <c:pt idx="708">
                  <c:v>1.11673282528048</c:v>
                </c:pt>
                <c:pt idx="709">
                  <c:v>1.11673282528048</c:v>
                </c:pt>
                <c:pt idx="710">
                  <c:v>1.11673282528048</c:v>
                </c:pt>
                <c:pt idx="711">
                  <c:v>1.11673282528048</c:v>
                </c:pt>
                <c:pt idx="712">
                  <c:v>1.11673318724543</c:v>
                </c:pt>
                <c:pt idx="713">
                  <c:v>1.11673318724543</c:v>
                </c:pt>
                <c:pt idx="714">
                  <c:v>1.11673318724543</c:v>
                </c:pt>
                <c:pt idx="715">
                  <c:v>1.11673318724543</c:v>
                </c:pt>
                <c:pt idx="716">
                  <c:v>1.11673318724543</c:v>
                </c:pt>
                <c:pt idx="717">
                  <c:v>1.11673318724543</c:v>
                </c:pt>
                <c:pt idx="718">
                  <c:v>1.11673318724543</c:v>
                </c:pt>
                <c:pt idx="719">
                  <c:v>1.11673318724543</c:v>
                </c:pt>
                <c:pt idx="720">
                  <c:v>1.11673351366755</c:v>
                </c:pt>
                <c:pt idx="721">
                  <c:v>1.11673330029221</c:v>
                </c:pt>
                <c:pt idx="722">
                  <c:v>1.11673329919097</c:v>
                </c:pt>
                <c:pt idx="723">
                  <c:v>1.11673329919097</c:v>
                </c:pt>
                <c:pt idx="724">
                  <c:v>1.1167332987004599</c:v>
                </c:pt>
                <c:pt idx="725">
                  <c:v>1.1167332987004599</c:v>
                </c:pt>
                <c:pt idx="726">
                  <c:v>1.1167332987004599</c:v>
                </c:pt>
                <c:pt idx="727">
                  <c:v>1.1167332647684101</c:v>
                </c:pt>
                <c:pt idx="728">
                  <c:v>1.1167332647684101</c:v>
                </c:pt>
                <c:pt idx="729">
                  <c:v>1.1167332647684101</c:v>
                </c:pt>
                <c:pt idx="730">
                  <c:v>1.1167332647684101</c:v>
                </c:pt>
                <c:pt idx="731">
                  <c:v>1.1167332647684101</c:v>
                </c:pt>
                <c:pt idx="732">
                  <c:v>1.1167332647684101</c:v>
                </c:pt>
                <c:pt idx="733">
                  <c:v>1.1167332647684101</c:v>
                </c:pt>
                <c:pt idx="734">
                  <c:v>1.1167332647684101</c:v>
                </c:pt>
                <c:pt idx="735">
                  <c:v>1.1167332647684101</c:v>
                </c:pt>
                <c:pt idx="736">
                  <c:v>1.1167332647684101</c:v>
                </c:pt>
                <c:pt idx="737">
                  <c:v>1.1167332647684101</c:v>
                </c:pt>
                <c:pt idx="738">
                  <c:v>1.1167332647684101</c:v>
                </c:pt>
                <c:pt idx="739">
                  <c:v>1.1167332647684101</c:v>
                </c:pt>
                <c:pt idx="740">
                  <c:v>1.1167332647684101</c:v>
                </c:pt>
                <c:pt idx="741">
                  <c:v>1.1167332647684101</c:v>
                </c:pt>
                <c:pt idx="742">
                  <c:v>1.1167332647684101</c:v>
                </c:pt>
                <c:pt idx="743">
                  <c:v>1.1167332647684101</c:v>
                </c:pt>
                <c:pt idx="744">
                  <c:v>1.1167332647684101</c:v>
                </c:pt>
                <c:pt idx="745">
                  <c:v>1.1167332647684101</c:v>
                </c:pt>
                <c:pt idx="746">
                  <c:v>1.1167332647684101</c:v>
                </c:pt>
                <c:pt idx="747">
                  <c:v>1.1167332647684101</c:v>
                </c:pt>
                <c:pt idx="748">
                  <c:v>1.1167332647684101</c:v>
                </c:pt>
                <c:pt idx="749">
                  <c:v>1.1167332647684101</c:v>
                </c:pt>
                <c:pt idx="750">
                  <c:v>1.1167332647684101</c:v>
                </c:pt>
                <c:pt idx="751">
                  <c:v>1.1167332647684101</c:v>
                </c:pt>
                <c:pt idx="752">
                  <c:v>1.11673340766945</c:v>
                </c:pt>
                <c:pt idx="753">
                  <c:v>1.11673340766945</c:v>
                </c:pt>
                <c:pt idx="754">
                  <c:v>1.11673340766945</c:v>
                </c:pt>
                <c:pt idx="755">
                  <c:v>1.11673340766945</c:v>
                </c:pt>
                <c:pt idx="756">
                  <c:v>1.1167332775964101</c:v>
                </c:pt>
                <c:pt idx="757">
                  <c:v>1.1167332775964101</c:v>
                </c:pt>
                <c:pt idx="758">
                  <c:v>1.1167332775964101</c:v>
                </c:pt>
                <c:pt idx="759">
                  <c:v>1.1167332387698901</c:v>
                </c:pt>
                <c:pt idx="760">
                  <c:v>1.1167332387698901</c:v>
                </c:pt>
                <c:pt idx="761">
                  <c:v>1.1167332387698901</c:v>
                </c:pt>
                <c:pt idx="762">
                  <c:v>1.1167332387698901</c:v>
                </c:pt>
                <c:pt idx="763">
                  <c:v>1.1167332387698901</c:v>
                </c:pt>
                <c:pt idx="764">
                  <c:v>1.1167334337952299</c:v>
                </c:pt>
                <c:pt idx="765">
                  <c:v>1.1167334337952299</c:v>
                </c:pt>
                <c:pt idx="766">
                  <c:v>1.11673325950733</c:v>
                </c:pt>
                <c:pt idx="767">
                  <c:v>1.11673325950733</c:v>
                </c:pt>
                <c:pt idx="768">
                  <c:v>1.11673329185264</c:v>
                </c:pt>
                <c:pt idx="769">
                  <c:v>1.11673329185264</c:v>
                </c:pt>
                <c:pt idx="770">
                  <c:v>1.11673329185264</c:v>
                </c:pt>
                <c:pt idx="771">
                  <c:v>1.11673329185264</c:v>
                </c:pt>
                <c:pt idx="772">
                  <c:v>1.11673329185264</c:v>
                </c:pt>
                <c:pt idx="773">
                  <c:v>1.11673329185264</c:v>
                </c:pt>
                <c:pt idx="774">
                  <c:v>1.11673332247202</c:v>
                </c:pt>
                <c:pt idx="775">
                  <c:v>1.11673332247202</c:v>
                </c:pt>
                <c:pt idx="776">
                  <c:v>1.11673332247202</c:v>
                </c:pt>
                <c:pt idx="777">
                  <c:v>1.1167327178694499</c:v>
                </c:pt>
                <c:pt idx="778">
                  <c:v>1.11673273139327</c:v>
                </c:pt>
                <c:pt idx="779">
                  <c:v>1.1167333287624801</c:v>
                </c:pt>
                <c:pt idx="780">
                  <c:v>1.1167333287624801</c:v>
                </c:pt>
                <c:pt idx="781">
                  <c:v>1.1167333287624801</c:v>
                </c:pt>
                <c:pt idx="782">
                  <c:v>1.1167333287624801</c:v>
                </c:pt>
                <c:pt idx="783">
                  <c:v>1.1167333287624801</c:v>
                </c:pt>
                <c:pt idx="784">
                  <c:v>1.11673353556707</c:v>
                </c:pt>
                <c:pt idx="785">
                  <c:v>1.11673353556707</c:v>
                </c:pt>
                <c:pt idx="786">
                  <c:v>1.1167327785761501</c:v>
                </c:pt>
                <c:pt idx="787">
                  <c:v>1.1167327785761501</c:v>
                </c:pt>
                <c:pt idx="788">
                  <c:v>1.1167327785761501</c:v>
                </c:pt>
                <c:pt idx="789">
                  <c:v>1.1167327785761501</c:v>
                </c:pt>
                <c:pt idx="790">
                  <c:v>1.1167327785761501</c:v>
                </c:pt>
                <c:pt idx="791">
                  <c:v>1.1167327785761501</c:v>
                </c:pt>
                <c:pt idx="792">
                  <c:v>1.1167327785761501</c:v>
                </c:pt>
                <c:pt idx="793">
                  <c:v>1.1167327785761501</c:v>
                </c:pt>
                <c:pt idx="794">
                  <c:v>1.1167327785761501</c:v>
                </c:pt>
                <c:pt idx="795">
                  <c:v>1.1167327785761501</c:v>
                </c:pt>
                <c:pt idx="796">
                  <c:v>1.1167327785761501</c:v>
                </c:pt>
                <c:pt idx="797">
                  <c:v>1.1167327848545601</c:v>
                </c:pt>
                <c:pt idx="798">
                  <c:v>1.11673343340813</c:v>
                </c:pt>
                <c:pt idx="799">
                  <c:v>1.1167334095435699</c:v>
                </c:pt>
                <c:pt idx="800">
                  <c:v>1.1167334095435699</c:v>
                </c:pt>
                <c:pt idx="801">
                  <c:v>1.1167327841153201</c:v>
                </c:pt>
                <c:pt idx="802">
                  <c:v>1.1167327841153201</c:v>
                </c:pt>
                <c:pt idx="803">
                  <c:v>1.11673343366481</c:v>
                </c:pt>
                <c:pt idx="804">
                  <c:v>1.11673343366481</c:v>
                </c:pt>
                <c:pt idx="805">
                  <c:v>1.11673343366481</c:v>
                </c:pt>
                <c:pt idx="806">
                  <c:v>1.11673343366481</c:v>
                </c:pt>
                <c:pt idx="807">
                  <c:v>1.11673343366481</c:v>
                </c:pt>
                <c:pt idx="808">
                  <c:v>1.11673343366481</c:v>
                </c:pt>
                <c:pt idx="809">
                  <c:v>1.11673343366481</c:v>
                </c:pt>
                <c:pt idx="810">
                  <c:v>1.11673343366481</c:v>
                </c:pt>
                <c:pt idx="811">
                  <c:v>1.11673343366481</c:v>
                </c:pt>
                <c:pt idx="812">
                  <c:v>1.11673343366481</c:v>
                </c:pt>
                <c:pt idx="813">
                  <c:v>1.1167332570786599</c:v>
                </c:pt>
                <c:pt idx="814">
                  <c:v>1.1167332570786599</c:v>
                </c:pt>
                <c:pt idx="815">
                  <c:v>1.1167332570786599</c:v>
                </c:pt>
                <c:pt idx="816">
                  <c:v>1.1167332570786599</c:v>
                </c:pt>
                <c:pt idx="817">
                  <c:v>1.1167332570786599</c:v>
                </c:pt>
                <c:pt idx="818">
                  <c:v>1.1167332570786599</c:v>
                </c:pt>
                <c:pt idx="819">
                  <c:v>1.1167332570786599</c:v>
                </c:pt>
                <c:pt idx="820">
                  <c:v>1.1167332570786599</c:v>
                </c:pt>
                <c:pt idx="821">
                  <c:v>1.1167332570786599</c:v>
                </c:pt>
                <c:pt idx="822">
                  <c:v>1.1167332570786599</c:v>
                </c:pt>
                <c:pt idx="823">
                  <c:v>1.1167332570786599</c:v>
                </c:pt>
                <c:pt idx="824">
                  <c:v>1.1167332570786599</c:v>
                </c:pt>
                <c:pt idx="825">
                  <c:v>1.11673337667282</c:v>
                </c:pt>
                <c:pt idx="826">
                  <c:v>1.11673337667282</c:v>
                </c:pt>
                <c:pt idx="827">
                  <c:v>1.11673337667282</c:v>
                </c:pt>
                <c:pt idx="828">
                  <c:v>1.11673337667282</c:v>
                </c:pt>
                <c:pt idx="829">
                  <c:v>1.11673337667282</c:v>
                </c:pt>
                <c:pt idx="830">
                  <c:v>1.11673337667282</c:v>
                </c:pt>
                <c:pt idx="831">
                  <c:v>1.11673337667282</c:v>
                </c:pt>
                <c:pt idx="832">
                  <c:v>1.11673337667282</c:v>
                </c:pt>
                <c:pt idx="833">
                  <c:v>1.11673337667282</c:v>
                </c:pt>
                <c:pt idx="834">
                  <c:v>1.11673337667282</c:v>
                </c:pt>
                <c:pt idx="835">
                  <c:v>1.11673337667282</c:v>
                </c:pt>
                <c:pt idx="836">
                  <c:v>1.11673337667282</c:v>
                </c:pt>
                <c:pt idx="837">
                  <c:v>1.11673337667282</c:v>
                </c:pt>
                <c:pt idx="838">
                  <c:v>1.11673337667282</c:v>
                </c:pt>
                <c:pt idx="839">
                  <c:v>1.1167333759773499</c:v>
                </c:pt>
                <c:pt idx="840">
                  <c:v>1.1167333759773499</c:v>
                </c:pt>
                <c:pt idx="841">
                  <c:v>1.1167333669461701</c:v>
                </c:pt>
                <c:pt idx="842">
                  <c:v>1.1167333669461701</c:v>
                </c:pt>
                <c:pt idx="843">
                  <c:v>1.1167334737517001</c:v>
                </c:pt>
                <c:pt idx="844">
                  <c:v>1.1167334737517001</c:v>
                </c:pt>
                <c:pt idx="845">
                  <c:v>1.1167334737517001</c:v>
                </c:pt>
                <c:pt idx="846">
                  <c:v>1.1167334737517001</c:v>
                </c:pt>
                <c:pt idx="847">
                  <c:v>1.1167334737517001</c:v>
                </c:pt>
                <c:pt idx="848">
                  <c:v>1.1167334737517001</c:v>
                </c:pt>
                <c:pt idx="849">
                  <c:v>1.11673337636556</c:v>
                </c:pt>
                <c:pt idx="850">
                  <c:v>1.11673337636556</c:v>
                </c:pt>
                <c:pt idx="851">
                  <c:v>1.11673361023558</c:v>
                </c:pt>
                <c:pt idx="852">
                  <c:v>1.11673361023558</c:v>
                </c:pt>
                <c:pt idx="853">
                  <c:v>1.11673361023558</c:v>
                </c:pt>
                <c:pt idx="854">
                  <c:v>1.11673361023558</c:v>
                </c:pt>
                <c:pt idx="855">
                  <c:v>1.11673361023558</c:v>
                </c:pt>
                <c:pt idx="856">
                  <c:v>1.11673361023558</c:v>
                </c:pt>
                <c:pt idx="857">
                  <c:v>1.11673361023558</c:v>
                </c:pt>
                <c:pt idx="858">
                  <c:v>1.11673361023558</c:v>
                </c:pt>
                <c:pt idx="859">
                  <c:v>1.11673361023558</c:v>
                </c:pt>
                <c:pt idx="860">
                  <c:v>1.11673361023558</c:v>
                </c:pt>
                <c:pt idx="861">
                  <c:v>1.11673361023558</c:v>
                </c:pt>
                <c:pt idx="862">
                  <c:v>1.11673361023558</c:v>
                </c:pt>
                <c:pt idx="863">
                  <c:v>1.11673361023558</c:v>
                </c:pt>
                <c:pt idx="864">
                  <c:v>1.11673361023558</c:v>
                </c:pt>
                <c:pt idx="865">
                  <c:v>1.11673361023558</c:v>
                </c:pt>
                <c:pt idx="866">
                  <c:v>1.11673361023558</c:v>
                </c:pt>
                <c:pt idx="867">
                  <c:v>1.11673361023558</c:v>
                </c:pt>
                <c:pt idx="868">
                  <c:v>1.11673361023558</c:v>
                </c:pt>
                <c:pt idx="869">
                  <c:v>1.11673361023558</c:v>
                </c:pt>
                <c:pt idx="870">
                  <c:v>1.11673361023558</c:v>
                </c:pt>
                <c:pt idx="871">
                  <c:v>1.11673361023558</c:v>
                </c:pt>
                <c:pt idx="872">
                  <c:v>1.11673361023558</c:v>
                </c:pt>
                <c:pt idx="873">
                  <c:v>1.11673361023558</c:v>
                </c:pt>
                <c:pt idx="874">
                  <c:v>1.11673361023558</c:v>
                </c:pt>
                <c:pt idx="875">
                  <c:v>1.11673361023558</c:v>
                </c:pt>
                <c:pt idx="876">
                  <c:v>1.11673361023558</c:v>
                </c:pt>
                <c:pt idx="877">
                  <c:v>1.11673361023558</c:v>
                </c:pt>
                <c:pt idx="878">
                  <c:v>1.11673361023558</c:v>
                </c:pt>
                <c:pt idx="879">
                  <c:v>1.11673361023558</c:v>
                </c:pt>
                <c:pt idx="880">
                  <c:v>1.11673361023558</c:v>
                </c:pt>
                <c:pt idx="881">
                  <c:v>1.11673354849735</c:v>
                </c:pt>
                <c:pt idx="882">
                  <c:v>1.11673354849735</c:v>
                </c:pt>
                <c:pt idx="883">
                  <c:v>1.11673354849735</c:v>
                </c:pt>
                <c:pt idx="884">
                  <c:v>1.1167336633885701</c:v>
                </c:pt>
                <c:pt idx="885">
                  <c:v>1.1167336633885701</c:v>
                </c:pt>
                <c:pt idx="886">
                  <c:v>1.11673338788987</c:v>
                </c:pt>
                <c:pt idx="887">
                  <c:v>1.11673338788987</c:v>
                </c:pt>
                <c:pt idx="888">
                  <c:v>1.11673338788987</c:v>
                </c:pt>
                <c:pt idx="889">
                  <c:v>1.11673338788987</c:v>
                </c:pt>
                <c:pt idx="890">
                  <c:v>1.11673338788987</c:v>
                </c:pt>
                <c:pt idx="891">
                  <c:v>1.11673338788987</c:v>
                </c:pt>
                <c:pt idx="892">
                  <c:v>1.11673338788987</c:v>
                </c:pt>
                <c:pt idx="893">
                  <c:v>1.11673338788987</c:v>
                </c:pt>
                <c:pt idx="894">
                  <c:v>1.11673338788987</c:v>
                </c:pt>
                <c:pt idx="895">
                  <c:v>1.11673338788987</c:v>
                </c:pt>
                <c:pt idx="896">
                  <c:v>1.11673338788987</c:v>
                </c:pt>
                <c:pt idx="897">
                  <c:v>1.11673338788987</c:v>
                </c:pt>
                <c:pt idx="898">
                  <c:v>1.11673338788987</c:v>
                </c:pt>
                <c:pt idx="899">
                  <c:v>1.11673338788987</c:v>
                </c:pt>
                <c:pt idx="900">
                  <c:v>1.1167336573078599</c:v>
                </c:pt>
                <c:pt idx="901">
                  <c:v>1.1167336573078599</c:v>
                </c:pt>
                <c:pt idx="902">
                  <c:v>1.1167334390191499</c:v>
                </c:pt>
                <c:pt idx="903">
                  <c:v>1.1167329185270001</c:v>
                </c:pt>
                <c:pt idx="904">
                  <c:v>1.1167329185270001</c:v>
                </c:pt>
                <c:pt idx="905">
                  <c:v>1.1167329185270001</c:v>
                </c:pt>
                <c:pt idx="906">
                  <c:v>1.1167329185270001</c:v>
                </c:pt>
                <c:pt idx="907">
                  <c:v>1.1167329185270001</c:v>
                </c:pt>
                <c:pt idx="908">
                  <c:v>1.1167329185270001</c:v>
                </c:pt>
                <c:pt idx="909">
                  <c:v>1.1167329185270001</c:v>
                </c:pt>
                <c:pt idx="910">
                  <c:v>1.1167328694372201</c:v>
                </c:pt>
                <c:pt idx="911">
                  <c:v>1.1167328694372201</c:v>
                </c:pt>
                <c:pt idx="912">
                  <c:v>1.1167328694372201</c:v>
                </c:pt>
                <c:pt idx="913">
                  <c:v>1.1167328694372201</c:v>
                </c:pt>
                <c:pt idx="914">
                  <c:v>1.1167335455392</c:v>
                </c:pt>
                <c:pt idx="915">
                  <c:v>1.1167335455392</c:v>
                </c:pt>
                <c:pt idx="916">
                  <c:v>1.1167335455392</c:v>
                </c:pt>
                <c:pt idx="917">
                  <c:v>1.1167335455392</c:v>
                </c:pt>
                <c:pt idx="918">
                  <c:v>1.1167335439762101</c:v>
                </c:pt>
                <c:pt idx="919">
                  <c:v>1.1167335439762101</c:v>
                </c:pt>
                <c:pt idx="920">
                  <c:v>1.1167335439762101</c:v>
                </c:pt>
                <c:pt idx="921">
                  <c:v>1.1167335439762101</c:v>
                </c:pt>
                <c:pt idx="922">
                  <c:v>1.1167337091920799</c:v>
                </c:pt>
                <c:pt idx="923">
                  <c:v>1.1167337091920799</c:v>
                </c:pt>
                <c:pt idx="924">
                  <c:v>1.1167337091920799</c:v>
                </c:pt>
                <c:pt idx="925">
                  <c:v>1.1167337091920799</c:v>
                </c:pt>
                <c:pt idx="926">
                  <c:v>1.1167337418782599</c:v>
                </c:pt>
                <c:pt idx="927">
                  <c:v>1.1167337418782599</c:v>
                </c:pt>
                <c:pt idx="928">
                  <c:v>1.1167337418782599</c:v>
                </c:pt>
                <c:pt idx="929">
                  <c:v>1.1167337418782599</c:v>
                </c:pt>
                <c:pt idx="930">
                  <c:v>1.1167337418782599</c:v>
                </c:pt>
                <c:pt idx="931">
                  <c:v>1.1167337418782599</c:v>
                </c:pt>
                <c:pt idx="932">
                  <c:v>1.1167336705002799</c:v>
                </c:pt>
                <c:pt idx="933">
                  <c:v>1.11673347385402</c:v>
                </c:pt>
                <c:pt idx="934">
                  <c:v>1.11673347385402</c:v>
                </c:pt>
                <c:pt idx="935">
                  <c:v>1.11673347385402</c:v>
                </c:pt>
                <c:pt idx="936">
                  <c:v>1.11673370051521</c:v>
                </c:pt>
                <c:pt idx="937">
                  <c:v>1.11673358180327</c:v>
                </c:pt>
                <c:pt idx="938">
                  <c:v>1.11673358180327</c:v>
                </c:pt>
                <c:pt idx="939">
                  <c:v>1.11673358180327</c:v>
                </c:pt>
                <c:pt idx="940">
                  <c:v>1.1167336650466599</c:v>
                </c:pt>
                <c:pt idx="941">
                  <c:v>1.1167335200763799</c:v>
                </c:pt>
                <c:pt idx="942">
                  <c:v>1.11673345456948</c:v>
                </c:pt>
                <c:pt idx="943">
                  <c:v>1.11673345456948</c:v>
                </c:pt>
                <c:pt idx="944">
                  <c:v>1.11673345456948</c:v>
                </c:pt>
                <c:pt idx="945">
                  <c:v>1.11673345456948</c:v>
                </c:pt>
                <c:pt idx="946">
                  <c:v>1.11673345456948</c:v>
                </c:pt>
                <c:pt idx="947">
                  <c:v>1.1167337066567</c:v>
                </c:pt>
                <c:pt idx="948">
                  <c:v>1.1167337066567</c:v>
                </c:pt>
                <c:pt idx="949">
                  <c:v>1.1167337066567</c:v>
                </c:pt>
                <c:pt idx="950">
                  <c:v>1.1167337066567</c:v>
                </c:pt>
                <c:pt idx="951">
                  <c:v>1.1167337066567</c:v>
                </c:pt>
                <c:pt idx="952">
                  <c:v>1.1167337066567</c:v>
                </c:pt>
                <c:pt idx="953">
                  <c:v>1.1167337066567</c:v>
                </c:pt>
                <c:pt idx="954">
                  <c:v>1.1167337066567</c:v>
                </c:pt>
                <c:pt idx="955">
                  <c:v>1.1167337066567</c:v>
                </c:pt>
                <c:pt idx="956">
                  <c:v>1.1167337066567</c:v>
                </c:pt>
                <c:pt idx="957">
                  <c:v>1.1167337066567</c:v>
                </c:pt>
                <c:pt idx="958">
                  <c:v>1.1167337066567</c:v>
                </c:pt>
                <c:pt idx="959">
                  <c:v>1.1167333977779701</c:v>
                </c:pt>
                <c:pt idx="960">
                  <c:v>1.1167333977779701</c:v>
                </c:pt>
                <c:pt idx="961">
                  <c:v>1.1167333977779701</c:v>
                </c:pt>
                <c:pt idx="962">
                  <c:v>1.1167333977779701</c:v>
                </c:pt>
                <c:pt idx="963">
                  <c:v>1.11673370579972</c:v>
                </c:pt>
                <c:pt idx="964">
                  <c:v>1.11673370579972</c:v>
                </c:pt>
                <c:pt idx="965">
                  <c:v>1.11673370579972</c:v>
                </c:pt>
                <c:pt idx="966">
                  <c:v>1.11673370579972</c:v>
                </c:pt>
                <c:pt idx="967">
                  <c:v>1.1167335419261399</c:v>
                </c:pt>
                <c:pt idx="968">
                  <c:v>1.1167335419261399</c:v>
                </c:pt>
                <c:pt idx="969">
                  <c:v>1.1267339999999999</c:v>
                </c:pt>
              </c:numCache>
            </c:numRef>
          </c:yVal>
          <c:smooth val="0"/>
          <c:extLst>
            <c:ext xmlns:c16="http://schemas.microsoft.com/office/drawing/2014/chart" uri="{C3380CC4-5D6E-409C-BE32-E72D297353CC}">
              <c16:uniqueId val="{00000003-C460-4FEE-AA85-C24FD2484056}"/>
            </c:ext>
          </c:extLst>
        </c:ser>
        <c:ser>
          <c:idx val="5"/>
          <c:order val="4"/>
          <c:tx>
            <c:strRef>
              <c:f>all_chains!$AD$1</c:f>
              <c:strCache>
                <c:ptCount val="1"/>
                <c:pt idx="0">
                  <c:v>P.onset_age_ch3</c:v>
                </c:pt>
              </c:strCache>
            </c:strRef>
          </c:tx>
          <c:spPr>
            <a:ln w="19050" cap="rnd">
              <a:noFill/>
              <a:round/>
            </a:ln>
            <a:effectLst/>
          </c:spPr>
          <c:marker>
            <c:symbol val="circle"/>
            <c:size val="5"/>
            <c:spPr>
              <a:solidFill>
                <a:schemeClr val="accent6"/>
              </a:solidFill>
              <a:ln w="9525">
                <a:solidFill>
                  <a:schemeClr val="accent6"/>
                </a:solidFill>
              </a:ln>
              <a:effectLst/>
            </c:spPr>
          </c:marker>
          <c:yVal>
            <c:numRef>
              <c:f>all_chains!$AD$2:$AD$502</c:f>
              <c:numCache>
                <c:formatCode>General</c:formatCode>
                <c:ptCount val="501"/>
                <c:pt idx="0">
                  <c:v>1.1200000000000001</c:v>
                </c:pt>
                <c:pt idx="1">
                  <c:v>1.1200000000000001</c:v>
                </c:pt>
                <c:pt idx="2">
                  <c:v>1.1200000000000001</c:v>
                </c:pt>
                <c:pt idx="3">
                  <c:v>1.1200000000000001</c:v>
                </c:pt>
                <c:pt idx="4">
                  <c:v>1.1200000000000001</c:v>
                </c:pt>
                <c:pt idx="5">
                  <c:v>1.1200000000000001</c:v>
                </c:pt>
                <c:pt idx="6">
                  <c:v>1.1200000000000001</c:v>
                </c:pt>
                <c:pt idx="7">
                  <c:v>1.1200000000000001</c:v>
                </c:pt>
                <c:pt idx="8">
                  <c:v>1.1200000000000001</c:v>
                </c:pt>
                <c:pt idx="9">
                  <c:v>1.1200000000000001</c:v>
                </c:pt>
                <c:pt idx="10">
                  <c:v>1.1200000000000001</c:v>
                </c:pt>
                <c:pt idx="11">
                  <c:v>1.1200000000000001</c:v>
                </c:pt>
                <c:pt idx="12">
                  <c:v>1.1200000000000001</c:v>
                </c:pt>
                <c:pt idx="13">
                  <c:v>1.1200000000000001</c:v>
                </c:pt>
                <c:pt idx="14">
                  <c:v>1.1200000000000001</c:v>
                </c:pt>
                <c:pt idx="15">
                  <c:v>1.1200000000000001</c:v>
                </c:pt>
                <c:pt idx="16">
                  <c:v>1.1200000000000001</c:v>
                </c:pt>
                <c:pt idx="17">
                  <c:v>1.1200000000000001</c:v>
                </c:pt>
                <c:pt idx="18">
                  <c:v>1.1200000000000001</c:v>
                </c:pt>
                <c:pt idx="19">
                  <c:v>1.1200000000000001</c:v>
                </c:pt>
                <c:pt idx="20">
                  <c:v>1.1200000000000001</c:v>
                </c:pt>
                <c:pt idx="21">
                  <c:v>1.1200000000000001</c:v>
                </c:pt>
                <c:pt idx="22">
                  <c:v>1.1200000000000001</c:v>
                </c:pt>
                <c:pt idx="23">
                  <c:v>1.1200000000000001</c:v>
                </c:pt>
                <c:pt idx="24">
                  <c:v>1.1200000000000001</c:v>
                </c:pt>
                <c:pt idx="25">
                  <c:v>1.1200000000000001</c:v>
                </c:pt>
                <c:pt idx="26">
                  <c:v>1.1200000000000001</c:v>
                </c:pt>
                <c:pt idx="27">
                  <c:v>1.1200000000000001</c:v>
                </c:pt>
                <c:pt idx="28">
                  <c:v>1.1200000000000001</c:v>
                </c:pt>
                <c:pt idx="29">
                  <c:v>1.1200000000000001</c:v>
                </c:pt>
                <c:pt idx="30">
                  <c:v>1.1200000000000001</c:v>
                </c:pt>
                <c:pt idx="31">
                  <c:v>1.1200000000000001</c:v>
                </c:pt>
                <c:pt idx="32">
                  <c:v>1.1200000000000001</c:v>
                </c:pt>
                <c:pt idx="33">
                  <c:v>1.1200000000000001</c:v>
                </c:pt>
                <c:pt idx="34">
                  <c:v>1.1200000000000001</c:v>
                </c:pt>
                <c:pt idx="35">
                  <c:v>1.1200000000000001</c:v>
                </c:pt>
                <c:pt idx="36">
                  <c:v>1.1200000000000001</c:v>
                </c:pt>
                <c:pt idx="37">
                  <c:v>1.1200000000000001</c:v>
                </c:pt>
                <c:pt idx="38">
                  <c:v>1.1200000000000001</c:v>
                </c:pt>
                <c:pt idx="39">
                  <c:v>1.1200000000000001</c:v>
                </c:pt>
                <c:pt idx="40">
                  <c:v>1.1200000000000001</c:v>
                </c:pt>
                <c:pt idx="41">
                  <c:v>1.1200000000000001</c:v>
                </c:pt>
                <c:pt idx="42">
                  <c:v>1.0847432015831699</c:v>
                </c:pt>
                <c:pt idx="43">
                  <c:v>1.0847432015831699</c:v>
                </c:pt>
                <c:pt idx="44">
                  <c:v>1.0847432015831699</c:v>
                </c:pt>
                <c:pt idx="45">
                  <c:v>1.0847432015831699</c:v>
                </c:pt>
                <c:pt idx="46">
                  <c:v>1.0847432015831699</c:v>
                </c:pt>
                <c:pt idx="47">
                  <c:v>1.0847432015831699</c:v>
                </c:pt>
                <c:pt idx="48">
                  <c:v>1.09075126541532</c:v>
                </c:pt>
                <c:pt idx="49">
                  <c:v>1.09075126541532</c:v>
                </c:pt>
                <c:pt idx="50">
                  <c:v>1.09075126541532</c:v>
                </c:pt>
                <c:pt idx="51">
                  <c:v>1.09075126541532</c:v>
                </c:pt>
                <c:pt idx="52">
                  <c:v>1.09075126541532</c:v>
                </c:pt>
                <c:pt idx="53">
                  <c:v>1.09075126541532</c:v>
                </c:pt>
                <c:pt idx="54">
                  <c:v>1.09075126541532</c:v>
                </c:pt>
                <c:pt idx="55">
                  <c:v>1.09075126541532</c:v>
                </c:pt>
                <c:pt idx="56">
                  <c:v>1.09075126541532</c:v>
                </c:pt>
                <c:pt idx="57">
                  <c:v>1.09075126541532</c:v>
                </c:pt>
                <c:pt idx="58">
                  <c:v>1.09075126541532</c:v>
                </c:pt>
                <c:pt idx="59">
                  <c:v>1.09075126541532</c:v>
                </c:pt>
                <c:pt idx="60">
                  <c:v>1.09075126541532</c:v>
                </c:pt>
                <c:pt idx="61">
                  <c:v>1.09075126541532</c:v>
                </c:pt>
                <c:pt idx="62">
                  <c:v>1.09075126541532</c:v>
                </c:pt>
                <c:pt idx="63">
                  <c:v>1.09075126541532</c:v>
                </c:pt>
                <c:pt idx="64">
                  <c:v>1.09075126541532</c:v>
                </c:pt>
                <c:pt idx="65">
                  <c:v>1.09075126541532</c:v>
                </c:pt>
                <c:pt idx="66">
                  <c:v>1.09075126541532</c:v>
                </c:pt>
                <c:pt idx="67">
                  <c:v>1.09075126541532</c:v>
                </c:pt>
                <c:pt idx="68">
                  <c:v>1.09075126541532</c:v>
                </c:pt>
                <c:pt idx="69">
                  <c:v>1.09075126541532</c:v>
                </c:pt>
                <c:pt idx="70">
                  <c:v>1.09075126541532</c:v>
                </c:pt>
                <c:pt idx="71">
                  <c:v>1.09075126541532</c:v>
                </c:pt>
                <c:pt idx="72">
                  <c:v>1.09075126541532</c:v>
                </c:pt>
                <c:pt idx="73">
                  <c:v>1.09075126541532</c:v>
                </c:pt>
                <c:pt idx="74">
                  <c:v>1.09075126541532</c:v>
                </c:pt>
                <c:pt idx="75">
                  <c:v>1.09075126541532</c:v>
                </c:pt>
                <c:pt idx="76">
                  <c:v>1.09075126541532</c:v>
                </c:pt>
                <c:pt idx="77">
                  <c:v>1.09075126541532</c:v>
                </c:pt>
                <c:pt idx="78">
                  <c:v>1.09075126541532</c:v>
                </c:pt>
                <c:pt idx="79">
                  <c:v>1.09075126541532</c:v>
                </c:pt>
                <c:pt idx="80">
                  <c:v>1.09075126541532</c:v>
                </c:pt>
                <c:pt idx="81">
                  <c:v>1.09075126541532</c:v>
                </c:pt>
                <c:pt idx="82">
                  <c:v>1.09075126541532</c:v>
                </c:pt>
                <c:pt idx="83">
                  <c:v>1.09075126541532</c:v>
                </c:pt>
                <c:pt idx="84">
                  <c:v>1.09075126541532</c:v>
                </c:pt>
                <c:pt idx="85">
                  <c:v>1.09075126541532</c:v>
                </c:pt>
                <c:pt idx="86">
                  <c:v>1.09075126541532</c:v>
                </c:pt>
                <c:pt idx="87">
                  <c:v>1.09963651034404</c:v>
                </c:pt>
                <c:pt idx="88">
                  <c:v>1.09963651034404</c:v>
                </c:pt>
                <c:pt idx="89">
                  <c:v>1.09963651034404</c:v>
                </c:pt>
                <c:pt idx="90">
                  <c:v>1.09963651034404</c:v>
                </c:pt>
                <c:pt idx="91">
                  <c:v>1.09963651034404</c:v>
                </c:pt>
                <c:pt idx="92">
                  <c:v>1.09963651034404</c:v>
                </c:pt>
                <c:pt idx="93">
                  <c:v>1.09963651034404</c:v>
                </c:pt>
                <c:pt idx="94">
                  <c:v>1.09963651034404</c:v>
                </c:pt>
                <c:pt idx="95">
                  <c:v>1.09963651034404</c:v>
                </c:pt>
                <c:pt idx="96">
                  <c:v>1.09963651034404</c:v>
                </c:pt>
                <c:pt idx="97">
                  <c:v>1.09963651034404</c:v>
                </c:pt>
                <c:pt idx="98">
                  <c:v>1.09963651034404</c:v>
                </c:pt>
                <c:pt idx="99">
                  <c:v>1.09963651034404</c:v>
                </c:pt>
                <c:pt idx="100">
                  <c:v>1.09963651034404</c:v>
                </c:pt>
                <c:pt idx="101">
                  <c:v>1.10472206954299</c:v>
                </c:pt>
                <c:pt idx="102">
                  <c:v>1.10472206954299</c:v>
                </c:pt>
                <c:pt idx="103">
                  <c:v>1.10472206954299</c:v>
                </c:pt>
                <c:pt idx="104">
                  <c:v>1.10472206954299</c:v>
                </c:pt>
                <c:pt idx="105">
                  <c:v>1.10472206954299</c:v>
                </c:pt>
                <c:pt idx="106">
                  <c:v>1.10472206954299</c:v>
                </c:pt>
                <c:pt idx="107">
                  <c:v>1.10472206954299</c:v>
                </c:pt>
                <c:pt idx="108">
                  <c:v>1.10472206954299</c:v>
                </c:pt>
                <c:pt idx="109">
                  <c:v>1.10472206954299</c:v>
                </c:pt>
                <c:pt idx="110">
                  <c:v>1.10472206954299</c:v>
                </c:pt>
                <c:pt idx="111">
                  <c:v>1.10472206954299</c:v>
                </c:pt>
                <c:pt idx="112">
                  <c:v>1.10472206954299</c:v>
                </c:pt>
                <c:pt idx="113">
                  <c:v>1.1075697137899501</c:v>
                </c:pt>
                <c:pt idx="114">
                  <c:v>1.1075697137899501</c:v>
                </c:pt>
                <c:pt idx="115">
                  <c:v>1.1075697137899501</c:v>
                </c:pt>
                <c:pt idx="116">
                  <c:v>1.1075697137899501</c:v>
                </c:pt>
                <c:pt idx="117">
                  <c:v>1.1075697137899501</c:v>
                </c:pt>
                <c:pt idx="118">
                  <c:v>1.1075697137899501</c:v>
                </c:pt>
                <c:pt idx="119">
                  <c:v>1.1075697137899501</c:v>
                </c:pt>
                <c:pt idx="120">
                  <c:v>1.1075697137899501</c:v>
                </c:pt>
                <c:pt idx="121">
                  <c:v>1.1075697137899501</c:v>
                </c:pt>
                <c:pt idx="122">
                  <c:v>1.1075697137899501</c:v>
                </c:pt>
                <c:pt idx="123">
                  <c:v>1.1075697137899501</c:v>
                </c:pt>
                <c:pt idx="124">
                  <c:v>1.1075697137899501</c:v>
                </c:pt>
                <c:pt idx="125">
                  <c:v>1.1075697137899501</c:v>
                </c:pt>
                <c:pt idx="126">
                  <c:v>1.1075697137899501</c:v>
                </c:pt>
                <c:pt idx="127">
                  <c:v>1.1075697137899501</c:v>
                </c:pt>
                <c:pt idx="128">
                  <c:v>1.1075697137899501</c:v>
                </c:pt>
                <c:pt idx="129">
                  <c:v>1.1075697137899501</c:v>
                </c:pt>
                <c:pt idx="130">
                  <c:v>1.1075697137899501</c:v>
                </c:pt>
                <c:pt idx="131">
                  <c:v>1.1075697137899501</c:v>
                </c:pt>
                <c:pt idx="132">
                  <c:v>1.10530167123234</c:v>
                </c:pt>
                <c:pt idx="133">
                  <c:v>1.10530167123234</c:v>
                </c:pt>
                <c:pt idx="134">
                  <c:v>1.10530167123234</c:v>
                </c:pt>
                <c:pt idx="135">
                  <c:v>1.10530167123234</c:v>
                </c:pt>
                <c:pt idx="136">
                  <c:v>1.10530167123234</c:v>
                </c:pt>
                <c:pt idx="137">
                  <c:v>1.10530167123234</c:v>
                </c:pt>
                <c:pt idx="138">
                  <c:v>1.10530167123234</c:v>
                </c:pt>
                <c:pt idx="139">
                  <c:v>1.10530167123234</c:v>
                </c:pt>
                <c:pt idx="140">
                  <c:v>1.10530167123234</c:v>
                </c:pt>
                <c:pt idx="141">
                  <c:v>1.10530167123234</c:v>
                </c:pt>
                <c:pt idx="142">
                  <c:v>1.10530167123234</c:v>
                </c:pt>
                <c:pt idx="143">
                  <c:v>1.10530167123234</c:v>
                </c:pt>
                <c:pt idx="144">
                  <c:v>1.10530167123234</c:v>
                </c:pt>
                <c:pt idx="145">
                  <c:v>1.10530167123234</c:v>
                </c:pt>
                <c:pt idx="146">
                  <c:v>1.10530167123234</c:v>
                </c:pt>
                <c:pt idx="147">
                  <c:v>1.10530167123234</c:v>
                </c:pt>
                <c:pt idx="148">
                  <c:v>1.10530167123234</c:v>
                </c:pt>
                <c:pt idx="149">
                  <c:v>1.10756026199804</c:v>
                </c:pt>
                <c:pt idx="150">
                  <c:v>1.10756026199804</c:v>
                </c:pt>
                <c:pt idx="151">
                  <c:v>1.10756026199804</c:v>
                </c:pt>
                <c:pt idx="152">
                  <c:v>1.10756026199804</c:v>
                </c:pt>
                <c:pt idx="153">
                  <c:v>1.10756026199804</c:v>
                </c:pt>
                <c:pt idx="154">
                  <c:v>1.10756026199804</c:v>
                </c:pt>
                <c:pt idx="155">
                  <c:v>1.10756026199804</c:v>
                </c:pt>
                <c:pt idx="156">
                  <c:v>1.10756026199804</c:v>
                </c:pt>
                <c:pt idx="157">
                  <c:v>1.10756026199804</c:v>
                </c:pt>
                <c:pt idx="158">
                  <c:v>1.10756026199804</c:v>
                </c:pt>
                <c:pt idx="159">
                  <c:v>1.10756026199804</c:v>
                </c:pt>
                <c:pt idx="160">
                  <c:v>1.1073446507958999</c:v>
                </c:pt>
                <c:pt idx="161">
                  <c:v>1.1083192742114201</c:v>
                </c:pt>
                <c:pt idx="162">
                  <c:v>1.1083192742114201</c:v>
                </c:pt>
                <c:pt idx="163">
                  <c:v>1.1083192742114201</c:v>
                </c:pt>
                <c:pt idx="164">
                  <c:v>1.1083192742114201</c:v>
                </c:pt>
                <c:pt idx="165">
                  <c:v>1.1083192742114201</c:v>
                </c:pt>
                <c:pt idx="166">
                  <c:v>1.1083192742114201</c:v>
                </c:pt>
                <c:pt idx="167">
                  <c:v>1.1083192742114201</c:v>
                </c:pt>
                <c:pt idx="168">
                  <c:v>1.1083192742114201</c:v>
                </c:pt>
                <c:pt idx="169">
                  <c:v>1.1083192742114201</c:v>
                </c:pt>
                <c:pt idx="170">
                  <c:v>1.1083192742114201</c:v>
                </c:pt>
                <c:pt idx="171">
                  <c:v>1.1083192742114201</c:v>
                </c:pt>
                <c:pt idx="172">
                  <c:v>1.1083192742114201</c:v>
                </c:pt>
                <c:pt idx="173">
                  <c:v>1.1083192742114201</c:v>
                </c:pt>
                <c:pt idx="174">
                  <c:v>1.1083192742114201</c:v>
                </c:pt>
                <c:pt idx="175">
                  <c:v>1.1079861235194499</c:v>
                </c:pt>
                <c:pt idx="176">
                  <c:v>1.1079861235194499</c:v>
                </c:pt>
                <c:pt idx="177">
                  <c:v>1.1079861235194499</c:v>
                </c:pt>
                <c:pt idx="178">
                  <c:v>1.1079861235194499</c:v>
                </c:pt>
                <c:pt idx="179">
                  <c:v>1.1079861235194499</c:v>
                </c:pt>
                <c:pt idx="180">
                  <c:v>1.1079861235194499</c:v>
                </c:pt>
                <c:pt idx="181">
                  <c:v>1.1079861235194499</c:v>
                </c:pt>
                <c:pt idx="182">
                  <c:v>1.1079861235194499</c:v>
                </c:pt>
                <c:pt idx="183">
                  <c:v>1.1079861235194499</c:v>
                </c:pt>
                <c:pt idx="184">
                  <c:v>1.1079861235194499</c:v>
                </c:pt>
                <c:pt idx="185">
                  <c:v>1.1079861235194499</c:v>
                </c:pt>
                <c:pt idx="186">
                  <c:v>1.1079861235194499</c:v>
                </c:pt>
                <c:pt idx="187">
                  <c:v>1.1079861235194499</c:v>
                </c:pt>
                <c:pt idx="188">
                  <c:v>1.1081557924068399</c:v>
                </c:pt>
                <c:pt idx="189">
                  <c:v>1.1081557924068399</c:v>
                </c:pt>
                <c:pt idx="190">
                  <c:v>1.1081557924068399</c:v>
                </c:pt>
                <c:pt idx="191">
                  <c:v>1.1081557924068399</c:v>
                </c:pt>
                <c:pt idx="192">
                  <c:v>1.1081557924068399</c:v>
                </c:pt>
                <c:pt idx="193">
                  <c:v>1.1081557924068399</c:v>
                </c:pt>
                <c:pt idx="194">
                  <c:v>1.1081557924068399</c:v>
                </c:pt>
                <c:pt idx="195">
                  <c:v>1.1081557924068399</c:v>
                </c:pt>
                <c:pt idx="196">
                  <c:v>1.1081557924068399</c:v>
                </c:pt>
                <c:pt idx="197">
                  <c:v>1.1081557924068399</c:v>
                </c:pt>
                <c:pt idx="198">
                  <c:v>1.1081557924068399</c:v>
                </c:pt>
                <c:pt idx="199">
                  <c:v>1.1081557924068399</c:v>
                </c:pt>
                <c:pt idx="200">
                  <c:v>1.1081557924068399</c:v>
                </c:pt>
                <c:pt idx="201">
                  <c:v>1.1081557924068399</c:v>
                </c:pt>
                <c:pt idx="202">
                  <c:v>1.1081557924068399</c:v>
                </c:pt>
                <c:pt idx="203">
                  <c:v>1.1081557924068399</c:v>
                </c:pt>
                <c:pt idx="204">
                  <c:v>1.1081557924068399</c:v>
                </c:pt>
                <c:pt idx="205">
                  <c:v>1.1081557924068399</c:v>
                </c:pt>
                <c:pt idx="206">
                  <c:v>1.1081557924068399</c:v>
                </c:pt>
                <c:pt idx="207">
                  <c:v>1.1081557924068399</c:v>
                </c:pt>
                <c:pt idx="208">
                  <c:v>1.1081557924068399</c:v>
                </c:pt>
                <c:pt idx="209">
                  <c:v>1.1081557924068399</c:v>
                </c:pt>
                <c:pt idx="210">
                  <c:v>1.1081557924068399</c:v>
                </c:pt>
                <c:pt idx="211">
                  <c:v>1.1081557924068399</c:v>
                </c:pt>
                <c:pt idx="212">
                  <c:v>1.1081557924068399</c:v>
                </c:pt>
                <c:pt idx="213">
                  <c:v>1.1081557924068399</c:v>
                </c:pt>
                <c:pt idx="214">
                  <c:v>1.1081557924068399</c:v>
                </c:pt>
                <c:pt idx="215">
                  <c:v>1.10930919585046</c:v>
                </c:pt>
                <c:pt idx="216">
                  <c:v>1.10930919585046</c:v>
                </c:pt>
                <c:pt idx="217">
                  <c:v>1.10930919585046</c:v>
                </c:pt>
                <c:pt idx="218">
                  <c:v>1.10930919585046</c:v>
                </c:pt>
                <c:pt idx="219">
                  <c:v>1.10930919585046</c:v>
                </c:pt>
                <c:pt idx="220">
                  <c:v>1.10930919585046</c:v>
                </c:pt>
                <c:pt idx="221">
                  <c:v>1.10930919585046</c:v>
                </c:pt>
                <c:pt idx="222">
                  <c:v>1.10930919585046</c:v>
                </c:pt>
                <c:pt idx="223">
                  <c:v>1.10930919585046</c:v>
                </c:pt>
                <c:pt idx="224">
                  <c:v>1.10930919585046</c:v>
                </c:pt>
                <c:pt idx="225">
                  <c:v>1.10930919585046</c:v>
                </c:pt>
                <c:pt idx="226">
                  <c:v>1.10930919585046</c:v>
                </c:pt>
                <c:pt idx="227">
                  <c:v>1.10930919585046</c:v>
                </c:pt>
                <c:pt idx="228">
                  <c:v>1.10930919585046</c:v>
                </c:pt>
                <c:pt idx="229">
                  <c:v>1.10930919585046</c:v>
                </c:pt>
                <c:pt idx="230">
                  <c:v>1.10930919585046</c:v>
                </c:pt>
                <c:pt idx="231">
                  <c:v>1.10930919585046</c:v>
                </c:pt>
                <c:pt idx="232">
                  <c:v>1.10930919585046</c:v>
                </c:pt>
                <c:pt idx="233">
                  <c:v>1.10930919585046</c:v>
                </c:pt>
                <c:pt idx="234">
                  <c:v>1.10930919585046</c:v>
                </c:pt>
                <c:pt idx="235">
                  <c:v>1.10930919585046</c:v>
                </c:pt>
                <c:pt idx="236">
                  <c:v>1.10930919585046</c:v>
                </c:pt>
                <c:pt idx="237">
                  <c:v>1.10930919585046</c:v>
                </c:pt>
                <c:pt idx="238">
                  <c:v>1.10930919585046</c:v>
                </c:pt>
                <c:pt idx="239">
                  <c:v>1.1084934505825299</c:v>
                </c:pt>
                <c:pt idx="240">
                  <c:v>1.1084934505825299</c:v>
                </c:pt>
                <c:pt idx="241">
                  <c:v>1.1084934505825299</c:v>
                </c:pt>
                <c:pt idx="242">
                  <c:v>1.1084934505825299</c:v>
                </c:pt>
                <c:pt idx="243">
                  <c:v>1.1084934505825299</c:v>
                </c:pt>
                <c:pt idx="244">
                  <c:v>1.1084934505825299</c:v>
                </c:pt>
                <c:pt idx="245">
                  <c:v>1.1081830383889599</c:v>
                </c:pt>
                <c:pt idx="246">
                  <c:v>1.1081830383889599</c:v>
                </c:pt>
                <c:pt idx="247">
                  <c:v>1.1081830383889599</c:v>
                </c:pt>
                <c:pt idx="248">
                  <c:v>1.1081830383889599</c:v>
                </c:pt>
                <c:pt idx="249">
                  <c:v>1.10801270008161</c:v>
                </c:pt>
                <c:pt idx="250">
                  <c:v>1.10801270008161</c:v>
                </c:pt>
                <c:pt idx="251">
                  <c:v>1.10801270008161</c:v>
                </c:pt>
                <c:pt idx="252">
                  <c:v>1.10801270008161</c:v>
                </c:pt>
                <c:pt idx="253">
                  <c:v>1.10801270008161</c:v>
                </c:pt>
                <c:pt idx="254">
                  <c:v>1.1082352416805299</c:v>
                </c:pt>
                <c:pt idx="255">
                  <c:v>1.1082352416805299</c:v>
                </c:pt>
                <c:pt idx="256">
                  <c:v>1.1082352416805299</c:v>
                </c:pt>
                <c:pt idx="257">
                  <c:v>1.1082352416805299</c:v>
                </c:pt>
                <c:pt idx="258">
                  <c:v>1.1082352416805299</c:v>
                </c:pt>
                <c:pt idx="259">
                  <c:v>1.1082352416805299</c:v>
                </c:pt>
                <c:pt idx="260">
                  <c:v>1.1082352416805299</c:v>
                </c:pt>
                <c:pt idx="261">
                  <c:v>1.1082352416805299</c:v>
                </c:pt>
                <c:pt idx="262">
                  <c:v>1.1082352416805299</c:v>
                </c:pt>
                <c:pt idx="263">
                  <c:v>1.1082352416805299</c:v>
                </c:pt>
                <c:pt idx="264">
                  <c:v>1.1082352416805299</c:v>
                </c:pt>
                <c:pt idx="265">
                  <c:v>1.1082352416805299</c:v>
                </c:pt>
                <c:pt idx="266">
                  <c:v>1.1082352416805299</c:v>
                </c:pt>
                <c:pt idx="267">
                  <c:v>1.1079781313116699</c:v>
                </c:pt>
                <c:pt idx="268">
                  <c:v>1.1079781313116699</c:v>
                </c:pt>
                <c:pt idx="269">
                  <c:v>1.1079781313116699</c:v>
                </c:pt>
                <c:pt idx="270">
                  <c:v>1.1079781313116699</c:v>
                </c:pt>
                <c:pt idx="271">
                  <c:v>1.1079781313116699</c:v>
                </c:pt>
                <c:pt idx="272">
                  <c:v>1.1079781313116699</c:v>
                </c:pt>
                <c:pt idx="273">
                  <c:v>1.1079781313116699</c:v>
                </c:pt>
                <c:pt idx="274">
                  <c:v>1.1079781313116699</c:v>
                </c:pt>
                <c:pt idx="275">
                  <c:v>1.1079781313116699</c:v>
                </c:pt>
                <c:pt idx="276">
                  <c:v>1.1079781313116699</c:v>
                </c:pt>
                <c:pt idx="277">
                  <c:v>1.1079781313116699</c:v>
                </c:pt>
                <c:pt idx="278">
                  <c:v>1.1079781313116699</c:v>
                </c:pt>
                <c:pt idx="279">
                  <c:v>1.1079781313116699</c:v>
                </c:pt>
                <c:pt idx="280">
                  <c:v>1.1079781313116699</c:v>
                </c:pt>
                <c:pt idx="281">
                  <c:v>1.1079781313116699</c:v>
                </c:pt>
                <c:pt idx="282">
                  <c:v>1.1079781313116699</c:v>
                </c:pt>
                <c:pt idx="283">
                  <c:v>1.1079781313116699</c:v>
                </c:pt>
                <c:pt idx="284">
                  <c:v>1.1079781313116699</c:v>
                </c:pt>
                <c:pt idx="285">
                  <c:v>1.1079781313116699</c:v>
                </c:pt>
                <c:pt idx="286">
                  <c:v>1.1079781313116699</c:v>
                </c:pt>
                <c:pt idx="287">
                  <c:v>1.1079781313116699</c:v>
                </c:pt>
                <c:pt idx="288">
                  <c:v>1.1079781313116699</c:v>
                </c:pt>
                <c:pt idx="289">
                  <c:v>1.1079781313116699</c:v>
                </c:pt>
                <c:pt idx="290">
                  <c:v>1.10824535317234</c:v>
                </c:pt>
                <c:pt idx="291">
                  <c:v>1.10824535317234</c:v>
                </c:pt>
                <c:pt idx="292">
                  <c:v>1.10824535317234</c:v>
                </c:pt>
                <c:pt idx="293">
                  <c:v>1.10824535317234</c:v>
                </c:pt>
                <c:pt idx="294">
                  <c:v>1.10824535317234</c:v>
                </c:pt>
                <c:pt idx="295">
                  <c:v>1.10824535317234</c:v>
                </c:pt>
                <c:pt idx="296">
                  <c:v>1.10824535317234</c:v>
                </c:pt>
                <c:pt idx="297">
                  <c:v>1.10824535317234</c:v>
                </c:pt>
                <c:pt idx="298">
                  <c:v>1.10824535317234</c:v>
                </c:pt>
                <c:pt idx="299">
                  <c:v>1.10824535317234</c:v>
                </c:pt>
                <c:pt idx="300">
                  <c:v>1.10824535317234</c:v>
                </c:pt>
                <c:pt idx="301">
                  <c:v>1.10824535317234</c:v>
                </c:pt>
                <c:pt idx="302">
                  <c:v>1.10824535317234</c:v>
                </c:pt>
                <c:pt idx="303">
                  <c:v>1.10824535317234</c:v>
                </c:pt>
                <c:pt idx="304">
                  <c:v>1.10824535317234</c:v>
                </c:pt>
                <c:pt idx="305">
                  <c:v>1.1082578738498501</c:v>
                </c:pt>
                <c:pt idx="306">
                  <c:v>1.1082578738498501</c:v>
                </c:pt>
                <c:pt idx="307">
                  <c:v>1.1082578738498501</c:v>
                </c:pt>
                <c:pt idx="308">
                  <c:v>1.1082578738498501</c:v>
                </c:pt>
                <c:pt idx="309">
                  <c:v>1.1082578738498501</c:v>
                </c:pt>
                <c:pt idx="310">
                  <c:v>1.1082578738498501</c:v>
                </c:pt>
                <c:pt idx="311">
                  <c:v>1.1082578738498501</c:v>
                </c:pt>
                <c:pt idx="312">
                  <c:v>1.1082578738498501</c:v>
                </c:pt>
                <c:pt idx="313">
                  <c:v>1.1082578738498501</c:v>
                </c:pt>
                <c:pt idx="314">
                  <c:v>1.1082578738498501</c:v>
                </c:pt>
                <c:pt idx="315">
                  <c:v>1.1082578738498501</c:v>
                </c:pt>
                <c:pt idx="316">
                  <c:v>1.1082578738498501</c:v>
                </c:pt>
                <c:pt idx="317">
                  <c:v>1.1082578738498501</c:v>
                </c:pt>
                <c:pt idx="318">
                  <c:v>1.1082578738498501</c:v>
                </c:pt>
                <c:pt idx="319">
                  <c:v>1.1082578738498501</c:v>
                </c:pt>
                <c:pt idx="320">
                  <c:v>1.1082578738498501</c:v>
                </c:pt>
                <c:pt idx="321">
                  <c:v>1.1082578738498501</c:v>
                </c:pt>
                <c:pt idx="322">
                  <c:v>1.10825549171313</c:v>
                </c:pt>
                <c:pt idx="323">
                  <c:v>1.10825549171313</c:v>
                </c:pt>
                <c:pt idx="324">
                  <c:v>1.10825549171313</c:v>
                </c:pt>
                <c:pt idx="325">
                  <c:v>1.10825549171313</c:v>
                </c:pt>
                <c:pt idx="326">
                  <c:v>1.10825549171313</c:v>
                </c:pt>
                <c:pt idx="327">
                  <c:v>1.10825549171313</c:v>
                </c:pt>
                <c:pt idx="328">
                  <c:v>1.10825549171313</c:v>
                </c:pt>
                <c:pt idx="329">
                  <c:v>1.1082596351188301</c:v>
                </c:pt>
                <c:pt idx="330">
                  <c:v>1.1082596351188301</c:v>
                </c:pt>
                <c:pt idx="331">
                  <c:v>1.1082596351188301</c:v>
                </c:pt>
                <c:pt idx="332">
                  <c:v>1.1082596351188301</c:v>
                </c:pt>
                <c:pt idx="333">
                  <c:v>1.1082596351188301</c:v>
                </c:pt>
                <c:pt idx="334">
                  <c:v>1.1082596351188301</c:v>
                </c:pt>
                <c:pt idx="335">
                  <c:v>1.1082596351188301</c:v>
                </c:pt>
                <c:pt idx="336">
                  <c:v>1.1082596351188301</c:v>
                </c:pt>
                <c:pt idx="337">
                  <c:v>1.1082596351188301</c:v>
                </c:pt>
                <c:pt idx="338">
                  <c:v>1.1082596351188301</c:v>
                </c:pt>
                <c:pt idx="339">
                  <c:v>1.1082596351188301</c:v>
                </c:pt>
                <c:pt idx="340">
                  <c:v>1.1082596351188301</c:v>
                </c:pt>
                <c:pt idx="341">
                  <c:v>1.1082596351188301</c:v>
                </c:pt>
                <c:pt idx="342">
                  <c:v>1.1082596351188301</c:v>
                </c:pt>
                <c:pt idx="343">
                  <c:v>1.1082596351188301</c:v>
                </c:pt>
                <c:pt idx="344">
                  <c:v>1.1082596351188301</c:v>
                </c:pt>
                <c:pt idx="345">
                  <c:v>1.1082596351188301</c:v>
                </c:pt>
                <c:pt idx="346">
                  <c:v>1.1082596351188301</c:v>
                </c:pt>
                <c:pt idx="347">
                  <c:v>1.1082596351188301</c:v>
                </c:pt>
                <c:pt idx="348">
                  <c:v>1.1082596351188301</c:v>
                </c:pt>
                <c:pt idx="349">
                  <c:v>1.1082596351188301</c:v>
                </c:pt>
                <c:pt idx="350">
                  <c:v>1.1082596351188301</c:v>
                </c:pt>
                <c:pt idx="351">
                  <c:v>1.1082596351188301</c:v>
                </c:pt>
                <c:pt idx="352">
                  <c:v>1.1082596351188301</c:v>
                </c:pt>
                <c:pt idx="353">
                  <c:v>1.1082596351188301</c:v>
                </c:pt>
                <c:pt idx="354">
                  <c:v>1.1082596351188301</c:v>
                </c:pt>
                <c:pt idx="355">
                  <c:v>1.1082596351188301</c:v>
                </c:pt>
                <c:pt idx="356">
                  <c:v>1.1082596351188301</c:v>
                </c:pt>
                <c:pt idx="357">
                  <c:v>1.1082596351188301</c:v>
                </c:pt>
                <c:pt idx="358">
                  <c:v>1.1082596351188301</c:v>
                </c:pt>
                <c:pt idx="359">
                  <c:v>1.1082596351188301</c:v>
                </c:pt>
                <c:pt idx="360">
                  <c:v>1.1082596351188301</c:v>
                </c:pt>
                <c:pt idx="361">
                  <c:v>1.1082684621615699</c:v>
                </c:pt>
                <c:pt idx="362">
                  <c:v>1.1082684621615699</c:v>
                </c:pt>
                <c:pt idx="363">
                  <c:v>1.1082684621615699</c:v>
                </c:pt>
                <c:pt idx="364">
                  <c:v>1.1082684621615699</c:v>
                </c:pt>
                <c:pt idx="365">
                  <c:v>1.1082684621615699</c:v>
                </c:pt>
                <c:pt idx="366">
                  <c:v>1.1082684621615699</c:v>
                </c:pt>
                <c:pt idx="367">
                  <c:v>1.1082684621615699</c:v>
                </c:pt>
                <c:pt idx="368">
                  <c:v>1.1082684621615699</c:v>
                </c:pt>
                <c:pt idx="369">
                  <c:v>1.1082684621615699</c:v>
                </c:pt>
                <c:pt idx="370">
                  <c:v>1.1082686662597001</c:v>
                </c:pt>
                <c:pt idx="371">
                  <c:v>1.1082686662597001</c:v>
                </c:pt>
                <c:pt idx="372">
                  <c:v>1.1082686662597001</c:v>
                </c:pt>
                <c:pt idx="373">
                  <c:v>1.1082686662597001</c:v>
                </c:pt>
                <c:pt idx="374">
                  <c:v>1.1082686662597001</c:v>
                </c:pt>
                <c:pt idx="375">
                  <c:v>1.1082686662597001</c:v>
                </c:pt>
                <c:pt idx="376">
                  <c:v>1.1082686662597001</c:v>
                </c:pt>
                <c:pt idx="377">
                  <c:v>1.1082686662597001</c:v>
                </c:pt>
                <c:pt idx="378">
                  <c:v>1.1082686662597001</c:v>
                </c:pt>
                <c:pt idx="379">
                  <c:v>1.1082686662597001</c:v>
                </c:pt>
                <c:pt idx="380">
                  <c:v>1.1082686662597001</c:v>
                </c:pt>
                <c:pt idx="381">
                  <c:v>1.1082686662597001</c:v>
                </c:pt>
                <c:pt idx="382">
                  <c:v>1.1082686662597001</c:v>
                </c:pt>
                <c:pt idx="383">
                  <c:v>1.1082686662597001</c:v>
                </c:pt>
                <c:pt idx="384">
                  <c:v>1.1082686662597001</c:v>
                </c:pt>
                <c:pt idx="385">
                  <c:v>1.1082686662597001</c:v>
                </c:pt>
                <c:pt idx="386">
                  <c:v>1.1082686662597001</c:v>
                </c:pt>
                <c:pt idx="387">
                  <c:v>1.1082686662597001</c:v>
                </c:pt>
                <c:pt idx="388">
                  <c:v>1.1082686662597001</c:v>
                </c:pt>
                <c:pt idx="389">
                  <c:v>1.1082686662597001</c:v>
                </c:pt>
                <c:pt idx="390">
                  <c:v>1.1082686662597001</c:v>
                </c:pt>
                <c:pt idx="391">
                  <c:v>1.1082686662597001</c:v>
                </c:pt>
                <c:pt idx="392">
                  <c:v>1.1082686662597001</c:v>
                </c:pt>
                <c:pt idx="393">
                  <c:v>1.1082686662597001</c:v>
                </c:pt>
                <c:pt idx="394">
                  <c:v>1.1082686662597001</c:v>
                </c:pt>
                <c:pt idx="395">
                  <c:v>1.1082686662597001</c:v>
                </c:pt>
                <c:pt idx="396">
                  <c:v>1.1082686662597001</c:v>
                </c:pt>
                <c:pt idx="397">
                  <c:v>1.1082686662597001</c:v>
                </c:pt>
                <c:pt idx="398">
                  <c:v>1.1082686662597001</c:v>
                </c:pt>
                <c:pt idx="399">
                  <c:v>1.1082686662597001</c:v>
                </c:pt>
                <c:pt idx="400">
                  <c:v>1.1082686662597001</c:v>
                </c:pt>
                <c:pt idx="401">
                  <c:v>1.1082686662597001</c:v>
                </c:pt>
                <c:pt idx="402">
                  <c:v>1.1082686662597001</c:v>
                </c:pt>
                <c:pt idx="403">
                  <c:v>1.1082686662597001</c:v>
                </c:pt>
                <c:pt idx="404">
                  <c:v>1.1082686662597001</c:v>
                </c:pt>
                <c:pt idx="405">
                  <c:v>1.1082686662597001</c:v>
                </c:pt>
                <c:pt idx="406">
                  <c:v>1.1082686662597001</c:v>
                </c:pt>
                <c:pt idx="407">
                  <c:v>1.1082686662597001</c:v>
                </c:pt>
                <c:pt idx="408">
                  <c:v>1.1082686662597001</c:v>
                </c:pt>
                <c:pt idx="409">
                  <c:v>1.1082686662597001</c:v>
                </c:pt>
                <c:pt idx="410">
                  <c:v>1.1082686662597001</c:v>
                </c:pt>
                <c:pt idx="411">
                  <c:v>1.1082686662597001</c:v>
                </c:pt>
                <c:pt idx="412">
                  <c:v>1.1082686662597001</c:v>
                </c:pt>
                <c:pt idx="413">
                  <c:v>1.1082686662597001</c:v>
                </c:pt>
                <c:pt idx="414">
                  <c:v>1.1082686662597001</c:v>
                </c:pt>
                <c:pt idx="415">
                  <c:v>1.1082686662597001</c:v>
                </c:pt>
                <c:pt idx="416">
                  <c:v>1.1082686662597001</c:v>
                </c:pt>
                <c:pt idx="417">
                  <c:v>1.1082686662597001</c:v>
                </c:pt>
                <c:pt idx="418">
                  <c:v>1.1082704024216501</c:v>
                </c:pt>
                <c:pt idx="419">
                  <c:v>1.1082704024216501</c:v>
                </c:pt>
                <c:pt idx="420">
                  <c:v>1.1082704024216501</c:v>
                </c:pt>
                <c:pt idx="421">
                  <c:v>1.1082704024216501</c:v>
                </c:pt>
                <c:pt idx="422">
                  <c:v>1.1082704024216501</c:v>
                </c:pt>
                <c:pt idx="423">
                  <c:v>1.1082704024216501</c:v>
                </c:pt>
                <c:pt idx="424">
                  <c:v>1.1082704024216501</c:v>
                </c:pt>
                <c:pt idx="425">
                  <c:v>1.1082704024216501</c:v>
                </c:pt>
                <c:pt idx="426">
                  <c:v>1.1082704024216501</c:v>
                </c:pt>
                <c:pt idx="427">
                  <c:v>1.1082704024216501</c:v>
                </c:pt>
                <c:pt idx="428">
                  <c:v>1.1082704024216501</c:v>
                </c:pt>
                <c:pt idx="429">
                  <c:v>1.1082704024216501</c:v>
                </c:pt>
                <c:pt idx="430">
                  <c:v>1.1082704024216501</c:v>
                </c:pt>
                <c:pt idx="431">
                  <c:v>1.1082704024216501</c:v>
                </c:pt>
                <c:pt idx="432">
                  <c:v>1.1082704024216501</c:v>
                </c:pt>
                <c:pt idx="433">
                  <c:v>1.1082704024216501</c:v>
                </c:pt>
                <c:pt idx="434">
                  <c:v>1.1082704024216501</c:v>
                </c:pt>
                <c:pt idx="435">
                  <c:v>1.1082704024216501</c:v>
                </c:pt>
                <c:pt idx="436">
                  <c:v>1.1082704024216501</c:v>
                </c:pt>
                <c:pt idx="437">
                  <c:v>1.1082704024216501</c:v>
                </c:pt>
                <c:pt idx="438">
                  <c:v>1.1082704024216501</c:v>
                </c:pt>
                <c:pt idx="439">
                  <c:v>1.1082704024216501</c:v>
                </c:pt>
                <c:pt idx="440">
                  <c:v>1.1082704024216501</c:v>
                </c:pt>
                <c:pt idx="441">
                  <c:v>1.1082704024216501</c:v>
                </c:pt>
                <c:pt idx="442">
                  <c:v>1.1082704024216501</c:v>
                </c:pt>
                <c:pt idx="443">
                  <c:v>1.1082704024216501</c:v>
                </c:pt>
                <c:pt idx="444">
                  <c:v>1.1082704024216501</c:v>
                </c:pt>
                <c:pt idx="445">
                  <c:v>1.1082704024216501</c:v>
                </c:pt>
                <c:pt idx="446">
                  <c:v>1.1082704024216501</c:v>
                </c:pt>
                <c:pt idx="447">
                  <c:v>1.1082704024216501</c:v>
                </c:pt>
                <c:pt idx="448">
                  <c:v>1.1082704024216501</c:v>
                </c:pt>
                <c:pt idx="449">
                  <c:v>1.1082704024216501</c:v>
                </c:pt>
                <c:pt idx="450">
                  <c:v>1.1082704024216501</c:v>
                </c:pt>
                <c:pt idx="451">
                  <c:v>1.1082702043574599</c:v>
                </c:pt>
                <c:pt idx="452">
                  <c:v>1.1082702043574599</c:v>
                </c:pt>
                <c:pt idx="453">
                  <c:v>1.1082702043574599</c:v>
                </c:pt>
                <c:pt idx="454">
                  <c:v>1.1082702043574599</c:v>
                </c:pt>
                <c:pt idx="455">
                  <c:v>1.1082702043574599</c:v>
                </c:pt>
                <c:pt idx="456">
                  <c:v>1.1082702043574599</c:v>
                </c:pt>
                <c:pt idx="457">
                  <c:v>1.1082702043574599</c:v>
                </c:pt>
                <c:pt idx="458">
                  <c:v>1.1082702043574599</c:v>
                </c:pt>
                <c:pt idx="459">
                  <c:v>1.1082702043574599</c:v>
                </c:pt>
                <c:pt idx="460">
                  <c:v>1.1082702043574599</c:v>
                </c:pt>
                <c:pt idx="461">
                  <c:v>1.1082702043574599</c:v>
                </c:pt>
                <c:pt idx="462">
                  <c:v>1.1082702043574599</c:v>
                </c:pt>
                <c:pt idx="463">
                  <c:v>1.1082702043574599</c:v>
                </c:pt>
                <c:pt idx="464">
                  <c:v>1.1082702043574599</c:v>
                </c:pt>
                <c:pt idx="465">
                  <c:v>1.1082702043574599</c:v>
                </c:pt>
                <c:pt idx="466">
                  <c:v>1.1082702043574599</c:v>
                </c:pt>
                <c:pt idx="467">
                  <c:v>1.1082702043574599</c:v>
                </c:pt>
                <c:pt idx="468">
                  <c:v>1.1082702043574599</c:v>
                </c:pt>
                <c:pt idx="469">
                  <c:v>1.1082702043574599</c:v>
                </c:pt>
                <c:pt idx="470">
                  <c:v>1.1082702043574599</c:v>
                </c:pt>
                <c:pt idx="471">
                  <c:v>1.1082702043574599</c:v>
                </c:pt>
                <c:pt idx="472">
                  <c:v>1.1082702043574599</c:v>
                </c:pt>
                <c:pt idx="473">
                  <c:v>1.1082702043574599</c:v>
                </c:pt>
                <c:pt idx="474">
                  <c:v>1.1082702043574599</c:v>
                </c:pt>
                <c:pt idx="475">
                  <c:v>1.1082702043574599</c:v>
                </c:pt>
                <c:pt idx="476">
                  <c:v>1.1082702043574599</c:v>
                </c:pt>
                <c:pt idx="477">
                  <c:v>1.1082702043574599</c:v>
                </c:pt>
                <c:pt idx="478">
                  <c:v>1.1082702043574599</c:v>
                </c:pt>
                <c:pt idx="479">
                  <c:v>1.1082702043574599</c:v>
                </c:pt>
                <c:pt idx="480">
                  <c:v>1.1082702043574599</c:v>
                </c:pt>
                <c:pt idx="481">
                  <c:v>1.1082702043574599</c:v>
                </c:pt>
                <c:pt idx="482">
                  <c:v>1.1082702043574599</c:v>
                </c:pt>
                <c:pt idx="483">
                  <c:v>1.1082702043574599</c:v>
                </c:pt>
                <c:pt idx="484">
                  <c:v>1.1082702275223699</c:v>
                </c:pt>
                <c:pt idx="485">
                  <c:v>1.1082702275223699</c:v>
                </c:pt>
                <c:pt idx="486">
                  <c:v>1.1082702275223699</c:v>
                </c:pt>
                <c:pt idx="487">
                  <c:v>1.1082702275223699</c:v>
                </c:pt>
                <c:pt idx="488">
                  <c:v>1.1082702275223699</c:v>
                </c:pt>
                <c:pt idx="489">
                  <c:v>1.1082702275223699</c:v>
                </c:pt>
                <c:pt idx="490">
                  <c:v>1.1082702275223699</c:v>
                </c:pt>
                <c:pt idx="491">
                  <c:v>1.1082701943251201</c:v>
                </c:pt>
                <c:pt idx="492">
                  <c:v>1.1082701943251201</c:v>
                </c:pt>
                <c:pt idx="493">
                  <c:v>1.1082701943251201</c:v>
                </c:pt>
                <c:pt idx="494">
                  <c:v>1.1082701943251201</c:v>
                </c:pt>
                <c:pt idx="495">
                  <c:v>1.1082701943251201</c:v>
                </c:pt>
                <c:pt idx="496">
                  <c:v>1.1082701943251201</c:v>
                </c:pt>
                <c:pt idx="497">
                  <c:v>1.1082701943251201</c:v>
                </c:pt>
                <c:pt idx="498">
                  <c:v>1.1082701943251201</c:v>
                </c:pt>
                <c:pt idx="499">
                  <c:v>1.1082701943251201</c:v>
                </c:pt>
                <c:pt idx="500">
                  <c:v>1.1082701943251201</c:v>
                </c:pt>
              </c:numCache>
            </c:numRef>
          </c:yVal>
          <c:smooth val="0"/>
          <c:extLst>
            <c:ext xmlns:c16="http://schemas.microsoft.com/office/drawing/2014/chart" uri="{C3380CC4-5D6E-409C-BE32-E72D297353CC}">
              <c16:uniqueId val="{00000004-C460-4FEE-AA85-C24FD2484056}"/>
            </c:ext>
          </c:extLst>
        </c:ser>
        <c:ser>
          <c:idx val="6"/>
          <c:order val="5"/>
          <c:tx>
            <c:strRef>
              <c:f>all_chains!$AQ$1</c:f>
              <c:strCache>
                <c:ptCount val="1"/>
                <c:pt idx="0">
                  <c:v>P.onset_age_ch4</c:v>
                </c:pt>
              </c:strCache>
            </c:strRef>
          </c:tx>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yVal>
            <c:numRef>
              <c:f>all_chains!$AQ$2:$AQ$84</c:f>
              <c:numCache>
                <c:formatCode>General</c:formatCode>
                <c:ptCount val="83"/>
                <c:pt idx="0">
                  <c:v>1.11130394863032</c:v>
                </c:pt>
                <c:pt idx="1">
                  <c:v>1.11059650181155</c:v>
                </c:pt>
                <c:pt idx="2">
                  <c:v>1.1112757241650699</c:v>
                </c:pt>
                <c:pt idx="3">
                  <c:v>1.10944207644652</c:v>
                </c:pt>
                <c:pt idx="4">
                  <c:v>1.1131594355116501</c:v>
                </c:pt>
                <c:pt idx="5">
                  <c:v>1.11124893593109</c:v>
                </c:pt>
                <c:pt idx="6">
                  <c:v>1.11393886827779</c:v>
                </c:pt>
                <c:pt idx="7">
                  <c:v>1.11418914392858</c:v>
                </c:pt>
                <c:pt idx="8">
                  <c:v>1.1117032347078</c:v>
                </c:pt>
                <c:pt idx="9">
                  <c:v>1.11089908229745</c:v>
                </c:pt>
                <c:pt idx="10">
                  <c:v>1.11125788118919</c:v>
                </c:pt>
                <c:pt idx="11">
                  <c:v>1.1124974676953401</c:v>
                </c:pt>
                <c:pt idx="12">
                  <c:v>1.1124070615397501</c:v>
                </c:pt>
                <c:pt idx="13">
                  <c:v>1.1112873474571801</c:v>
                </c:pt>
                <c:pt idx="14">
                  <c:v>1.1113411558000901</c:v>
                </c:pt>
                <c:pt idx="15">
                  <c:v>1.1130993734736401</c:v>
                </c:pt>
                <c:pt idx="16">
                  <c:v>1.11166285088884</c:v>
                </c:pt>
                <c:pt idx="17">
                  <c:v>1.11358786551114</c:v>
                </c:pt>
                <c:pt idx="18">
                  <c:v>1.11274974289858</c:v>
                </c:pt>
                <c:pt idx="19">
                  <c:v>1.11306187382472</c:v>
                </c:pt>
                <c:pt idx="20">
                  <c:v>1.1125746625148401</c:v>
                </c:pt>
                <c:pt idx="21">
                  <c:v>1.1141955984727401</c:v>
                </c:pt>
                <c:pt idx="22">
                  <c:v>1.11295243982659</c:v>
                </c:pt>
                <c:pt idx="23">
                  <c:v>1.1123698847010199</c:v>
                </c:pt>
                <c:pt idx="24">
                  <c:v>1.11233714963148</c:v>
                </c:pt>
                <c:pt idx="25">
                  <c:v>1.1131200286787</c:v>
                </c:pt>
                <c:pt idx="26">
                  <c:v>1.1154779718928201</c:v>
                </c:pt>
                <c:pt idx="27">
                  <c:v>1.1148417057237601</c:v>
                </c:pt>
                <c:pt idx="28">
                  <c:v>1.11359875197791</c:v>
                </c:pt>
                <c:pt idx="29">
                  <c:v>1.1130338325926701</c:v>
                </c:pt>
                <c:pt idx="30">
                  <c:v>1.1121709971912199</c:v>
                </c:pt>
                <c:pt idx="31">
                  <c:v>1.1131038791060801</c:v>
                </c:pt>
                <c:pt idx="32">
                  <c:v>1.1128635648497101</c:v>
                </c:pt>
                <c:pt idx="33">
                  <c:v>1.1155876678009899</c:v>
                </c:pt>
                <c:pt idx="34">
                  <c:v>1.1125142551623199</c:v>
                </c:pt>
                <c:pt idx="35">
                  <c:v>1.11310152050734</c:v>
                </c:pt>
                <c:pt idx="36">
                  <c:v>1.11271687084077</c:v>
                </c:pt>
                <c:pt idx="37">
                  <c:v>1.1132112259333899</c:v>
                </c:pt>
                <c:pt idx="38">
                  <c:v>1.1126174283479999</c:v>
                </c:pt>
                <c:pt idx="39">
                  <c:v>1.1134489401753001</c:v>
                </c:pt>
                <c:pt idx="40">
                  <c:v>1.1125646511495999</c:v>
                </c:pt>
                <c:pt idx="41">
                  <c:v>1.1133761034652001</c:v>
                </c:pt>
                <c:pt idx="42">
                  <c:v>1.11340079289726</c:v>
                </c:pt>
                <c:pt idx="43">
                  <c:v>1.1131864955543</c:v>
                </c:pt>
                <c:pt idx="44">
                  <c:v>1.11320902963706</c:v>
                </c:pt>
                <c:pt idx="45">
                  <c:v>1.11457287380782</c:v>
                </c:pt>
                <c:pt idx="46">
                  <c:v>1.1144770542254401</c:v>
                </c:pt>
                <c:pt idx="47">
                  <c:v>1.1134168958661701</c:v>
                </c:pt>
                <c:pt idx="48">
                  <c:v>1.11332479276923</c:v>
                </c:pt>
                <c:pt idx="49">
                  <c:v>1.1126092953379101</c:v>
                </c:pt>
                <c:pt idx="50">
                  <c:v>1.11329626667402</c:v>
                </c:pt>
                <c:pt idx="51">
                  <c:v>1.1136460374750501</c:v>
                </c:pt>
                <c:pt idx="52">
                  <c:v>1.11467642351937</c:v>
                </c:pt>
                <c:pt idx="53">
                  <c:v>1.11408058685149</c:v>
                </c:pt>
                <c:pt idx="54">
                  <c:v>1.1134594612895501</c:v>
                </c:pt>
                <c:pt idx="55">
                  <c:v>1.11278543705845</c:v>
                </c:pt>
                <c:pt idx="56">
                  <c:v>1.11289203789253</c:v>
                </c:pt>
                <c:pt idx="57">
                  <c:v>1.1132979385183099</c:v>
                </c:pt>
                <c:pt idx="58">
                  <c:v>1.1144710921768299</c:v>
                </c:pt>
                <c:pt idx="59">
                  <c:v>1.1150389419551401</c:v>
                </c:pt>
                <c:pt idx="60">
                  <c:v>1.1152065024247999</c:v>
                </c:pt>
                <c:pt idx="61">
                  <c:v>1.11527382154749</c:v>
                </c:pt>
                <c:pt idx="62">
                  <c:v>1.1146100659618301</c:v>
                </c:pt>
                <c:pt idx="63">
                  <c:v>1.1142749751736301</c:v>
                </c:pt>
                <c:pt idx="64">
                  <c:v>1.1138551963888399</c:v>
                </c:pt>
                <c:pt idx="65">
                  <c:v>1.1135059328607899</c:v>
                </c:pt>
                <c:pt idx="66">
                  <c:v>1.11350528061128</c:v>
                </c:pt>
                <c:pt idx="67">
                  <c:v>1.1140377017727601</c:v>
                </c:pt>
                <c:pt idx="68">
                  <c:v>1.11513724652079</c:v>
                </c:pt>
                <c:pt idx="69">
                  <c:v>1.11510477677056</c:v>
                </c:pt>
                <c:pt idx="70">
                  <c:v>1.1151995945093001</c:v>
                </c:pt>
                <c:pt idx="71">
                  <c:v>1.1150371788504501</c:v>
                </c:pt>
                <c:pt idx="72">
                  <c:v>1.11356792285324</c:v>
                </c:pt>
                <c:pt idx="73">
                  <c:v>1.11391530652672</c:v>
                </c:pt>
                <c:pt idx="74">
                  <c:v>1.1139034956952401</c:v>
                </c:pt>
                <c:pt idx="75">
                  <c:v>1.1144993818743201</c:v>
                </c:pt>
                <c:pt idx="76">
                  <c:v>1.1141158012668599</c:v>
                </c:pt>
                <c:pt idx="77">
                  <c:v>1.11367258915796</c:v>
                </c:pt>
                <c:pt idx="78">
                  <c:v>1.11380115427876</c:v>
                </c:pt>
                <c:pt idx="79">
                  <c:v>1.1140968612482001</c:v>
                </c:pt>
                <c:pt idx="80">
                  <c:v>1.11429143898586</c:v>
                </c:pt>
                <c:pt idx="81">
                  <c:v>1.1144352459500499</c:v>
                </c:pt>
                <c:pt idx="82">
                  <c:v>1.11400782320763</c:v>
                </c:pt>
              </c:numCache>
            </c:numRef>
          </c:yVal>
          <c:smooth val="0"/>
          <c:extLst>
            <c:ext xmlns:c16="http://schemas.microsoft.com/office/drawing/2014/chart" uri="{C3380CC4-5D6E-409C-BE32-E72D297353CC}">
              <c16:uniqueId val="{00000005-C460-4FEE-AA85-C24FD2484056}"/>
            </c:ext>
          </c:extLst>
        </c:ser>
        <c:ser>
          <c:idx val="7"/>
          <c:order val="6"/>
          <c:tx>
            <c:strRef>
              <c:f>all_chains!$BD$1</c:f>
              <c:strCache>
                <c:ptCount val="1"/>
                <c:pt idx="0">
                  <c:v>P.onset_age_ch5</c:v>
                </c:pt>
              </c:strCache>
            </c:strRef>
          </c:tx>
          <c:spPr>
            <a:ln w="19050" cap="rnd">
              <a:noFill/>
              <a:round/>
            </a:ln>
            <a:effectLst/>
          </c:spPr>
          <c:marker>
            <c:symbol val="circle"/>
            <c:size val="5"/>
            <c:spPr>
              <a:solidFill>
                <a:schemeClr val="accent2">
                  <a:lumMod val="60000"/>
                </a:schemeClr>
              </a:solidFill>
              <a:ln w="9525">
                <a:solidFill>
                  <a:schemeClr val="accent2">
                    <a:lumMod val="60000"/>
                  </a:schemeClr>
                </a:solidFill>
              </a:ln>
              <a:effectLst/>
            </c:spPr>
          </c:marker>
          <c:yVal>
            <c:numRef>
              <c:f>all_chains!$BD$2:$BD$502</c:f>
              <c:numCache>
                <c:formatCode>General</c:formatCode>
                <c:ptCount val="501"/>
                <c:pt idx="0">
                  <c:v>1.126565</c:v>
                </c:pt>
                <c:pt idx="1">
                  <c:v>1.126565</c:v>
                </c:pt>
                <c:pt idx="2">
                  <c:v>1.126565</c:v>
                </c:pt>
                <c:pt idx="3">
                  <c:v>1.11130394863032</c:v>
                </c:pt>
                <c:pt idx="4">
                  <c:v>1.11130394863032</c:v>
                </c:pt>
                <c:pt idx="5">
                  <c:v>1.11130394863032</c:v>
                </c:pt>
                <c:pt idx="6">
                  <c:v>1.11130394863032</c:v>
                </c:pt>
                <c:pt idx="7">
                  <c:v>1.11130394863032</c:v>
                </c:pt>
                <c:pt idx="8">
                  <c:v>1.11130394863032</c:v>
                </c:pt>
                <c:pt idx="9">
                  <c:v>1.11130394863032</c:v>
                </c:pt>
                <c:pt idx="10">
                  <c:v>1.11130394863032</c:v>
                </c:pt>
                <c:pt idx="11">
                  <c:v>1.11130394863032</c:v>
                </c:pt>
                <c:pt idx="12">
                  <c:v>1.11130394863032</c:v>
                </c:pt>
                <c:pt idx="13">
                  <c:v>1.11130394863032</c:v>
                </c:pt>
                <c:pt idx="14">
                  <c:v>1.11130394863032</c:v>
                </c:pt>
                <c:pt idx="15">
                  <c:v>1.11130394863032</c:v>
                </c:pt>
                <c:pt idx="16">
                  <c:v>1.11130394863032</c:v>
                </c:pt>
                <c:pt idx="17">
                  <c:v>1.11130394863032</c:v>
                </c:pt>
                <c:pt idx="18">
                  <c:v>1.11130394863032</c:v>
                </c:pt>
                <c:pt idx="19">
                  <c:v>1.11130394863032</c:v>
                </c:pt>
                <c:pt idx="20">
                  <c:v>1.11130394863032</c:v>
                </c:pt>
                <c:pt idx="21">
                  <c:v>1.11130394863032</c:v>
                </c:pt>
                <c:pt idx="22">
                  <c:v>1.11130394863032</c:v>
                </c:pt>
                <c:pt idx="23">
                  <c:v>1.11130394863032</c:v>
                </c:pt>
                <c:pt idx="24">
                  <c:v>1.11130394863032</c:v>
                </c:pt>
                <c:pt idx="25">
                  <c:v>1.11130394863032</c:v>
                </c:pt>
                <c:pt idx="26">
                  <c:v>1.11130394863032</c:v>
                </c:pt>
                <c:pt idx="27">
                  <c:v>1.11130394863032</c:v>
                </c:pt>
                <c:pt idx="28">
                  <c:v>1.11130394863032</c:v>
                </c:pt>
                <c:pt idx="29">
                  <c:v>1.11130394863032</c:v>
                </c:pt>
                <c:pt idx="30">
                  <c:v>1.11130394863032</c:v>
                </c:pt>
                <c:pt idx="31">
                  <c:v>1.11130394863032</c:v>
                </c:pt>
                <c:pt idx="32">
                  <c:v>1.11130394863032</c:v>
                </c:pt>
                <c:pt idx="33">
                  <c:v>1.11130394863032</c:v>
                </c:pt>
                <c:pt idx="34">
                  <c:v>1.11130394863032</c:v>
                </c:pt>
                <c:pt idx="35">
                  <c:v>1.11130394863032</c:v>
                </c:pt>
                <c:pt idx="36">
                  <c:v>1.11130394863032</c:v>
                </c:pt>
                <c:pt idx="37">
                  <c:v>1.11130394863032</c:v>
                </c:pt>
                <c:pt idx="38">
                  <c:v>1.11059650181155</c:v>
                </c:pt>
                <c:pt idx="39">
                  <c:v>1.11059650181155</c:v>
                </c:pt>
                <c:pt idx="40">
                  <c:v>1.11059650181155</c:v>
                </c:pt>
                <c:pt idx="41">
                  <c:v>1.11059650181155</c:v>
                </c:pt>
                <c:pt idx="42">
                  <c:v>1.11059650181155</c:v>
                </c:pt>
                <c:pt idx="43">
                  <c:v>1.11059650181155</c:v>
                </c:pt>
                <c:pt idx="44">
                  <c:v>1.11059650181155</c:v>
                </c:pt>
                <c:pt idx="45">
                  <c:v>1.11059650181155</c:v>
                </c:pt>
                <c:pt idx="46">
                  <c:v>1.11059650181155</c:v>
                </c:pt>
                <c:pt idx="47">
                  <c:v>1.11059650181155</c:v>
                </c:pt>
                <c:pt idx="48">
                  <c:v>1.11059650181155</c:v>
                </c:pt>
                <c:pt idx="49">
                  <c:v>1.11059650181155</c:v>
                </c:pt>
                <c:pt idx="50">
                  <c:v>1.11059650181155</c:v>
                </c:pt>
                <c:pt idx="51">
                  <c:v>1.11059650181155</c:v>
                </c:pt>
                <c:pt idx="52">
                  <c:v>1.11059650181155</c:v>
                </c:pt>
                <c:pt idx="53">
                  <c:v>1.11059650181155</c:v>
                </c:pt>
                <c:pt idx="54">
                  <c:v>1.11059650181155</c:v>
                </c:pt>
                <c:pt idx="55">
                  <c:v>1.11059650181155</c:v>
                </c:pt>
                <c:pt idx="56">
                  <c:v>1.11059650181155</c:v>
                </c:pt>
                <c:pt idx="57">
                  <c:v>1.11059650181155</c:v>
                </c:pt>
                <c:pt idx="58">
                  <c:v>1.11059650181155</c:v>
                </c:pt>
                <c:pt idx="59">
                  <c:v>1.11059650181155</c:v>
                </c:pt>
                <c:pt idx="60">
                  <c:v>1.11059650181155</c:v>
                </c:pt>
                <c:pt idx="61">
                  <c:v>1.11059650181155</c:v>
                </c:pt>
                <c:pt idx="62">
                  <c:v>1.11059650181155</c:v>
                </c:pt>
                <c:pt idx="63">
                  <c:v>1.11059650181155</c:v>
                </c:pt>
                <c:pt idx="64">
                  <c:v>1.11059650181155</c:v>
                </c:pt>
                <c:pt idx="65">
                  <c:v>1.11059650181155</c:v>
                </c:pt>
                <c:pt idx="66">
                  <c:v>1.11059650181155</c:v>
                </c:pt>
                <c:pt idx="67">
                  <c:v>1.11059650181155</c:v>
                </c:pt>
                <c:pt idx="68">
                  <c:v>1.11059650181155</c:v>
                </c:pt>
                <c:pt idx="69">
                  <c:v>1.11059650181155</c:v>
                </c:pt>
                <c:pt idx="70">
                  <c:v>1.11059650181155</c:v>
                </c:pt>
                <c:pt idx="71">
                  <c:v>1.11059650181155</c:v>
                </c:pt>
                <c:pt idx="72">
                  <c:v>1.11059650181155</c:v>
                </c:pt>
                <c:pt idx="73">
                  <c:v>1.11059650181155</c:v>
                </c:pt>
                <c:pt idx="74">
                  <c:v>1.11059650181155</c:v>
                </c:pt>
                <c:pt idx="75">
                  <c:v>1.11059650181155</c:v>
                </c:pt>
                <c:pt idx="76">
                  <c:v>1.11059650181155</c:v>
                </c:pt>
                <c:pt idx="77">
                  <c:v>1.11059650181155</c:v>
                </c:pt>
                <c:pt idx="78">
                  <c:v>1.11059650181155</c:v>
                </c:pt>
                <c:pt idx="79">
                  <c:v>1.11059650181155</c:v>
                </c:pt>
                <c:pt idx="80">
                  <c:v>1.11059650181155</c:v>
                </c:pt>
                <c:pt idx="81">
                  <c:v>1.11059650181155</c:v>
                </c:pt>
                <c:pt idx="82">
                  <c:v>1.11059650181155</c:v>
                </c:pt>
                <c:pt idx="83">
                  <c:v>1.11059650181155</c:v>
                </c:pt>
                <c:pt idx="84">
                  <c:v>1.11059650181155</c:v>
                </c:pt>
                <c:pt idx="85">
                  <c:v>1.11059650181155</c:v>
                </c:pt>
                <c:pt idx="86">
                  <c:v>1.11059650181155</c:v>
                </c:pt>
                <c:pt idx="87">
                  <c:v>1.11059650181155</c:v>
                </c:pt>
                <c:pt idx="88">
                  <c:v>1.11059650181155</c:v>
                </c:pt>
                <c:pt idx="89">
                  <c:v>1.11059650181155</c:v>
                </c:pt>
                <c:pt idx="90">
                  <c:v>1.11059650181155</c:v>
                </c:pt>
                <c:pt idx="91">
                  <c:v>1.11059650181155</c:v>
                </c:pt>
                <c:pt idx="92">
                  <c:v>1.11059650181155</c:v>
                </c:pt>
                <c:pt idx="93">
                  <c:v>1.11059650181155</c:v>
                </c:pt>
                <c:pt idx="94">
                  <c:v>1.11059650181155</c:v>
                </c:pt>
                <c:pt idx="95">
                  <c:v>1.11059650181155</c:v>
                </c:pt>
                <c:pt idx="96">
                  <c:v>1.11059650181155</c:v>
                </c:pt>
                <c:pt idx="97">
                  <c:v>1.11059650181155</c:v>
                </c:pt>
                <c:pt idx="98">
                  <c:v>1.11059650181155</c:v>
                </c:pt>
                <c:pt idx="99">
                  <c:v>1.11059650181155</c:v>
                </c:pt>
                <c:pt idx="100">
                  <c:v>1.11059650181155</c:v>
                </c:pt>
                <c:pt idx="101">
                  <c:v>1.11059650181155</c:v>
                </c:pt>
                <c:pt idx="102">
                  <c:v>1.11059650181155</c:v>
                </c:pt>
                <c:pt idx="103">
                  <c:v>1.1112757241650699</c:v>
                </c:pt>
                <c:pt idx="104">
                  <c:v>1.1112757241650699</c:v>
                </c:pt>
                <c:pt idx="105">
                  <c:v>1.1112757241650699</c:v>
                </c:pt>
                <c:pt idx="106">
                  <c:v>1.1112757241650699</c:v>
                </c:pt>
                <c:pt idx="107">
                  <c:v>1.1112757241650699</c:v>
                </c:pt>
                <c:pt idx="108">
                  <c:v>1.1112757241650699</c:v>
                </c:pt>
                <c:pt idx="109">
                  <c:v>1.1112757241650699</c:v>
                </c:pt>
                <c:pt idx="110">
                  <c:v>1.1112757241650699</c:v>
                </c:pt>
                <c:pt idx="111">
                  <c:v>1.1112757241650699</c:v>
                </c:pt>
                <c:pt idx="112">
                  <c:v>1.1112757241650699</c:v>
                </c:pt>
                <c:pt idx="113">
                  <c:v>1.1112757241650699</c:v>
                </c:pt>
                <c:pt idx="114">
                  <c:v>1.1112757241650699</c:v>
                </c:pt>
                <c:pt idx="115">
                  <c:v>1.1112757241650699</c:v>
                </c:pt>
                <c:pt idx="116">
                  <c:v>1.1112757241650699</c:v>
                </c:pt>
                <c:pt idx="117">
                  <c:v>1.1112757241650699</c:v>
                </c:pt>
                <c:pt idx="118">
                  <c:v>1.10944207644652</c:v>
                </c:pt>
                <c:pt idx="119">
                  <c:v>1.1131594355116501</c:v>
                </c:pt>
                <c:pt idx="120">
                  <c:v>1.1131594355116501</c:v>
                </c:pt>
                <c:pt idx="121">
                  <c:v>1.1131594355116501</c:v>
                </c:pt>
                <c:pt idx="122">
                  <c:v>1.1131594355116501</c:v>
                </c:pt>
                <c:pt idx="123">
                  <c:v>1.1131594355116501</c:v>
                </c:pt>
                <c:pt idx="124">
                  <c:v>1.1131594355116501</c:v>
                </c:pt>
                <c:pt idx="125">
                  <c:v>1.1131594355116501</c:v>
                </c:pt>
                <c:pt idx="126">
                  <c:v>1.1131594355116501</c:v>
                </c:pt>
                <c:pt idx="127">
                  <c:v>1.1131594355116501</c:v>
                </c:pt>
                <c:pt idx="128">
                  <c:v>1.1131594355116501</c:v>
                </c:pt>
                <c:pt idx="129">
                  <c:v>1.1131594355116501</c:v>
                </c:pt>
                <c:pt idx="130">
                  <c:v>1.1131594355116501</c:v>
                </c:pt>
                <c:pt idx="131">
                  <c:v>1.1131594355116501</c:v>
                </c:pt>
                <c:pt idx="132">
                  <c:v>1.1131594355116501</c:v>
                </c:pt>
                <c:pt idx="133">
                  <c:v>1.1131594355116501</c:v>
                </c:pt>
                <c:pt idx="134">
                  <c:v>1.1131594355116501</c:v>
                </c:pt>
                <c:pt idx="135">
                  <c:v>1.1131594355116501</c:v>
                </c:pt>
                <c:pt idx="136">
                  <c:v>1.1131594355116501</c:v>
                </c:pt>
                <c:pt idx="137">
                  <c:v>1.1131594355116501</c:v>
                </c:pt>
                <c:pt idx="138">
                  <c:v>1.1131594355116501</c:v>
                </c:pt>
                <c:pt idx="139">
                  <c:v>1.1131594355116501</c:v>
                </c:pt>
                <c:pt idx="140">
                  <c:v>1.11124893593109</c:v>
                </c:pt>
                <c:pt idx="141">
                  <c:v>1.11124893593109</c:v>
                </c:pt>
                <c:pt idx="142">
                  <c:v>1.11124893593109</c:v>
                </c:pt>
                <c:pt idx="143">
                  <c:v>1.11124893593109</c:v>
                </c:pt>
                <c:pt idx="144">
                  <c:v>1.11124893593109</c:v>
                </c:pt>
                <c:pt idx="145">
                  <c:v>1.11393886827779</c:v>
                </c:pt>
                <c:pt idx="146">
                  <c:v>1.11393886827779</c:v>
                </c:pt>
                <c:pt idx="147">
                  <c:v>1.11418914392858</c:v>
                </c:pt>
                <c:pt idx="148">
                  <c:v>1.1117032347078</c:v>
                </c:pt>
                <c:pt idx="149">
                  <c:v>1.1117032347078</c:v>
                </c:pt>
                <c:pt idx="150">
                  <c:v>1.1117032347078</c:v>
                </c:pt>
                <c:pt idx="151">
                  <c:v>1.1117032347078</c:v>
                </c:pt>
                <c:pt idx="152">
                  <c:v>1.1117032347078</c:v>
                </c:pt>
                <c:pt idx="153">
                  <c:v>1.1117032347078</c:v>
                </c:pt>
                <c:pt idx="154">
                  <c:v>1.11089908229745</c:v>
                </c:pt>
                <c:pt idx="155">
                  <c:v>1.11125788118919</c:v>
                </c:pt>
                <c:pt idx="156">
                  <c:v>1.1124974676953401</c:v>
                </c:pt>
                <c:pt idx="157">
                  <c:v>1.1124974676953401</c:v>
                </c:pt>
                <c:pt idx="158">
                  <c:v>1.1124974676953401</c:v>
                </c:pt>
                <c:pt idx="159">
                  <c:v>1.1124974676953401</c:v>
                </c:pt>
                <c:pt idx="160">
                  <c:v>1.1124974676953401</c:v>
                </c:pt>
                <c:pt idx="161">
                  <c:v>1.1124974676953401</c:v>
                </c:pt>
                <c:pt idx="162">
                  <c:v>1.1124974676953401</c:v>
                </c:pt>
                <c:pt idx="163">
                  <c:v>1.1124974676953401</c:v>
                </c:pt>
                <c:pt idx="164">
                  <c:v>1.1124070615397501</c:v>
                </c:pt>
                <c:pt idx="165">
                  <c:v>1.1124070615397501</c:v>
                </c:pt>
                <c:pt idx="166">
                  <c:v>1.1124070615397501</c:v>
                </c:pt>
                <c:pt idx="167">
                  <c:v>1.1112873474571801</c:v>
                </c:pt>
                <c:pt idx="168">
                  <c:v>1.1112873474571801</c:v>
                </c:pt>
                <c:pt idx="169">
                  <c:v>1.1112873474571801</c:v>
                </c:pt>
                <c:pt idx="170">
                  <c:v>1.1112873474571801</c:v>
                </c:pt>
                <c:pt idx="171">
                  <c:v>1.1112873474571801</c:v>
                </c:pt>
                <c:pt idx="172">
                  <c:v>1.1112873474571801</c:v>
                </c:pt>
                <c:pt idx="173">
                  <c:v>1.1112873474571801</c:v>
                </c:pt>
                <c:pt idx="174">
                  <c:v>1.1113411558000901</c:v>
                </c:pt>
                <c:pt idx="175">
                  <c:v>1.1130993734736401</c:v>
                </c:pt>
                <c:pt idx="176">
                  <c:v>1.1130993734736401</c:v>
                </c:pt>
                <c:pt idx="177">
                  <c:v>1.11166285088884</c:v>
                </c:pt>
                <c:pt idx="178">
                  <c:v>1.11166285088884</c:v>
                </c:pt>
                <c:pt idx="179">
                  <c:v>1.11166285088884</c:v>
                </c:pt>
                <c:pt idx="180">
                  <c:v>1.11166285088884</c:v>
                </c:pt>
                <c:pt idx="181">
                  <c:v>1.11166285088884</c:v>
                </c:pt>
                <c:pt idx="182">
                  <c:v>1.11166285088884</c:v>
                </c:pt>
                <c:pt idx="183">
                  <c:v>1.11166285088884</c:v>
                </c:pt>
                <c:pt idx="184">
                  <c:v>1.11166285088884</c:v>
                </c:pt>
                <c:pt idx="185">
                  <c:v>1.11166285088884</c:v>
                </c:pt>
                <c:pt idx="186">
                  <c:v>1.11358786551114</c:v>
                </c:pt>
                <c:pt idx="187">
                  <c:v>1.11358786551114</c:v>
                </c:pt>
                <c:pt idx="188">
                  <c:v>1.11358786551114</c:v>
                </c:pt>
                <c:pt idx="189">
                  <c:v>1.11358786551114</c:v>
                </c:pt>
                <c:pt idx="190">
                  <c:v>1.11358786551114</c:v>
                </c:pt>
                <c:pt idx="191">
                  <c:v>1.11358786551114</c:v>
                </c:pt>
                <c:pt idx="192">
                  <c:v>1.11358786551114</c:v>
                </c:pt>
                <c:pt idx="193">
                  <c:v>1.11274974289858</c:v>
                </c:pt>
                <c:pt idx="194">
                  <c:v>1.11274974289858</c:v>
                </c:pt>
                <c:pt idx="195">
                  <c:v>1.11274974289858</c:v>
                </c:pt>
                <c:pt idx="196">
                  <c:v>1.11274974289858</c:v>
                </c:pt>
                <c:pt idx="197">
                  <c:v>1.11274974289858</c:v>
                </c:pt>
                <c:pt idx="198">
                  <c:v>1.11274974289858</c:v>
                </c:pt>
                <c:pt idx="199">
                  <c:v>1.11274974289858</c:v>
                </c:pt>
                <c:pt idx="200">
                  <c:v>1.11274974289858</c:v>
                </c:pt>
                <c:pt idx="201">
                  <c:v>1.11274974289858</c:v>
                </c:pt>
                <c:pt idx="202">
                  <c:v>1.11274974289858</c:v>
                </c:pt>
                <c:pt idx="203">
                  <c:v>1.11274974289858</c:v>
                </c:pt>
                <c:pt idx="204">
                  <c:v>1.11274974289858</c:v>
                </c:pt>
                <c:pt idx="205">
                  <c:v>1.11274974289858</c:v>
                </c:pt>
                <c:pt idx="206">
                  <c:v>1.11274974289858</c:v>
                </c:pt>
                <c:pt idx="207">
                  <c:v>1.11274974289858</c:v>
                </c:pt>
                <c:pt idx="208">
                  <c:v>1.11274974289858</c:v>
                </c:pt>
                <c:pt idx="209">
                  <c:v>1.11274974289858</c:v>
                </c:pt>
                <c:pt idx="210">
                  <c:v>1.11274974289858</c:v>
                </c:pt>
                <c:pt idx="211">
                  <c:v>1.11274974289858</c:v>
                </c:pt>
                <c:pt idx="212">
                  <c:v>1.11306187382472</c:v>
                </c:pt>
                <c:pt idx="213">
                  <c:v>1.1125746625148401</c:v>
                </c:pt>
                <c:pt idx="214">
                  <c:v>1.1125746625148401</c:v>
                </c:pt>
                <c:pt idx="215">
                  <c:v>1.1125746625148401</c:v>
                </c:pt>
                <c:pt idx="216">
                  <c:v>1.1125746625148401</c:v>
                </c:pt>
                <c:pt idx="217">
                  <c:v>1.1125746625148401</c:v>
                </c:pt>
                <c:pt idx="218">
                  <c:v>1.1125746625148401</c:v>
                </c:pt>
                <c:pt idx="219">
                  <c:v>1.1125746625148401</c:v>
                </c:pt>
                <c:pt idx="220">
                  <c:v>1.1125746625148401</c:v>
                </c:pt>
                <c:pt idx="221">
                  <c:v>1.1125746625148401</c:v>
                </c:pt>
                <c:pt idx="222">
                  <c:v>1.1125746625148401</c:v>
                </c:pt>
                <c:pt idx="223">
                  <c:v>1.1125746625148401</c:v>
                </c:pt>
                <c:pt idx="224">
                  <c:v>1.1125746625148401</c:v>
                </c:pt>
                <c:pt idx="225">
                  <c:v>1.1125746625148401</c:v>
                </c:pt>
                <c:pt idx="226">
                  <c:v>1.1125746625148401</c:v>
                </c:pt>
                <c:pt idx="227">
                  <c:v>1.1125746625148401</c:v>
                </c:pt>
                <c:pt idx="228">
                  <c:v>1.1125746625148401</c:v>
                </c:pt>
                <c:pt idx="229">
                  <c:v>1.1125746625148401</c:v>
                </c:pt>
                <c:pt idx="230">
                  <c:v>1.1141955984727401</c:v>
                </c:pt>
                <c:pt idx="231">
                  <c:v>1.11295243982659</c:v>
                </c:pt>
                <c:pt idx="232">
                  <c:v>1.11295243982659</c:v>
                </c:pt>
                <c:pt idx="233">
                  <c:v>1.1123698847010199</c:v>
                </c:pt>
                <c:pt idx="234">
                  <c:v>1.1123698847010199</c:v>
                </c:pt>
                <c:pt idx="235">
                  <c:v>1.1123698847010199</c:v>
                </c:pt>
                <c:pt idx="236">
                  <c:v>1.1123698847010199</c:v>
                </c:pt>
                <c:pt idx="237">
                  <c:v>1.11233714963148</c:v>
                </c:pt>
                <c:pt idx="238">
                  <c:v>1.11233714963148</c:v>
                </c:pt>
                <c:pt idx="239">
                  <c:v>1.1131200286787</c:v>
                </c:pt>
                <c:pt idx="240">
                  <c:v>1.1154779718928201</c:v>
                </c:pt>
                <c:pt idx="241">
                  <c:v>1.1154779718928201</c:v>
                </c:pt>
                <c:pt idx="242">
                  <c:v>1.1154779718928201</c:v>
                </c:pt>
                <c:pt idx="243">
                  <c:v>1.1148417057237601</c:v>
                </c:pt>
                <c:pt idx="244">
                  <c:v>1.1148417057237601</c:v>
                </c:pt>
                <c:pt idx="245">
                  <c:v>1.1148417057237601</c:v>
                </c:pt>
                <c:pt idx="246">
                  <c:v>1.1148417057237601</c:v>
                </c:pt>
                <c:pt idx="247">
                  <c:v>1.1148417057237601</c:v>
                </c:pt>
                <c:pt idx="248">
                  <c:v>1.1148417057237601</c:v>
                </c:pt>
                <c:pt idx="249">
                  <c:v>1.1148417057237601</c:v>
                </c:pt>
                <c:pt idx="250">
                  <c:v>1.1148417057237601</c:v>
                </c:pt>
                <c:pt idx="251">
                  <c:v>1.1148417057237601</c:v>
                </c:pt>
                <c:pt idx="252">
                  <c:v>1.1148417057237601</c:v>
                </c:pt>
                <c:pt idx="253">
                  <c:v>1.1148417057237601</c:v>
                </c:pt>
                <c:pt idx="254">
                  <c:v>1.1148417057237601</c:v>
                </c:pt>
                <c:pt idx="255">
                  <c:v>1.1148417057237601</c:v>
                </c:pt>
                <c:pt idx="256">
                  <c:v>1.1148417057237601</c:v>
                </c:pt>
                <c:pt idx="257">
                  <c:v>1.1148417057237601</c:v>
                </c:pt>
                <c:pt idx="258">
                  <c:v>1.11359875197791</c:v>
                </c:pt>
                <c:pt idx="259">
                  <c:v>1.11359875197791</c:v>
                </c:pt>
                <c:pt idx="260">
                  <c:v>1.11359875197791</c:v>
                </c:pt>
                <c:pt idx="261">
                  <c:v>1.11359875197791</c:v>
                </c:pt>
                <c:pt idx="262">
                  <c:v>1.11359875197791</c:v>
                </c:pt>
                <c:pt idx="263">
                  <c:v>1.11359875197791</c:v>
                </c:pt>
                <c:pt idx="264">
                  <c:v>1.11359875197791</c:v>
                </c:pt>
                <c:pt idx="265">
                  <c:v>1.11359875197791</c:v>
                </c:pt>
                <c:pt idx="266">
                  <c:v>1.1130338325926701</c:v>
                </c:pt>
                <c:pt idx="267">
                  <c:v>1.1130338325926701</c:v>
                </c:pt>
                <c:pt idx="268">
                  <c:v>1.1130338325926701</c:v>
                </c:pt>
                <c:pt idx="269">
                  <c:v>1.1130338325926701</c:v>
                </c:pt>
                <c:pt idx="270">
                  <c:v>1.1130338325926701</c:v>
                </c:pt>
                <c:pt idx="271">
                  <c:v>1.1130338325926701</c:v>
                </c:pt>
                <c:pt idx="272">
                  <c:v>1.1130338325926701</c:v>
                </c:pt>
                <c:pt idx="273">
                  <c:v>1.1130338325926701</c:v>
                </c:pt>
                <c:pt idx="274">
                  <c:v>1.1121709971912199</c:v>
                </c:pt>
                <c:pt idx="275">
                  <c:v>1.1121709971912199</c:v>
                </c:pt>
                <c:pt idx="276">
                  <c:v>1.1121709971912199</c:v>
                </c:pt>
                <c:pt idx="277">
                  <c:v>1.1121709971912199</c:v>
                </c:pt>
                <c:pt idx="278">
                  <c:v>1.1121709971912199</c:v>
                </c:pt>
                <c:pt idx="279">
                  <c:v>1.1121709971912199</c:v>
                </c:pt>
                <c:pt idx="280">
                  <c:v>1.1121709971912199</c:v>
                </c:pt>
                <c:pt idx="281">
                  <c:v>1.1131038791060801</c:v>
                </c:pt>
                <c:pt idx="282">
                  <c:v>1.1131038791060801</c:v>
                </c:pt>
                <c:pt idx="283">
                  <c:v>1.1131038791060801</c:v>
                </c:pt>
                <c:pt idx="284">
                  <c:v>1.1131038791060801</c:v>
                </c:pt>
                <c:pt idx="285">
                  <c:v>1.1131038791060801</c:v>
                </c:pt>
                <c:pt idx="286">
                  <c:v>1.1131038791060801</c:v>
                </c:pt>
                <c:pt idx="287">
                  <c:v>1.1131038791060801</c:v>
                </c:pt>
                <c:pt idx="288">
                  <c:v>1.1131038791060801</c:v>
                </c:pt>
                <c:pt idx="289">
                  <c:v>1.1131038791060801</c:v>
                </c:pt>
                <c:pt idx="290">
                  <c:v>1.1128635648497101</c:v>
                </c:pt>
                <c:pt idx="291">
                  <c:v>1.1155876678009899</c:v>
                </c:pt>
                <c:pt idx="292">
                  <c:v>1.1155876678009899</c:v>
                </c:pt>
                <c:pt idx="293">
                  <c:v>1.1155876678009899</c:v>
                </c:pt>
                <c:pt idx="294">
                  <c:v>1.1155876678009899</c:v>
                </c:pt>
                <c:pt idx="295">
                  <c:v>1.1155876678009899</c:v>
                </c:pt>
                <c:pt idx="296">
                  <c:v>1.1155876678009899</c:v>
                </c:pt>
                <c:pt idx="297">
                  <c:v>1.1155876678009899</c:v>
                </c:pt>
                <c:pt idx="298">
                  <c:v>1.1155876678009899</c:v>
                </c:pt>
                <c:pt idx="299">
                  <c:v>1.1155876678009899</c:v>
                </c:pt>
                <c:pt idx="300">
                  <c:v>1.1155876678009899</c:v>
                </c:pt>
                <c:pt idx="301">
                  <c:v>1.1155876678009899</c:v>
                </c:pt>
                <c:pt idx="302">
                  <c:v>1.1125142551623199</c:v>
                </c:pt>
                <c:pt idx="303">
                  <c:v>1.1125142551623199</c:v>
                </c:pt>
                <c:pt idx="304">
                  <c:v>1.1125142551623199</c:v>
                </c:pt>
                <c:pt idx="305">
                  <c:v>1.1125142551623199</c:v>
                </c:pt>
                <c:pt idx="306">
                  <c:v>1.1125142551623199</c:v>
                </c:pt>
                <c:pt idx="307">
                  <c:v>1.1125142551623199</c:v>
                </c:pt>
                <c:pt idx="308">
                  <c:v>1.1125142551623199</c:v>
                </c:pt>
                <c:pt idx="309">
                  <c:v>1.1125142551623199</c:v>
                </c:pt>
                <c:pt idx="310">
                  <c:v>1.1125142551623199</c:v>
                </c:pt>
                <c:pt idx="311">
                  <c:v>1.1125142551623199</c:v>
                </c:pt>
                <c:pt idx="312">
                  <c:v>1.1125142551623199</c:v>
                </c:pt>
                <c:pt idx="313">
                  <c:v>1.1125142551623199</c:v>
                </c:pt>
                <c:pt idx="314">
                  <c:v>1.1125142551623199</c:v>
                </c:pt>
                <c:pt idx="315">
                  <c:v>1.1125142551623199</c:v>
                </c:pt>
                <c:pt idx="316">
                  <c:v>1.1125142551623199</c:v>
                </c:pt>
                <c:pt idx="317">
                  <c:v>1.1125142551623199</c:v>
                </c:pt>
                <c:pt idx="318">
                  <c:v>1.1125142551623199</c:v>
                </c:pt>
                <c:pt idx="319">
                  <c:v>1.1125142551623199</c:v>
                </c:pt>
                <c:pt idx="320">
                  <c:v>1.1125142551623199</c:v>
                </c:pt>
                <c:pt idx="321">
                  <c:v>1.1125142551623199</c:v>
                </c:pt>
                <c:pt idx="322">
                  <c:v>1.1125142551623199</c:v>
                </c:pt>
                <c:pt idx="323">
                  <c:v>1.1125142551623199</c:v>
                </c:pt>
                <c:pt idx="324">
                  <c:v>1.1125142551623199</c:v>
                </c:pt>
                <c:pt idx="325">
                  <c:v>1.1125142551623199</c:v>
                </c:pt>
                <c:pt idx="326">
                  <c:v>1.1125142551623199</c:v>
                </c:pt>
                <c:pt idx="327">
                  <c:v>1.1125142551623199</c:v>
                </c:pt>
                <c:pt idx="328">
                  <c:v>1.1125142551623199</c:v>
                </c:pt>
                <c:pt idx="329">
                  <c:v>1.1125142551623199</c:v>
                </c:pt>
                <c:pt idx="330">
                  <c:v>1.1125142551623199</c:v>
                </c:pt>
                <c:pt idx="331">
                  <c:v>1.1125142551623199</c:v>
                </c:pt>
                <c:pt idx="332">
                  <c:v>1.1125142551623199</c:v>
                </c:pt>
                <c:pt idx="333">
                  <c:v>1.1125142551623199</c:v>
                </c:pt>
                <c:pt idx="334">
                  <c:v>1.11310152050734</c:v>
                </c:pt>
                <c:pt idx="335">
                  <c:v>1.11310152050734</c:v>
                </c:pt>
                <c:pt idx="336">
                  <c:v>1.11310152050734</c:v>
                </c:pt>
                <c:pt idx="337">
                  <c:v>1.11310152050734</c:v>
                </c:pt>
                <c:pt idx="338">
                  <c:v>1.11310152050734</c:v>
                </c:pt>
                <c:pt idx="339">
                  <c:v>1.11310152050734</c:v>
                </c:pt>
                <c:pt idx="340">
                  <c:v>1.11310152050734</c:v>
                </c:pt>
                <c:pt idx="341">
                  <c:v>1.11310152050734</c:v>
                </c:pt>
                <c:pt idx="342">
                  <c:v>1.11310152050734</c:v>
                </c:pt>
                <c:pt idx="343">
                  <c:v>1.11310152050734</c:v>
                </c:pt>
                <c:pt idx="344">
                  <c:v>1.11271687084077</c:v>
                </c:pt>
                <c:pt idx="345">
                  <c:v>1.11271687084077</c:v>
                </c:pt>
                <c:pt idx="346">
                  <c:v>1.11271687084077</c:v>
                </c:pt>
                <c:pt idx="347">
                  <c:v>1.1132112259333899</c:v>
                </c:pt>
                <c:pt idx="348">
                  <c:v>1.1132112259333899</c:v>
                </c:pt>
                <c:pt idx="349">
                  <c:v>1.1126174283479999</c:v>
                </c:pt>
                <c:pt idx="350">
                  <c:v>1.1126174283479999</c:v>
                </c:pt>
                <c:pt idx="351">
                  <c:v>1.1134489401753001</c:v>
                </c:pt>
                <c:pt idx="352">
                  <c:v>1.1125646511495999</c:v>
                </c:pt>
                <c:pt idx="353">
                  <c:v>1.1125646511495999</c:v>
                </c:pt>
                <c:pt idx="354">
                  <c:v>1.1133761034652001</c:v>
                </c:pt>
                <c:pt idx="355">
                  <c:v>1.1133761034652001</c:v>
                </c:pt>
                <c:pt idx="356">
                  <c:v>1.11340079289726</c:v>
                </c:pt>
                <c:pt idx="357">
                  <c:v>1.1131864955543</c:v>
                </c:pt>
                <c:pt idx="358">
                  <c:v>1.1131864955543</c:v>
                </c:pt>
                <c:pt idx="359">
                  <c:v>1.1131864955543</c:v>
                </c:pt>
                <c:pt idx="360">
                  <c:v>1.1131864955543</c:v>
                </c:pt>
                <c:pt idx="361">
                  <c:v>1.11320902963706</c:v>
                </c:pt>
                <c:pt idx="362">
                  <c:v>1.11320902963706</c:v>
                </c:pt>
                <c:pt idx="363">
                  <c:v>1.11320902963706</c:v>
                </c:pt>
                <c:pt idx="364">
                  <c:v>1.11320902963706</c:v>
                </c:pt>
                <c:pt idx="365">
                  <c:v>1.11320902963706</c:v>
                </c:pt>
                <c:pt idx="366">
                  <c:v>1.11320902963706</c:v>
                </c:pt>
                <c:pt idx="367">
                  <c:v>1.11320902963706</c:v>
                </c:pt>
                <c:pt idx="368">
                  <c:v>1.11320902963706</c:v>
                </c:pt>
                <c:pt idx="369">
                  <c:v>1.11320902963706</c:v>
                </c:pt>
                <c:pt idx="370">
                  <c:v>1.11320902963706</c:v>
                </c:pt>
                <c:pt idx="371">
                  <c:v>1.11320902963706</c:v>
                </c:pt>
                <c:pt idx="372">
                  <c:v>1.11320902963706</c:v>
                </c:pt>
                <c:pt idx="373">
                  <c:v>1.11320902963706</c:v>
                </c:pt>
                <c:pt idx="374">
                  <c:v>1.11457287380782</c:v>
                </c:pt>
                <c:pt idx="375">
                  <c:v>1.11457287380782</c:v>
                </c:pt>
                <c:pt idx="376">
                  <c:v>1.1144770542254401</c:v>
                </c:pt>
                <c:pt idx="377">
                  <c:v>1.1134168958661701</c:v>
                </c:pt>
                <c:pt idx="378">
                  <c:v>1.1134168958661701</c:v>
                </c:pt>
                <c:pt idx="379">
                  <c:v>1.1134168958661701</c:v>
                </c:pt>
                <c:pt idx="380">
                  <c:v>1.11332479276923</c:v>
                </c:pt>
                <c:pt idx="381">
                  <c:v>1.11332479276923</c:v>
                </c:pt>
                <c:pt idx="382">
                  <c:v>1.11332479276923</c:v>
                </c:pt>
                <c:pt idx="383">
                  <c:v>1.11332479276923</c:v>
                </c:pt>
                <c:pt idx="384">
                  <c:v>1.11332479276923</c:v>
                </c:pt>
                <c:pt idx="385">
                  <c:v>1.11332479276923</c:v>
                </c:pt>
                <c:pt idx="386">
                  <c:v>1.11332479276923</c:v>
                </c:pt>
                <c:pt idx="387">
                  <c:v>1.11332479276923</c:v>
                </c:pt>
                <c:pt idx="388">
                  <c:v>1.11332479276923</c:v>
                </c:pt>
                <c:pt idx="389">
                  <c:v>1.1126092953379101</c:v>
                </c:pt>
                <c:pt idx="390">
                  <c:v>1.1126092953379101</c:v>
                </c:pt>
                <c:pt idx="391">
                  <c:v>1.11329626667402</c:v>
                </c:pt>
                <c:pt idx="392">
                  <c:v>1.11329626667402</c:v>
                </c:pt>
                <c:pt idx="393">
                  <c:v>1.11329626667402</c:v>
                </c:pt>
                <c:pt idx="394">
                  <c:v>1.11329626667402</c:v>
                </c:pt>
                <c:pt idx="395">
                  <c:v>1.1136460374750501</c:v>
                </c:pt>
                <c:pt idx="396">
                  <c:v>1.1136460374750501</c:v>
                </c:pt>
                <c:pt idx="397">
                  <c:v>1.1136460374750501</c:v>
                </c:pt>
                <c:pt idx="398">
                  <c:v>1.1136460374750501</c:v>
                </c:pt>
                <c:pt idx="399">
                  <c:v>1.1136460374750501</c:v>
                </c:pt>
                <c:pt idx="400">
                  <c:v>1.1136460374750501</c:v>
                </c:pt>
                <c:pt idx="401">
                  <c:v>1.1136460374750501</c:v>
                </c:pt>
                <c:pt idx="402">
                  <c:v>1.11467642351937</c:v>
                </c:pt>
                <c:pt idx="403">
                  <c:v>1.11408058685149</c:v>
                </c:pt>
                <c:pt idx="404">
                  <c:v>1.11408058685149</c:v>
                </c:pt>
                <c:pt idx="405">
                  <c:v>1.1134594612895501</c:v>
                </c:pt>
                <c:pt idx="406">
                  <c:v>1.1134594612895501</c:v>
                </c:pt>
                <c:pt idx="407">
                  <c:v>1.11278543705845</c:v>
                </c:pt>
                <c:pt idx="408">
                  <c:v>1.11278543705845</c:v>
                </c:pt>
                <c:pt idx="409">
                  <c:v>1.11278543705845</c:v>
                </c:pt>
                <c:pt idx="410">
                  <c:v>1.11289203789253</c:v>
                </c:pt>
                <c:pt idx="411">
                  <c:v>1.11289203789253</c:v>
                </c:pt>
                <c:pt idx="412">
                  <c:v>1.11289203789253</c:v>
                </c:pt>
                <c:pt idx="413">
                  <c:v>1.1132979385183099</c:v>
                </c:pt>
                <c:pt idx="414">
                  <c:v>1.1132979385183099</c:v>
                </c:pt>
                <c:pt idx="415">
                  <c:v>1.1132979385183099</c:v>
                </c:pt>
                <c:pt idx="416">
                  <c:v>1.1132979385183099</c:v>
                </c:pt>
                <c:pt idx="417">
                  <c:v>1.1132979385183099</c:v>
                </c:pt>
                <c:pt idx="418">
                  <c:v>1.1132979385183099</c:v>
                </c:pt>
                <c:pt idx="419">
                  <c:v>1.1132979385183099</c:v>
                </c:pt>
                <c:pt idx="420">
                  <c:v>1.1144710921768299</c:v>
                </c:pt>
                <c:pt idx="421">
                  <c:v>1.1144710921768299</c:v>
                </c:pt>
                <c:pt idx="422">
                  <c:v>1.1150389419551401</c:v>
                </c:pt>
                <c:pt idx="423">
                  <c:v>1.1152065024247999</c:v>
                </c:pt>
                <c:pt idx="424">
                  <c:v>1.11527382154749</c:v>
                </c:pt>
                <c:pt idx="425">
                  <c:v>1.11527382154749</c:v>
                </c:pt>
                <c:pt idx="426">
                  <c:v>1.1146100659618301</c:v>
                </c:pt>
                <c:pt idx="427">
                  <c:v>1.1142749751736301</c:v>
                </c:pt>
                <c:pt idx="428">
                  <c:v>1.1142749751736301</c:v>
                </c:pt>
                <c:pt idx="429">
                  <c:v>1.1142749751736301</c:v>
                </c:pt>
                <c:pt idx="430">
                  <c:v>1.1138551963888399</c:v>
                </c:pt>
                <c:pt idx="431">
                  <c:v>1.1135059328607899</c:v>
                </c:pt>
                <c:pt idx="432">
                  <c:v>1.11350528061128</c:v>
                </c:pt>
                <c:pt idx="433">
                  <c:v>1.11350528061128</c:v>
                </c:pt>
                <c:pt idx="434">
                  <c:v>1.11350528061128</c:v>
                </c:pt>
                <c:pt idx="435">
                  <c:v>1.11350528061128</c:v>
                </c:pt>
                <c:pt idx="436">
                  <c:v>1.11350528061128</c:v>
                </c:pt>
                <c:pt idx="437">
                  <c:v>1.1140377017727601</c:v>
                </c:pt>
                <c:pt idx="438">
                  <c:v>1.1140377017727601</c:v>
                </c:pt>
                <c:pt idx="439">
                  <c:v>1.1140377017727601</c:v>
                </c:pt>
                <c:pt idx="440">
                  <c:v>1.1140377017727601</c:v>
                </c:pt>
                <c:pt idx="441">
                  <c:v>1.1140377017727601</c:v>
                </c:pt>
                <c:pt idx="442">
                  <c:v>1.1140377017727601</c:v>
                </c:pt>
                <c:pt idx="443">
                  <c:v>1.1140377017727601</c:v>
                </c:pt>
                <c:pt idx="444">
                  <c:v>1.1140377017727601</c:v>
                </c:pt>
                <c:pt idx="445">
                  <c:v>1.1140377017727601</c:v>
                </c:pt>
                <c:pt idx="446">
                  <c:v>1.11513724652079</c:v>
                </c:pt>
                <c:pt idx="447">
                  <c:v>1.11513724652079</c:v>
                </c:pt>
                <c:pt idx="448">
                  <c:v>1.11513724652079</c:v>
                </c:pt>
                <c:pt idx="449">
                  <c:v>1.11510477677056</c:v>
                </c:pt>
                <c:pt idx="450">
                  <c:v>1.11510477677056</c:v>
                </c:pt>
                <c:pt idx="451">
                  <c:v>1.11510477677056</c:v>
                </c:pt>
                <c:pt idx="452">
                  <c:v>1.11510477677056</c:v>
                </c:pt>
                <c:pt idx="453">
                  <c:v>1.1151995945093001</c:v>
                </c:pt>
                <c:pt idx="454">
                  <c:v>1.1151995945093001</c:v>
                </c:pt>
                <c:pt idx="455">
                  <c:v>1.1151995945093001</c:v>
                </c:pt>
                <c:pt idx="456">
                  <c:v>1.1151995945093001</c:v>
                </c:pt>
                <c:pt idx="457">
                  <c:v>1.1151995945093001</c:v>
                </c:pt>
                <c:pt idx="458">
                  <c:v>1.1151995945093001</c:v>
                </c:pt>
                <c:pt idx="459">
                  <c:v>1.1151995945093001</c:v>
                </c:pt>
                <c:pt idx="460">
                  <c:v>1.1151995945093001</c:v>
                </c:pt>
                <c:pt idx="461">
                  <c:v>1.1150371788504501</c:v>
                </c:pt>
                <c:pt idx="462">
                  <c:v>1.11356792285324</c:v>
                </c:pt>
                <c:pt idx="463">
                  <c:v>1.11356792285324</c:v>
                </c:pt>
                <c:pt idx="464">
                  <c:v>1.11356792285324</c:v>
                </c:pt>
                <c:pt idx="465">
                  <c:v>1.11356792285324</c:v>
                </c:pt>
                <c:pt idx="466">
                  <c:v>1.11356792285324</c:v>
                </c:pt>
                <c:pt idx="467">
                  <c:v>1.11391530652672</c:v>
                </c:pt>
                <c:pt idx="468">
                  <c:v>1.11391530652672</c:v>
                </c:pt>
                <c:pt idx="469">
                  <c:v>1.1139034956952401</c:v>
                </c:pt>
                <c:pt idx="470">
                  <c:v>1.1139034956952401</c:v>
                </c:pt>
                <c:pt idx="471">
                  <c:v>1.1139034956952401</c:v>
                </c:pt>
                <c:pt idx="472">
                  <c:v>1.1139034956952401</c:v>
                </c:pt>
                <c:pt idx="473">
                  <c:v>1.1139034956952401</c:v>
                </c:pt>
                <c:pt idx="474">
                  <c:v>1.1139034956952401</c:v>
                </c:pt>
                <c:pt idx="475">
                  <c:v>1.1139034956952401</c:v>
                </c:pt>
                <c:pt idx="476">
                  <c:v>1.1144993818743201</c:v>
                </c:pt>
                <c:pt idx="477">
                  <c:v>1.1141158012668599</c:v>
                </c:pt>
                <c:pt idx="478">
                  <c:v>1.1141158012668599</c:v>
                </c:pt>
                <c:pt idx="479">
                  <c:v>1.1141158012668599</c:v>
                </c:pt>
                <c:pt idx="480">
                  <c:v>1.1141158012668599</c:v>
                </c:pt>
                <c:pt idx="481">
                  <c:v>1.1141158012668599</c:v>
                </c:pt>
                <c:pt idx="482">
                  <c:v>1.11367258915796</c:v>
                </c:pt>
                <c:pt idx="483">
                  <c:v>1.11367258915796</c:v>
                </c:pt>
                <c:pt idx="484">
                  <c:v>1.11367258915796</c:v>
                </c:pt>
                <c:pt idx="485">
                  <c:v>1.11367258915796</c:v>
                </c:pt>
                <c:pt idx="486">
                  <c:v>1.11367258915796</c:v>
                </c:pt>
                <c:pt idx="487">
                  <c:v>1.11380115427876</c:v>
                </c:pt>
                <c:pt idx="488">
                  <c:v>1.11380115427876</c:v>
                </c:pt>
                <c:pt idx="489">
                  <c:v>1.1140968612482001</c:v>
                </c:pt>
                <c:pt idx="490">
                  <c:v>1.11429143898586</c:v>
                </c:pt>
                <c:pt idx="491">
                  <c:v>1.11429143898586</c:v>
                </c:pt>
                <c:pt idx="492">
                  <c:v>1.1144352459500499</c:v>
                </c:pt>
                <c:pt idx="493">
                  <c:v>1.1144352459500499</c:v>
                </c:pt>
                <c:pt idx="494">
                  <c:v>1.1144352459500499</c:v>
                </c:pt>
                <c:pt idx="495">
                  <c:v>1.1144352459500499</c:v>
                </c:pt>
                <c:pt idx="496">
                  <c:v>1.1144352459500499</c:v>
                </c:pt>
                <c:pt idx="497">
                  <c:v>1.11400782320763</c:v>
                </c:pt>
                <c:pt idx="498">
                  <c:v>1.11400782320763</c:v>
                </c:pt>
                <c:pt idx="499">
                  <c:v>1.11400782320763</c:v>
                </c:pt>
                <c:pt idx="500">
                  <c:v>1.11400782320763</c:v>
                </c:pt>
              </c:numCache>
            </c:numRef>
          </c:yVal>
          <c:smooth val="0"/>
          <c:extLst>
            <c:ext xmlns:c16="http://schemas.microsoft.com/office/drawing/2014/chart" uri="{C3380CC4-5D6E-409C-BE32-E72D297353CC}">
              <c16:uniqueId val="{00000006-C460-4FEE-AA85-C24FD2484056}"/>
            </c:ext>
          </c:extLst>
        </c:ser>
        <c:dLbls>
          <c:showLegendKey val="0"/>
          <c:showVal val="0"/>
          <c:showCatName val="0"/>
          <c:showSerName val="0"/>
          <c:showPercent val="0"/>
          <c:showBubbleSize val="0"/>
        </c:dLbls>
        <c:axId val="2022708480"/>
        <c:axId val="2022708064"/>
      </c:scatterChart>
      <c:valAx>
        <c:axId val="2022708480"/>
        <c:scaling>
          <c:orientation val="minMax"/>
          <c:max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a:t>Runs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708064"/>
        <c:crosses val="autoZero"/>
        <c:crossBetween val="midCat"/>
      </c:valAx>
      <c:valAx>
        <c:axId val="2022708064"/>
        <c:scaling>
          <c:orientation val="minMax"/>
          <c:max val="1.1500000000000001"/>
          <c:min val="1.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a:t>Parameter value</a:t>
                </a:r>
              </a:p>
            </c:rich>
          </c:tx>
          <c:layout>
            <c:manualLayout>
              <c:xMode val="edge"/>
              <c:yMode val="edge"/>
              <c:x val="1.9216555801921657E-2"/>
              <c:y val="0.365181357718430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708480"/>
        <c:crosses val="autoZero"/>
        <c:crossBetween val="midCat"/>
      </c:valAx>
      <c:spPr>
        <a:noFill/>
        <a:ln>
          <a:noFill/>
        </a:ln>
        <a:effectLst/>
      </c:spPr>
    </c:plotArea>
    <c:legend>
      <c:legendPos val="b"/>
      <c:legendEntry>
        <c:idx val="1"/>
        <c:delete val="1"/>
      </c:legendEntry>
      <c:legendEntry>
        <c:idx val="2"/>
        <c:delete val="1"/>
      </c:legendEntry>
      <c:layout>
        <c:manualLayout>
          <c:xMode val="edge"/>
          <c:yMode val="edge"/>
          <c:x val="7.7324649176220575E-2"/>
          <c:y val="0.88781276955426769"/>
          <c:w val="0.74342293741090915"/>
          <c:h val="9.458934219232274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Yearly</a:t>
            </a:r>
            <a:r>
              <a:rPr lang="en-GB" baseline="0"/>
              <a:t> 10-year survival for 15-44 year old men diagnosed at stage 1 BC</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1"/>
            <c:trendlineLbl>
              <c:layout>
                <c:manualLayout>
                  <c:x val="-0.16709711286089238"/>
                  <c:y val="0.1274825021872265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Sheet1!$AH$11:$AH$14</c:f>
              <c:numCache>
                <c:formatCode>General</c:formatCode>
                <c:ptCount val="4"/>
                <c:pt idx="0">
                  <c:v>0</c:v>
                </c:pt>
                <c:pt idx="1">
                  <c:v>1</c:v>
                </c:pt>
                <c:pt idx="2">
                  <c:v>5</c:v>
                </c:pt>
                <c:pt idx="3">
                  <c:v>10</c:v>
                </c:pt>
              </c:numCache>
            </c:numRef>
          </c:xVal>
          <c:yVal>
            <c:numRef>
              <c:f>Sheet1!$AI$11:$AI$14</c:f>
              <c:numCache>
                <c:formatCode>0.0</c:formatCode>
                <c:ptCount val="4"/>
                <c:pt idx="0" formatCode="_(* #,##0.00_);_(* \(#,##0.00\);_(* &quot;-&quot;??_);_(@_)">
                  <c:v>100</c:v>
                </c:pt>
                <c:pt idx="1">
                  <c:v>97.2</c:v>
                </c:pt>
                <c:pt idx="2">
                  <c:v>84.7</c:v>
                </c:pt>
                <c:pt idx="3">
                  <c:v>72.923529411764704</c:v>
                </c:pt>
              </c:numCache>
            </c:numRef>
          </c:yVal>
          <c:smooth val="0"/>
          <c:extLst>
            <c:ext xmlns:c16="http://schemas.microsoft.com/office/drawing/2014/chart" uri="{C3380CC4-5D6E-409C-BE32-E72D297353CC}">
              <c16:uniqueId val="{00000001-3531-4839-879B-603C2AB24EBA}"/>
            </c:ext>
          </c:extLst>
        </c:ser>
        <c:dLbls>
          <c:showLegendKey val="0"/>
          <c:showVal val="0"/>
          <c:showCatName val="0"/>
          <c:showSerName val="0"/>
          <c:showPercent val="0"/>
          <c:showBubbleSize val="0"/>
        </c:dLbls>
        <c:axId val="1016879199"/>
        <c:axId val="1016880447"/>
      </c:scatterChart>
      <c:valAx>
        <c:axId val="1016879199"/>
        <c:scaling>
          <c:orientation val="minMax"/>
          <c:max val="1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 since diagnosis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880447"/>
        <c:crosses val="autoZero"/>
        <c:crossBetween val="midCat"/>
      </c:valAx>
      <c:valAx>
        <c:axId val="1016880447"/>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Proportion surviving,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00_);_(* \(#,##0.0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8791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00005-599F-4D98-A09F-694D64B82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55</Pages>
  <Words>17893</Words>
  <Characters>101992</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The University of Sheffield</Company>
  <LinksUpToDate>false</LinksUpToDate>
  <CharactersWithSpaces>119646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Thomas</dc:creator>
  <cp:keywords/>
  <dc:description/>
  <cp:lastModifiedBy>Olena Mandrik</cp:lastModifiedBy>
  <cp:revision>6</cp:revision>
  <dcterms:created xsi:type="dcterms:W3CDTF">2023-04-21T14:00:00Z</dcterms:created>
  <dcterms:modified xsi:type="dcterms:W3CDTF">2023-04-21T15:14:00Z</dcterms:modified>
</cp:coreProperties>
</file>